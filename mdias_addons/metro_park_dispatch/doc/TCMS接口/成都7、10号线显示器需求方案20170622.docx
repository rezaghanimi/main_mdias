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34"/>
        <w:gridCol w:w="321"/>
        <w:gridCol w:w="127"/>
        <w:gridCol w:w="1583"/>
        <w:gridCol w:w="1229"/>
        <w:gridCol w:w="1937"/>
        <w:gridCol w:w="1182"/>
        <w:gridCol w:w="1984"/>
      </w:tblGrid>
      <w:tr w:rsidR="00B754F4" w:rsidTr="005B5DA8">
        <w:trPr>
          <w:trHeight w:val="2534"/>
        </w:trPr>
        <w:tc>
          <w:tcPr>
            <w:tcW w:w="9497" w:type="dxa"/>
            <w:gridSpan w:val="8"/>
            <w:vAlign w:val="center"/>
          </w:tcPr>
          <w:p w:rsidR="00B754F4" w:rsidRDefault="00D55B58" w:rsidP="005B5DA8">
            <w:pPr>
              <w:spacing w:line="720" w:lineRule="auto"/>
              <w:jc w:val="center"/>
            </w:pPr>
            <w:r>
              <w:rPr>
                <w:rFonts w:hAnsi="宋体"/>
                <w:noProof/>
                <w:spacing w:val="6"/>
              </w:rPr>
              <w:drawing>
                <wp:inline distT="0" distB="0" distL="0" distR="0">
                  <wp:extent cx="4434205" cy="457200"/>
                  <wp:effectExtent l="0" t="0" r="4445" b="0"/>
                  <wp:docPr id="1" name="图片 37" descr="中车青岛四方机车车辆股份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中车青岛四方机车车辆股份有限公司"/>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4205" cy="457200"/>
                          </a:xfrm>
                          <a:prstGeom prst="rect">
                            <a:avLst/>
                          </a:prstGeom>
                          <a:noFill/>
                          <a:ln>
                            <a:noFill/>
                          </a:ln>
                        </pic:spPr>
                      </pic:pic>
                    </a:graphicData>
                  </a:graphic>
                </wp:inline>
              </w:drawing>
            </w:r>
          </w:p>
        </w:tc>
      </w:tr>
      <w:tr w:rsidR="00BD644E" w:rsidTr="005B5DA8">
        <w:trPr>
          <w:trHeight w:val="854"/>
        </w:trPr>
        <w:tc>
          <w:tcPr>
            <w:tcW w:w="1455" w:type="dxa"/>
            <w:gridSpan w:val="2"/>
            <w:vAlign w:val="center"/>
          </w:tcPr>
          <w:p w:rsidR="00BD644E" w:rsidRPr="005B5DA8" w:rsidRDefault="00BD644E" w:rsidP="005B5DA8">
            <w:pPr>
              <w:adjustRightInd w:val="0"/>
              <w:snapToGrid w:val="0"/>
              <w:jc w:val="center"/>
              <w:rPr>
                <w:rFonts w:ascii="宋体"/>
                <w:b/>
                <w:bCs/>
                <w:sz w:val="28"/>
              </w:rPr>
            </w:pPr>
            <w:r w:rsidRPr="005B5DA8">
              <w:rPr>
                <w:rFonts w:ascii="宋体" w:hint="eastAsia"/>
                <w:b/>
                <w:bCs/>
                <w:sz w:val="28"/>
              </w:rPr>
              <w:t>项目名称</w:t>
            </w:r>
          </w:p>
        </w:tc>
        <w:tc>
          <w:tcPr>
            <w:tcW w:w="8042" w:type="dxa"/>
            <w:gridSpan w:val="6"/>
            <w:vAlign w:val="center"/>
          </w:tcPr>
          <w:p w:rsidR="00BD644E" w:rsidRPr="005B5DA8" w:rsidRDefault="00BD644E" w:rsidP="005B5DA8">
            <w:pPr>
              <w:jc w:val="center"/>
              <w:rPr>
                <w:rFonts w:ascii="宋体"/>
                <w:b/>
                <w:bCs/>
                <w:sz w:val="28"/>
              </w:rPr>
            </w:pPr>
            <w:r w:rsidRPr="005B5DA8">
              <w:rPr>
                <w:rFonts w:ascii="宋体" w:hint="eastAsia"/>
                <w:b/>
                <w:bCs/>
                <w:sz w:val="28"/>
              </w:rPr>
              <w:t>成都地铁7号线工程及10号线一期工程地铁车辆采购项目</w:t>
            </w:r>
          </w:p>
        </w:tc>
      </w:tr>
      <w:tr w:rsidR="00BD644E" w:rsidTr="005B5DA8">
        <w:trPr>
          <w:trHeight w:val="838"/>
        </w:trPr>
        <w:tc>
          <w:tcPr>
            <w:tcW w:w="1455" w:type="dxa"/>
            <w:gridSpan w:val="2"/>
            <w:vAlign w:val="center"/>
          </w:tcPr>
          <w:p w:rsidR="00BD644E" w:rsidRPr="005B5DA8" w:rsidRDefault="00BD644E" w:rsidP="005B5DA8">
            <w:pPr>
              <w:adjustRightInd w:val="0"/>
              <w:snapToGrid w:val="0"/>
              <w:jc w:val="center"/>
              <w:rPr>
                <w:rFonts w:ascii="宋体"/>
                <w:b/>
                <w:bCs/>
                <w:sz w:val="28"/>
              </w:rPr>
            </w:pPr>
            <w:r w:rsidRPr="005B5DA8">
              <w:rPr>
                <w:rFonts w:ascii="宋体" w:hint="eastAsia"/>
                <w:b/>
                <w:bCs/>
                <w:sz w:val="28"/>
              </w:rPr>
              <w:t>文件名称</w:t>
            </w:r>
          </w:p>
        </w:tc>
        <w:tc>
          <w:tcPr>
            <w:tcW w:w="8042" w:type="dxa"/>
            <w:gridSpan w:val="6"/>
            <w:vAlign w:val="center"/>
          </w:tcPr>
          <w:p w:rsidR="00BD644E" w:rsidRPr="005B5DA8" w:rsidRDefault="00BD644E" w:rsidP="005B5DA8">
            <w:pPr>
              <w:ind w:leftChars="-45" w:left="-94"/>
              <w:jc w:val="center"/>
              <w:rPr>
                <w:rFonts w:ascii="宋体"/>
                <w:b/>
                <w:bCs/>
                <w:sz w:val="28"/>
              </w:rPr>
            </w:pPr>
            <w:r w:rsidRPr="005B5DA8">
              <w:rPr>
                <w:rFonts w:ascii="宋体" w:hint="eastAsia"/>
                <w:b/>
                <w:bCs/>
                <w:sz w:val="28"/>
              </w:rPr>
              <w:t>列车控制及监视系统显示器需求方案</w:t>
            </w:r>
          </w:p>
        </w:tc>
      </w:tr>
      <w:tr w:rsidR="00BD644E" w:rsidTr="005B5DA8">
        <w:trPr>
          <w:trHeight w:val="694"/>
        </w:trPr>
        <w:tc>
          <w:tcPr>
            <w:tcW w:w="1455" w:type="dxa"/>
            <w:gridSpan w:val="2"/>
            <w:vAlign w:val="center"/>
          </w:tcPr>
          <w:p w:rsidR="00BD644E" w:rsidRPr="005B5DA8" w:rsidRDefault="00BD644E" w:rsidP="005B5DA8">
            <w:pPr>
              <w:adjustRightInd w:val="0"/>
              <w:snapToGrid w:val="0"/>
              <w:jc w:val="center"/>
              <w:rPr>
                <w:rFonts w:ascii="宋体"/>
                <w:b/>
                <w:bCs/>
                <w:sz w:val="28"/>
              </w:rPr>
            </w:pPr>
            <w:r w:rsidRPr="005B5DA8">
              <w:rPr>
                <w:rFonts w:ascii="宋体" w:hint="eastAsia"/>
                <w:b/>
                <w:bCs/>
                <w:sz w:val="28"/>
              </w:rPr>
              <w:t>文件编号</w:t>
            </w:r>
          </w:p>
        </w:tc>
        <w:tc>
          <w:tcPr>
            <w:tcW w:w="8042" w:type="dxa"/>
            <w:gridSpan w:val="6"/>
            <w:vAlign w:val="center"/>
          </w:tcPr>
          <w:p w:rsidR="00BD644E" w:rsidRPr="005B5DA8" w:rsidRDefault="00BD644E" w:rsidP="005B5DA8">
            <w:pPr>
              <w:ind w:leftChars="-45" w:left="-94"/>
              <w:jc w:val="center"/>
              <w:rPr>
                <w:rFonts w:ascii="宋体"/>
                <w:b/>
                <w:bCs/>
                <w:sz w:val="28"/>
              </w:rPr>
            </w:pPr>
          </w:p>
        </w:tc>
      </w:tr>
      <w:tr w:rsidR="00BD644E" w:rsidTr="005B5DA8">
        <w:trPr>
          <w:trHeight w:val="689"/>
        </w:trPr>
        <w:tc>
          <w:tcPr>
            <w:tcW w:w="1455" w:type="dxa"/>
            <w:gridSpan w:val="2"/>
            <w:vAlign w:val="center"/>
          </w:tcPr>
          <w:p w:rsidR="00BD644E" w:rsidRPr="005B5DA8" w:rsidRDefault="00BD644E" w:rsidP="005B5DA8">
            <w:pPr>
              <w:adjustRightInd w:val="0"/>
              <w:snapToGrid w:val="0"/>
              <w:jc w:val="center"/>
              <w:rPr>
                <w:rFonts w:ascii="宋体"/>
                <w:b/>
                <w:bCs/>
                <w:sz w:val="28"/>
              </w:rPr>
            </w:pPr>
            <w:r w:rsidRPr="005B5DA8">
              <w:rPr>
                <w:rFonts w:ascii="宋体" w:hint="eastAsia"/>
                <w:b/>
                <w:bCs/>
                <w:sz w:val="28"/>
              </w:rPr>
              <w:t>提交目的</w:t>
            </w:r>
          </w:p>
        </w:tc>
        <w:tc>
          <w:tcPr>
            <w:tcW w:w="8042" w:type="dxa"/>
            <w:gridSpan w:val="6"/>
            <w:vAlign w:val="center"/>
          </w:tcPr>
          <w:p w:rsidR="00BD644E" w:rsidRPr="005B5DA8" w:rsidRDefault="00BD644E" w:rsidP="005B5DA8">
            <w:pPr>
              <w:ind w:leftChars="-45" w:left="-94"/>
              <w:jc w:val="center"/>
              <w:rPr>
                <w:rFonts w:ascii="宋体"/>
                <w:b/>
                <w:bCs/>
                <w:sz w:val="28"/>
              </w:rPr>
            </w:pPr>
          </w:p>
        </w:tc>
      </w:tr>
      <w:tr w:rsidR="00BD644E" w:rsidTr="005B5DA8">
        <w:trPr>
          <w:trHeight w:val="1423"/>
        </w:trPr>
        <w:tc>
          <w:tcPr>
            <w:tcW w:w="9497" w:type="dxa"/>
            <w:gridSpan w:val="8"/>
            <w:vAlign w:val="center"/>
          </w:tcPr>
          <w:p w:rsidR="00BD644E" w:rsidRPr="005B5DA8" w:rsidRDefault="00BD644E" w:rsidP="005B5DA8">
            <w:pPr>
              <w:adjustRightInd w:val="0"/>
              <w:snapToGrid w:val="0"/>
              <w:spacing w:line="360" w:lineRule="auto"/>
              <w:jc w:val="left"/>
              <w:rPr>
                <w:bCs/>
                <w:sz w:val="28"/>
              </w:rPr>
            </w:pPr>
            <w:r w:rsidRPr="005B5DA8">
              <w:rPr>
                <w:bCs/>
                <w:sz w:val="28"/>
              </w:rPr>
              <w:t>摘要：</w:t>
            </w:r>
          </w:p>
          <w:p w:rsidR="00BD644E" w:rsidRPr="005B5DA8" w:rsidRDefault="00BD644E" w:rsidP="005B5DA8">
            <w:pPr>
              <w:ind w:leftChars="-45" w:left="-94"/>
              <w:jc w:val="center"/>
              <w:rPr>
                <w:rFonts w:ascii="宋体"/>
                <w:b/>
                <w:bCs/>
                <w:sz w:val="28"/>
              </w:rPr>
            </w:pPr>
            <w:r w:rsidRPr="005B5DA8">
              <w:rPr>
                <w:bCs/>
                <w:sz w:val="28"/>
              </w:rPr>
              <w:t>本文件对列车网络控制系统的显示器方案设计进行说明。</w:t>
            </w:r>
          </w:p>
        </w:tc>
      </w:tr>
      <w:tr w:rsidR="00BD644E" w:rsidTr="005B5DA8">
        <w:trPr>
          <w:trHeight w:val="679"/>
        </w:trPr>
        <w:tc>
          <w:tcPr>
            <w:tcW w:w="1134" w:type="dxa"/>
            <w:vAlign w:val="center"/>
          </w:tcPr>
          <w:p w:rsidR="00BD644E" w:rsidRPr="005B5DA8" w:rsidRDefault="00BD644E" w:rsidP="005B5DA8">
            <w:pPr>
              <w:adjustRightInd w:val="0"/>
              <w:snapToGrid w:val="0"/>
              <w:spacing w:line="360" w:lineRule="auto"/>
              <w:jc w:val="center"/>
              <w:rPr>
                <w:b/>
                <w:bCs/>
                <w:sz w:val="28"/>
              </w:rPr>
            </w:pPr>
            <w:r w:rsidRPr="005B5DA8">
              <w:rPr>
                <w:sz w:val="28"/>
              </w:rPr>
              <w:t>编制</w:t>
            </w:r>
          </w:p>
        </w:tc>
        <w:tc>
          <w:tcPr>
            <w:tcW w:w="2031" w:type="dxa"/>
            <w:gridSpan w:val="3"/>
            <w:vAlign w:val="center"/>
          </w:tcPr>
          <w:p w:rsidR="00BD644E" w:rsidRPr="005B5DA8" w:rsidRDefault="00BD644E" w:rsidP="005B5DA8">
            <w:pPr>
              <w:adjustRightInd w:val="0"/>
              <w:snapToGrid w:val="0"/>
              <w:spacing w:line="360" w:lineRule="auto"/>
              <w:rPr>
                <w:b/>
                <w:bCs/>
                <w:sz w:val="28"/>
              </w:rPr>
            </w:pPr>
          </w:p>
        </w:tc>
        <w:tc>
          <w:tcPr>
            <w:tcW w:w="1229" w:type="dxa"/>
            <w:vAlign w:val="center"/>
          </w:tcPr>
          <w:p w:rsidR="00BD644E" w:rsidRPr="005B5DA8" w:rsidRDefault="00BD644E" w:rsidP="005B5DA8">
            <w:pPr>
              <w:adjustRightInd w:val="0"/>
              <w:snapToGrid w:val="0"/>
              <w:spacing w:line="360" w:lineRule="auto"/>
              <w:jc w:val="center"/>
              <w:rPr>
                <w:bCs/>
                <w:sz w:val="28"/>
              </w:rPr>
            </w:pPr>
            <w:r w:rsidRPr="005B5DA8">
              <w:rPr>
                <w:bCs/>
                <w:sz w:val="28"/>
              </w:rPr>
              <w:t>校核</w:t>
            </w:r>
          </w:p>
        </w:tc>
        <w:tc>
          <w:tcPr>
            <w:tcW w:w="1937" w:type="dxa"/>
            <w:vAlign w:val="center"/>
          </w:tcPr>
          <w:p w:rsidR="00BD644E" w:rsidRPr="005B5DA8" w:rsidRDefault="00BD644E" w:rsidP="005B5DA8">
            <w:pPr>
              <w:adjustRightInd w:val="0"/>
              <w:snapToGrid w:val="0"/>
              <w:spacing w:line="360" w:lineRule="auto"/>
              <w:jc w:val="center"/>
              <w:rPr>
                <w:b/>
                <w:bCs/>
                <w:sz w:val="28"/>
              </w:rPr>
            </w:pPr>
          </w:p>
        </w:tc>
        <w:tc>
          <w:tcPr>
            <w:tcW w:w="1182" w:type="dxa"/>
            <w:vAlign w:val="center"/>
          </w:tcPr>
          <w:p w:rsidR="00BD644E" w:rsidRPr="005B5DA8" w:rsidRDefault="00BD644E" w:rsidP="005B5DA8">
            <w:pPr>
              <w:adjustRightInd w:val="0"/>
              <w:snapToGrid w:val="0"/>
              <w:spacing w:line="360" w:lineRule="auto"/>
              <w:jc w:val="center"/>
              <w:rPr>
                <w:b/>
                <w:bCs/>
                <w:sz w:val="28"/>
              </w:rPr>
            </w:pPr>
            <w:r w:rsidRPr="005B5DA8">
              <w:rPr>
                <w:sz w:val="28"/>
              </w:rPr>
              <w:t>审核</w:t>
            </w:r>
          </w:p>
        </w:tc>
        <w:tc>
          <w:tcPr>
            <w:tcW w:w="1984" w:type="dxa"/>
            <w:vAlign w:val="center"/>
          </w:tcPr>
          <w:p w:rsidR="00BD644E" w:rsidRPr="005B5DA8" w:rsidRDefault="00BD644E" w:rsidP="005B5DA8">
            <w:pPr>
              <w:adjustRightInd w:val="0"/>
              <w:snapToGrid w:val="0"/>
              <w:spacing w:line="360" w:lineRule="auto"/>
              <w:jc w:val="center"/>
              <w:rPr>
                <w:b/>
                <w:bCs/>
                <w:sz w:val="28"/>
              </w:rPr>
            </w:pPr>
          </w:p>
        </w:tc>
      </w:tr>
      <w:tr w:rsidR="00BD644E" w:rsidTr="005B5DA8">
        <w:trPr>
          <w:trHeight w:val="706"/>
        </w:trPr>
        <w:tc>
          <w:tcPr>
            <w:tcW w:w="1134" w:type="dxa"/>
            <w:vAlign w:val="center"/>
          </w:tcPr>
          <w:p w:rsidR="00BD644E" w:rsidRPr="005B5DA8" w:rsidRDefault="00BD644E" w:rsidP="005B5DA8">
            <w:pPr>
              <w:adjustRightInd w:val="0"/>
              <w:snapToGrid w:val="0"/>
              <w:spacing w:line="360" w:lineRule="auto"/>
              <w:jc w:val="center"/>
              <w:rPr>
                <w:sz w:val="28"/>
              </w:rPr>
            </w:pPr>
            <w:r w:rsidRPr="005B5DA8">
              <w:rPr>
                <w:sz w:val="28"/>
              </w:rPr>
              <w:t>会签</w:t>
            </w:r>
          </w:p>
        </w:tc>
        <w:tc>
          <w:tcPr>
            <w:tcW w:w="2031" w:type="dxa"/>
            <w:gridSpan w:val="3"/>
            <w:vAlign w:val="center"/>
          </w:tcPr>
          <w:p w:rsidR="00BD644E" w:rsidRPr="005B5DA8" w:rsidRDefault="00BD644E" w:rsidP="005B5DA8">
            <w:pPr>
              <w:adjustRightInd w:val="0"/>
              <w:snapToGrid w:val="0"/>
              <w:spacing w:line="360" w:lineRule="auto"/>
              <w:jc w:val="center"/>
              <w:rPr>
                <w:b/>
                <w:bCs/>
                <w:sz w:val="28"/>
              </w:rPr>
            </w:pPr>
            <w:r w:rsidRPr="005B5DA8">
              <w:rPr>
                <w:b/>
                <w:bCs/>
                <w:sz w:val="28"/>
              </w:rPr>
              <w:t xml:space="preserve"> </w:t>
            </w:r>
          </w:p>
        </w:tc>
        <w:tc>
          <w:tcPr>
            <w:tcW w:w="1229" w:type="dxa"/>
            <w:vAlign w:val="center"/>
          </w:tcPr>
          <w:p w:rsidR="00BD644E" w:rsidRPr="005B5DA8" w:rsidRDefault="00BD644E" w:rsidP="005B5DA8">
            <w:pPr>
              <w:adjustRightInd w:val="0"/>
              <w:snapToGrid w:val="0"/>
              <w:spacing w:line="360" w:lineRule="auto"/>
              <w:jc w:val="center"/>
              <w:rPr>
                <w:sz w:val="28"/>
              </w:rPr>
            </w:pPr>
            <w:r w:rsidRPr="005B5DA8">
              <w:rPr>
                <w:sz w:val="28"/>
              </w:rPr>
              <w:t>主管</w:t>
            </w:r>
          </w:p>
        </w:tc>
        <w:tc>
          <w:tcPr>
            <w:tcW w:w="1937" w:type="dxa"/>
            <w:vAlign w:val="center"/>
          </w:tcPr>
          <w:p w:rsidR="00BD644E" w:rsidRPr="005B5DA8" w:rsidRDefault="00BD644E" w:rsidP="005B5DA8">
            <w:pPr>
              <w:adjustRightInd w:val="0"/>
              <w:snapToGrid w:val="0"/>
              <w:spacing w:line="360" w:lineRule="auto"/>
              <w:jc w:val="center"/>
              <w:rPr>
                <w:b/>
                <w:bCs/>
                <w:sz w:val="28"/>
              </w:rPr>
            </w:pPr>
            <w:r w:rsidRPr="005B5DA8">
              <w:rPr>
                <w:b/>
                <w:bCs/>
                <w:sz w:val="28"/>
              </w:rPr>
              <w:t xml:space="preserve"> </w:t>
            </w:r>
          </w:p>
        </w:tc>
        <w:tc>
          <w:tcPr>
            <w:tcW w:w="1182" w:type="dxa"/>
            <w:vAlign w:val="center"/>
          </w:tcPr>
          <w:p w:rsidR="00BD644E" w:rsidRPr="005B5DA8" w:rsidRDefault="00BD644E" w:rsidP="005B5DA8">
            <w:pPr>
              <w:adjustRightInd w:val="0"/>
              <w:snapToGrid w:val="0"/>
              <w:spacing w:line="360" w:lineRule="auto"/>
              <w:jc w:val="center"/>
              <w:rPr>
                <w:sz w:val="28"/>
              </w:rPr>
            </w:pPr>
            <w:r w:rsidRPr="005B5DA8">
              <w:rPr>
                <w:sz w:val="28"/>
              </w:rPr>
              <w:t>批准</w:t>
            </w:r>
          </w:p>
        </w:tc>
        <w:tc>
          <w:tcPr>
            <w:tcW w:w="1984" w:type="dxa"/>
            <w:vAlign w:val="center"/>
          </w:tcPr>
          <w:p w:rsidR="00BD644E" w:rsidRPr="005B5DA8" w:rsidRDefault="00BD644E" w:rsidP="005B5DA8">
            <w:pPr>
              <w:adjustRightInd w:val="0"/>
              <w:snapToGrid w:val="0"/>
              <w:spacing w:line="360" w:lineRule="auto"/>
              <w:jc w:val="center"/>
              <w:rPr>
                <w:b/>
                <w:bCs/>
                <w:sz w:val="28"/>
              </w:rPr>
            </w:pPr>
          </w:p>
        </w:tc>
      </w:tr>
      <w:tr w:rsidR="00BD644E" w:rsidTr="005B5DA8">
        <w:trPr>
          <w:trHeight w:val="268"/>
        </w:trPr>
        <w:tc>
          <w:tcPr>
            <w:tcW w:w="9497" w:type="dxa"/>
            <w:gridSpan w:val="8"/>
            <w:vAlign w:val="center"/>
          </w:tcPr>
          <w:p w:rsidR="00BD644E" w:rsidRPr="005B5DA8" w:rsidRDefault="00BD644E" w:rsidP="005B5DA8">
            <w:pPr>
              <w:adjustRightInd w:val="0"/>
              <w:snapToGrid w:val="0"/>
              <w:spacing w:line="360" w:lineRule="auto"/>
              <w:jc w:val="center"/>
              <w:rPr>
                <w:b/>
                <w:bCs/>
                <w:sz w:val="28"/>
              </w:rPr>
            </w:pPr>
            <w:r w:rsidRPr="005B5DA8">
              <w:rPr>
                <w:b/>
                <w:bCs/>
                <w:sz w:val="28"/>
              </w:rPr>
              <w:t>更改履历</w:t>
            </w:r>
          </w:p>
        </w:tc>
      </w:tr>
      <w:tr w:rsidR="00BD644E" w:rsidTr="005B5DA8">
        <w:trPr>
          <w:trHeight w:hRule="exact" w:val="567"/>
        </w:trPr>
        <w:tc>
          <w:tcPr>
            <w:tcW w:w="1582" w:type="dxa"/>
            <w:gridSpan w:val="3"/>
            <w:vAlign w:val="center"/>
          </w:tcPr>
          <w:p w:rsidR="00BD644E" w:rsidRPr="00A233AB" w:rsidRDefault="00BD644E" w:rsidP="005B5DA8">
            <w:pPr>
              <w:adjustRightInd w:val="0"/>
              <w:snapToGrid w:val="0"/>
              <w:spacing w:line="360" w:lineRule="auto"/>
              <w:jc w:val="center"/>
            </w:pPr>
            <w:r w:rsidRPr="00A233AB">
              <w:t>版本号</w:t>
            </w:r>
          </w:p>
        </w:tc>
        <w:tc>
          <w:tcPr>
            <w:tcW w:w="1583" w:type="dxa"/>
            <w:vAlign w:val="center"/>
          </w:tcPr>
          <w:p w:rsidR="00BD644E" w:rsidRPr="00A233AB" w:rsidRDefault="00BD644E" w:rsidP="005B5DA8">
            <w:pPr>
              <w:adjustRightInd w:val="0"/>
              <w:snapToGrid w:val="0"/>
              <w:spacing w:line="360" w:lineRule="auto"/>
              <w:jc w:val="center"/>
            </w:pPr>
            <w:r w:rsidRPr="00A233AB">
              <w:t>日期</w:t>
            </w:r>
          </w:p>
        </w:tc>
        <w:tc>
          <w:tcPr>
            <w:tcW w:w="6332" w:type="dxa"/>
            <w:gridSpan w:val="4"/>
            <w:vAlign w:val="center"/>
          </w:tcPr>
          <w:p w:rsidR="00BD644E" w:rsidRPr="00A233AB" w:rsidRDefault="00BD644E" w:rsidP="005B5DA8">
            <w:pPr>
              <w:adjustRightInd w:val="0"/>
              <w:snapToGrid w:val="0"/>
              <w:spacing w:line="360" w:lineRule="auto"/>
              <w:jc w:val="center"/>
            </w:pPr>
            <w:r w:rsidRPr="00A233AB">
              <w:t>更改说明</w:t>
            </w: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r w:rsidRPr="00A233AB">
              <w:t>01</w:t>
            </w:r>
          </w:p>
        </w:tc>
        <w:tc>
          <w:tcPr>
            <w:tcW w:w="1583" w:type="dxa"/>
            <w:vAlign w:val="bottom"/>
          </w:tcPr>
          <w:p w:rsidR="00BD644E" w:rsidRPr="00A233AB" w:rsidRDefault="00BD644E" w:rsidP="005B5DA8">
            <w:pPr>
              <w:adjustRightInd w:val="0"/>
              <w:snapToGrid w:val="0"/>
              <w:spacing w:line="360" w:lineRule="auto"/>
            </w:pPr>
            <w:r w:rsidRPr="00A233AB">
              <w:t>201</w:t>
            </w:r>
            <w:r>
              <w:rPr>
                <w:rFonts w:hint="eastAsia"/>
              </w:rPr>
              <w:t>5</w:t>
            </w:r>
            <w:r w:rsidRPr="00A233AB">
              <w:t>.</w:t>
            </w:r>
            <w:r>
              <w:rPr>
                <w:rFonts w:hint="eastAsia"/>
              </w:rPr>
              <w:t>7</w:t>
            </w:r>
            <w:r w:rsidRPr="00A233AB">
              <w:t>.1</w:t>
            </w:r>
          </w:p>
        </w:tc>
        <w:tc>
          <w:tcPr>
            <w:tcW w:w="6332" w:type="dxa"/>
            <w:gridSpan w:val="4"/>
            <w:vAlign w:val="bottom"/>
          </w:tcPr>
          <w:p w:rsidR="00BD644E" w:rsidRPr="00A233AB" w:rsidRDefault="00BD644E" w:rsidP="005B5DA8">
            <w:pPr>
              <w:adjustRightInd w:val="0"/>
              <w:snapToGrid w:val="0"/>
              <w:spacing w:line="360" w:lineRule="auto"/>
            </w:pPr>
            <w:r w:rsidRPr="00A233AB">
              <w:t>创建</w:t>
            </w: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p>
        </w:tc>
        <w:tc>
          <w:tcPr>
            <w:tcW w:w="1583" w:type="dxa"/>
            <w:vAlign w:val="bottom"/>
          </w:tcPr>
          <w:p w:rsidR="00BD644E" w:rsidRPr="00A233AB" w:rsidRDefault="00BD644E" w:rsidP="005B5DA8">
            <w:pPr>
              <w:adjustRightInd w:val="0"/>
              <w:snapToGrid w:val="0"/>
              <w:spacing w:line="360" w:lineRule="auto"/>
            </w:pPr>
          </w:p>
        </w:tc>
        <w:tc>
          <w:tcPr>
            <w:tcW w:w="6332" w:type="dxa"/>
            <w:gridSpan w:val="4"/>
            <w:vAlign w:val="bottom"/>
          </w:tcPr>
          <w:p w:rsidR="00BD644E" w:rsidRPr="00A233AB" w:rsidRDefault="00BD644E" w:rsidP="005B5DA8">
            <w:pPr>
              <w:adjustRightInd w:val="0"/>
              <w:snapToGrid w:val="0"/>
              <w:spacing w:line="360" w:lineRule="auto"/>
            </w:pP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p>
        </w:tc>
        <w:tc>
          <w:tcPr>
            <w:tcW w:w="1583" w:type="dxa"/>
            <w:vAlign w:val="bottom"/>
          </w:tcPr>
          <w:p w:rsidR="00BD644E" w:rsidRPr="00A233AB" w:rsidRDefault="00BD644E" w:rsidP="005B5DA8">
            <w:pPr>
              <w:adjustRightInd w:val="0"/>
              <w:snapToGrid w:val="0"/>
              <w:spacing w:line="360" w:lineRule="auto"/>
            </w:pPr>
          </w:p>
        </w:tc>
        <w:tc>
          <w:tcPr>
            <w:tcW w:w="6332" w:type="dxa"/>
            <w:gridSpan w:val="4"/>
            <w:vAlign w:val="bottom"/>
          </w:tcPr>
          <w:p w:rsidR="00BD644E" w:rsidRPr="00A233AB" w:rsidRDefault="00BD644E" w:rsidP="005B5DA8">
            <w:pPr>
              <w:adjustRightInd w:val="0"/>
              <w:snapToGrid w:val="0"/>
              <w:spacing w:line="360" w:lineRule="auto"/>
            </w:pP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p>
        </w:tc>
        <w:tc>
          <w:tcPr>
            <w:tcW w:w="1583" w:type="dxa"/>
            <w:vAlign w:val="bottom"/>
          </w:tcPr>
          <w:p w:rsidR="00BD644E" w:rsidRPr="00A233AB" w:rsidRDefault="00BD644E" w:rsidP="005B5DA8">
            <w:pPr>
              <w:adjustRightInd w:val="0"/>
              <w:snapToGrid w:val="0"/>
              <w:spacing w:line="360" w:lineRule="auto"/>
            </w:pPr>
          </w:p>
        </w:tc>
        <w:tc>
          <w:tcPr>
            <w:tcW w:w="6332" w:type="dxa"/>
            <w:gridSpan w:val="4"/>
            <w:vAlign w:val="bottom"/>
          </w:tcPr>
          <w:p w:rsidR="00BD644E" w:rsidRPr="00A233AB" w:rsidRDefault="00BD644E" w:rsidP="005B5DA8">
            <w:pPr>
              <w:adjustRightInd w:val="0"/>
              <w:snapToGrid w:val="0"/>
              <w:spacing w:line="360" w:lineRule="auto"/>
            </w:pP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p>
        </w:tc>
        <w:tc>
          <w:tcPr>
            <w:tcW w:w="1583" w:type="dxa"/>
            <w:vAlign w:val="bottom"/>
          </w:tcPr>
          <w:p w:rsidR="00BD644E" w:rsidRPr="00A233AB" w:rsidRDefault="00BD644E" w:rsidP="005B5DA8">
            <w:pPr>
              <w:adjustRightInd w:val="0"/>
              <w:snapToGrid w:val="0"/>
              <w:spacing w:line="360" w:lineRule="auto"/>
            </w:pPr>
          </w:p>
        </w:tc>
        <w:tc>
          <w:tcPr>
            <w:tcW w:w="6332" w:type="dxa"/>
            <w:gridSpan w:val="4"/>
            <w:vAlign w:val="bottom"/>
          </w:tcPr>
          <w:p w:rsidR="00BD644E" w:rsidRPr="00A233AB" w:rsidRDefault="00BD644E" w:rsidP="005B5DA8">
            <w:pPr>
              <w:adjustRightInd w:val="0"/>
              <w:snapToGrid w:val="0"/>
              <w:spacing w:line="360" w:lineRule="auto"/>
            </w:pPr>
          </w:p>
        </w:tc>
      </w:tr>
      <w:tr w:rsidR="00BD644E" w:rsidTr="005B5DA8">
        <w:trPr>
          <w:trHeight w:hRule="exact" w:val="567"/>
        </w:trPr>
        <w:tc>
          <w:tcPr>
            <w:tcW w:w="1582" w:type="dxa"/>
            <w:gridSpan w:val="3"/>
            <w:vAlign w:val="bottom"/>
          </w:tcPr>
          <w:p w:rsidR="00BD644E" w:rsidRPr="00A233AB" w:rsidRDefault="00BD644E" w:rsidP="005B5DA8">
            <w:pPr>
              <w:adjustRightInd w:val="0"/>
              <w:snapToGrid w:val="0"/>
              <w:spacing w:line="360" w:lineRule="auto"/>
              <w:jc w:val="center"/>
            </w:pPr>
          </w:p>
        </w:tc>
        <w:tc>
          <w:tcPr>
            <w:tcW w:w="1583" w:type="dxa"/>
            <w:vAlign w:val="bottom"/>
          </w:tcPr>
          <w:p w:rsidR="00BD644E" w:rsidRPr="00A233AB" w:rsidRDefault="00BD644E" w:rsidP="005B5DA8">
            <w:pPr>
              <w:adjustRightInd w:val="0"/>
              <w:snapToGrid w:val="0"/>
              <w:spacing w:line="360" w:lineRule="auto"/>
            </w:pPr>
          </w:p>
        </w:tc>
        <w:tc>
          <w:tcPr>
            <w:tcW w:w="6332" w:type="dxa"/>
            <w:gridSpan w:val="4"/>
            <w:vAlign w:val="bottom"/>
          </w:tcPr>
          <w:p w:rsidR="00BD644E" w:rsidRPr="00A233AB" w:rsidRDefault="00BD644E" w:rsidP="005B5DA8">
            <w:pPr>
              <w:adjustRightInd w:val="0"/>
              <w:snapToGrid w:val="0"/>
              <w:spacing w:line="360" w:lineRule="auto"/>
            </w:pPr>
          </w:p>
        </w:tc>
      </w:tr>
      <w:tr w:rsidR="00230B23" w:rsidTr="005B5DA8">
        <w:trPr>
          <w:trHeight w:hRule="exact" w:val="567"/>
        </w:trPr>
        <w:tc>
          <w:tcPr>
            <w:tcW w:w="1582" w:type="dxa"/>
            <w:gridSpan w:val="3"/>
            <w:vAlign w:val="bottom"/>
          </w:tcPr>
          <w:p w:rsidR="00230B23" w:rsidRDefault="00230B23" w:rsidP="005B5DA8">
            <w:pPr>
              <w:adjustRightInd w:val="0"/>
              <w:snapToGrid w:val="0"/>
              <w:spacing w:line="360" w:lineRule="auto"/>
              <w:jc w:val="center"/>
            </w:pPr>
          </w:p>
          <w:p w:rsidR="00230B23" w:rsidRDefault="00230B23" w:rsidP="005B5DA8">
            <w:pPr>
              <w:adjustRightInd w:val="0"/>
              <w:snapToGrid w:val="0"/>
              <w:spacing w:line="360" w:lineRule="auto"/>
              <w:jc w:val="center"/>
            </w:pPr>
          </w:p>
          <w:p w:rsidR="00230B23" w:rsidRDefault="00230B23" w:rsidP="005B5DA8">
            <w:pPr>
              <w:adjustRightInd w:val="0"/>
              <w:snapToGrid w:val="0"/>
              <w:spacing w:line="360" w:lineRule="auto"/>
              <w:jc w:val="center"/>
            </w:pPr>
          </w:p>
          <w:p w:rsidR="00230B23" w:rsidRPr="00A233AB" w:rsidRDefault="00230B23" w:rsidP="005B5DA8">
            <w:pPr>
              <w:adjustRightInd w:val="0"/>
              <w:snapToGrid w:val="0"/>
              <w:spacing w:line="360" w:lineRule="auto"/>
              <w:jc w:val="center"/>
            </w:pPr>
          </w:p>
        </w:tc>
        <w:tc>
          <w:tcPr>
            <w:tcW w:w="1583" w:type="dxa"/>
            <w:vAlign w:val="bottom"/>
          </w:tcPr>
          <w:p w:rsidR="00230B23" w:rsidRPr="00A233AB" w:rsidRDefault="00230B23" w:rsidP="005B5DA8">
            <w:pPr>
              <w:adjustRightInd w:val="0"/>
              <w:snapToGrid w:val="0"/>
              <w:spacing w:line="360" w:lineRule="auto"/>
            </w:pPr>
          </w:p>
        </w:tc>
        <w:tc>
          <w:tcPr>
            <w:tcW w:w="6332" w:type="dxa"/>
            <w:gridSpan w:val="4"/>
            <w:vAlign w:val="bottom"/>
          </w:tcPr>
          <w:p w:rsidR="00230B23" w:rsidRPr="00A233AB" w:rsidRDefault="00230B23" w:rsidP="005B5DA8">
            <w:pPr>
              <w:adjustRightInd w:val="0"/>
              <w:snapToGrid w:val="0"/>
              <w:spacing w:line="360" w:lineRule="auto"/>
            </w:pPr>
          </w:p>
        </w:tc>
      </w:tr>
    </w:tbl>
    <w:p w:rsidR="00090E6A" w:rsidRPr="009F427D" w:rsidRDefault="00090E6A" w:rsidP="009F427D">
      <w:pPr>
        <w:pStyle w:val="11"/>
        <w:rPr>
          <w:b/>
          <w:sz w:val="28"/>
          <w:szCs w:val="28"/>
        </w:rPr>
      </w:pPr>
      <w:r w:rsidRPr="009F427D">
        <w:rPr>
          <w:rFonts w:hint="eastAsia"/>
          <w:b/>
          <w:sz w:val="28"/>
          <w:szCs w:val="28"/>
        </w:rPr>
        <w:lastRenderedPageBreak/>
        <w:t>目录</w:t>
      </w:r>
    </w:p>
    <w:p w:rsidR="009F427D" w:rsidRDefault="003B34A5" w:rsidP="009F427D">
      <w:pPr>
        <w:pStyle w:val="11"/>
        <w:rPr>
          <w:rFonts w:asciiTheme="minorHAnsi" w:eastAsiaTheme="minorEastAsia" w:hAnsiTheme="minorHAnsi" w:cstheme="minorBidi"/>
          <w:noProof/>
          <w:szCs w:val="22"/>
        </w:rPr>
      </w:pPr>
      <w:r>
        <w:fldChar w:fldCharType="begin"/>
      </w:r>
      <w:r w:rsidR="00BF077E">
        <w:instrText xml:space="preserve"> TOC \o "1-4" \h \z \u </w:instrText>
      </w:r>
      <w:r>
        <w:fldChar w:fldCharType="separate"/>
      </w:r>
      <w:hyperlink w:anchor="_Toc469301082" w:history="1">
        <w:r w:rsidR="009F427D" w:rsidRPr="00175383">
          <w:rPr>
            <w:rStyle w:val="ac"/>
            <w:noProof/>
          </w:rPr>
          <w:t>1</w:t>
        </w:r>
        <w:r w:rsidR="009F427D">
          <w:rPr>
            <w:rFonts w:asciiTheme="minorHAnsi" w:eastAsiaTheme="minorEastAsia" w:hAnsiTheme="minorHAnsi" w:cstheme="minorBidi"/>
            <w:noProof/>
            <w:szCs w:val="22"/>
          </w:rPr>
          <w:tab/>
        </w:r>
        <w:r w:rsidR="009F427D" w:rsidRPr="00175383">
          <w:rPr>
            <w:rStyle w:val="ac"/>
            <w:rFonts w:hint="eastAsia"/>
            <w:noProof/>
          </w:rPr>
          <w:t>概述</w:t>
        </w:r>
        <w:r w:rsidR="009F427D">
          <w:rPr>
            <w:noProof/>
            <w:webHidden/>
          </w:rPr>
          <w:tab/>
        </w:r>
        <w:r>
          <w:rPr>
            <w:noProof/>
            <w:webHidden/>
          </w:rPr>
          <w:fldChar w:fldCharType="begin"/>
        </w:r>
        <w:r w:rsidR="009F427D">
          <w:rPr>
            <w:noProof/>
            <w:webHidden/>
          </w:rPr>
          <w:instrText xml:space="preserve"> PAGEREF _Toc469301082 \h </w:instrText>
        </w:r>
        <w:r>
          <w:rPr>
            <w:noProof/>
            <w:webHidden/>
          </w:rPr>
        </w:r>
        <w:r>
          <w:rPr>
            <w:noProof/>
            <w:webHidden/>
          </w:rPr>
          <w:fldChar w:fldCharType="separate"/>
        </w:r>
        <w:r w:rsidR="009F427D">
          <w:rPr>
            <w:noProof/>
            <w:webHidden/>
          </w:rPr>
          <w:t>4</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83" w:history="1">
        <w:r w:rsidR="009F427D" w:rsidRPr="00175383">
          <w:rPr>
            <w:rStyle w:val="ac"/>
            <w:noProof/>
          </w:rPr>
          <w:t>1.1</w:t>
        </w:r>
        <w:r w:rsidR="009F427D">
          <w:rPr>
            <w:rFonts w:asciiTheme="minorHAnsi" w:eastAsiaTheme="minorEastAsia" w:hAnsiTheme="minorHAnsi" w:cstheme="minorBidi"/>
            <w:noProof/>
            <w:szCs w:val="22"/>
          </w:rPr>
          <w:tab/>
        </w:r>
        <w:r w:rsidR="009F427D" w:rsidRPr="00175383">
          <w:rPr>
            <w:rStyle w:val="ac"/>
            <w:rFonts w:hint="eastAsia"/>
            <w:noProof/>
          </w:rPr>
          <w:t>设计依据</w:t>
        </w:r>
        <w:r w:rsidR="009F427D">
          <w:rPr>
            <w:noProof/>
            <w:webHidden/>
          </w:rPr>
          <w:tab/>
        </w:r>
        <w:r>
          <w:rPr>
            <w:noProof/>
            <w:webHidden/>
          </w:rPr>
          <w:fldChar w:fldCharType="begin"/>
        </w:r>
        <w:r w:rsidR="009F427D">
          <w:rPr>
            <w:noProof/>
            <w:webHidden/>
          </w:rPr>
          <w:instrText xml:space="preserve"> PAGEREF _Toc469301083 \h </w:instrText>
        </w:r>
        <w:r>
          <w:rPr>
            <w:noProof/>
            <w:webHidden/>
          </w:rPr>
        </w:r>
        <w:r>
          <w:rPr>
            <w:noProof/>
            <w:webHidden/>
          </w:rPr>
          <w:fldChar w:fldCharType="separate"/>
        </w:r>
        <w:r w:rsidR="009F427D">
          <w:rPr>
            <w:noProof/>
            <w:webHidden/>
          </w:rPr>
          <w:t>4</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84" w:history="1">
        <w:r w:rsidR="009F427D" w:rsidRPr="00175383">
          <w:rPr>
            <w:rStyle w:val="ac"/>
            <w:noProof/>
          </w:rPr>
          <w:t>1.2</w:t>
        </w:r>
        <w:r w:rsidR="009F427D">
          <w:rPr>
            <w:rFonts w:asciiTheme="minorHAnsi" w:eastAsiaTheme="minorEastAsia" w:hAnsiTheme="minorHAnsi" w:cstheme="minorBidi"/>
            <w:noProof/>
            <w:szCs w:val="22"/>
          </w:rPr>
          <w:tab/>
        </w:r>
        <w:r w:rsidR="009F427D" w:rsidRPr="00175383">
          <w:rPr>
            <w:rStyle w:val="ac"/>
            <w:rFonts w:hint="eastAsia"/>
            <w:noProof/>
          </w:rPr>
          <w:t>缩略语</w:t>
        </w:r>
        <w:r w:rsidR="009F427D">
          <w:rPr>
            <w:noProof/>
            <w:webHidden/>
          </w:rPr>
          <w:tab/>
        </w:r>
        <w:r>
          <w:rPr>
            <w:noProof/>
            <w:webHidden/>
          </w:rPr>
          <w:fldChar w:fldCharType="begin"/>
        </w:r>
        <w:r w:rsidR="009F427D">
          <w:rPr>
            <w:noProof/>
            <w:webHidden/>
          </w:rPr>
          <w:instrText xml:space="preserve"> PAGEREF _Toc469301084 \h </w:instrText>
        </w:r>
        <w:r>
          <w:rPr>
            <w:noProof/>
            <w:webHidden/>
          </w:rPr>
        </w:r>
        <w:r>
          <w:rPr>
            <w:noProof/>
            <w:webHidden/>
          </w:rPr>
          <w:fldChar w:fldCharType="separate"/>
        </w:r>
        <w:r w:rsidR="009F427D">
          <w:rPr>
            <w:noProof/>
            <w:webHidden/>
          </w:rPr>
          <w:t>4</w:t>
        </w:r>
        <w:r>
          <w:rPr>
            <w:noProof/>
            <w:webHidden/>
          </w:rPr>
          <w:fldChar w:fldCharType="end"/>
        </w:r>
      </w:hyperlink>
    </w:p>
    <w:p w:rsidR="009F427D" w:rsidRDefault="003B34A5" w:rsidP="009F427D">
      <w:pPr>
        <w:pStyle w:val="11"/>
        <w:rPr>
          <w:rFonts w:asciiTheme="minorHAnsi" w:eastAsiaTheme="minorEastAsia" w:hAnsiTheme="minorHAnsi" w:cstheme="minorBidi"/>
          <w:noProof/>
          <w:szCs w:val="22"/>
        </w:rPr>
      </w:pPr>
      <w:hyperlink w:anchor="_Toc469301085" w:history="1">
        <w:r w:rsidR="009F427D" w:rsidRPr="00175383">
          <w:rPr>
            <w:rStyle w:val="ac"/>
            <w:noProof/>
          </w:rPr>
          <w:t>2</w:t>
        </w:r>
        <w:r w:rsidR="009F427D">
          <w:rPr>
            <w:rFonts w:asciiTheme="minorHAnsi" w:eastAsiaTheme="minorEastAsia" w:hAnsiTheme="minorHAnsi" w:cstheme="minorBidi"/>
            <w:noProof/>
            <w:szCs w:val="22"/>
          </w:rPr>
          <w:tab/>
        </w:r>
        <w:r w:rsidR="009F427D" w:rsidRPr="00175383">
          <w:rPr>
            <w:rStyle w:val="ac"/>
            <w:rFonts w:hint="eastAsia"/>
            <w:noProof/>
          </w:rPr>
          <w:t>系统构成</w:t>
        </w:r>
        <w:r w:rsidR="009F427D">
          <w:rPr>
            <w:noProof/>
            <w:webHidden/>
          </w:rPr>
          <w:tab/>
        </w:r>
        <w:r>
          <w:rPr>
            <w:noProof/>
            <w:webHidden/>
          </w:rPr>
          <w:fldChar w:fldCharType="begin"/>
        </w:r>
        <w:r w:rsidR="009F427D">
          <w:rPr>
            <w:noProof/>
            <w:webHidden/>
          </w:rPr>
          <w:instrText xml:space="preserve"> PAGEREF _Toc469301085 \h </w:instrText>
        </w:r>
        <w:r>
          <w:rPr>
            <w:noProof/>
            <w:webHidden/>
          </w:rPr>
        </w:r>
        <w:r>
          <w:rPr>
            <w:noProof/>
            <w:webHidden/>
          </w:rPr>
          <w:fldChar w:fldCharType="separate"/>
        </w:r>
        <w:r w:rsidR="009F427D">
          <w:rPr>
            <w:noProof/>
            <w:webHidden/>
          </w:rPr>
          <w:t>5</w:t>
        </w:r>
        <w:r>
          <w:rPr>
            <w:noProof/>
            <w:webHidden/>
          </w:rPr>
          <w:fldChar w:fldCharType="end"/>
        </w:r>
      </w:hyperlink>
    </w:p>
    <w:p w:rsidR="009F427D" w:rsidRDefault="003B34A5" w:rsidP="009F427D">
      <w:pPr>
        <w:pStyle w:val="11"/>
        <w:rPr>
          <w:rFonts w:asciiTheme="minorHAnsi" w:eastAsiaTheme="minorEastAsia" w:hAnsiTheme="minorHAnsi" w:cstheme="minorBidi"/>
          <w:noProof/>
          <w:szCs w:val="22"/>
        </w:rPr>
      </w:pPr>
      <w:hyperlink w:anchor="_Toc469301086" w:history="1">
        <w:r w:rsidR="009F427D" w:rsidRPr="00175383">
          <w:rPr>
            <w:rStyle w:val="ac"/>
            <w:noProof/>
          </w:rPr>
          <w:t>3</w:t>
        </w:r>
        <w:r w:rsidR="009F427D">
          <w:rPr>
            <w:rFonts w:asciiTheme="minorHAnsi" w:eastAsiaTheme="minorEastAsia" w:hAnsiTheme="minorHAnsi" w:cstheme="minorBidi"/>
            <w:noProof/>
            <w:szCs w:val="22"/>
          </w:rPr>
          <w:tab/>
        </w:r>
        <w:r w:rsidR="009F427D" w:rsidRPr="00175383">
          <w:rPr>
            <w:rStyle w:val="ac"/>
            <w:rFonts w:hint="eastAsia"/>
            <w:noProof/>
          </w:rPr>
          <w:t>设计流程图</w:t>
        </w:r>
        <w:r w:rsidR="009F427D">
          <w:rPr>
            <w:noProof/>
            <w:webHidden/>
          </w:rPr>
          <w:tab/>
        </w:r>
        <w:r>
          <w:rPr>
            <w:noProof/>
            <w:webHidden/>
          </w:rPr>
          <w:fldChar w:fldCharType="begin"/>
        </w:r>
        <w:r w:rsidR="009F427D">
          <w:rPr>
            <w:noProof/>
            <w:webHidden/>
          </w:rPr>
          <w:instrText xml:space="preserve"> PAGEREF _Toc469301086 \h </w:instrText>
        </w:r>
        <w:r>
          <w:rPr>
            <w:noProof/>
            <w:webHidden/>
          </w:rPr>
        </w:r>
        <w:r>
          <w:rPr>
            <w:noProof/>
            <w:webHidden/>
          </w:rPr>
          <w:fldChar w:fldCharType="separate"/>
        </w:r>
        <w:r w:rsidR="009F427D">
          <w:rPr>
            <w:noProof/>
            <w:webHidden/>
          </w:rPr>
          <w:t>5</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87" w:history="1">
        <w:r w:rsidR="009F427D" w:rsidRPr="00175383">
          <w:rPr>
            <w:rStyle w:val="ac"/>
            <w:noProof/>
          </w:rPr>
          <w:t>3.1</w:t>
        </w:r>
        <w:r w:rsidR="009F427D">
          <w:rPr>
            <w:rFonts w:asciiTheme="minorHAnsi" w:eastAsiaTheme="minorEastAsia" w:hAnsiTheme="minorHAnsi" w:cstheme="minorBidi"/>
            <w:noProof/>
            <w:szCs w:val="22"/>
          </w:rPr>
          <w:tab/>
        </w:r>
        <w:r w:rsidR="009F427D" w:rsidRPr="00175383">
          <w:rPr>
            <w:rStyle w:val="ac"/>
            <w:rFonts w:hint="eastAsia"/>
            <w:noProof/>
          </w:rPr>
          <w:t>运行模式操作流程</w:t>
        </w:r>
        <w:r w:rsidR="009F427D">
          <w:rPr>
            <w:noProof/>
            <w:webHidden/>
          </w:rPr>
          <w:tab/>
        </w:r>
        <w:r>
          <w:rPr>
            <w:noProof/>
            <w:webHidden/>
          </w:rPr>
          <w:fldChar w:fldCharType="begin"/>
        </w:r>
        <w:r w:rsidR="009F427D">
          <w:rPr>
            <w:noProof/>
            <w:webHidden/>
          </w:rPr>
          <w:instrText xml:space="preserve"> PAGEREF _Toc469301087 \h </w:instrText>
        </w:r>
        <w:r>
          <w:rPr>
            <w:noProof/>
            <w:webHidden/>
          </w:rPr>
        </w:r>
        <w:r>
          <w:rPr>
            <w:noProof/>
            <w:webHidden/>
          </w:rPr>
          <w:fldChar w:fldCharType="separate"/>
        </w:r>
        <w:r w:rsidR="009F427D">
          <w:rPr>
            <w:noProof/>
            <w:webHidden/>
          </w:rPr>
          <w:t>5</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88" w:history="1">
        <w:r w:rsidR="009F427D" w:rsidRPr="00175383">
          <w:rPr>
            <w:rStyle w:val="ac"/>
            <w:noProof/>
          </w:rPr>
          <w:t>3.2</w:t>
        </w:r>
        <w:r w:rsidR="009F427D">
          <w:rPr>
            <w:rFonts w:asciiTheme="minorHAnsi" w:eastAsiaTheme="minorEastAsia" w:hAnsiTheme="minorHAnsi" w:cstheme="minorBidi"/>
            <w:noProof/>
            <w:szCs w:val="22"/>
          </w:rPr>
          <w:tab/>
        </w:r>
        <w:r w:rsidR="009F427D" w:rsidRPr="00175383">
          <w:rPr>
            <w:rStyle w:val="ac"/>
            <w:rFonts w:hint="eastAsia"/>
            <w:noProof/>
          </w:rPr>
          <w:t>检修模式操作流程</w:t>
        </w:r>
        <w:r w:rsidR="009F427D">
          <w:rPr>
            <w:noProof/>
            <w:webHidden/>
          </w:rPr>
          <w:tab/>
        </w:r>
        <w:r>
          <w:rPr>
            <w:noProof/>
            <w:webHidden/>
          </w:rPr>
          <w:fldChar w:fldCharType="begin"/>
        </w:r>
        <w:r w:rsidR="009F427D">
          <w:rPr>
            <w:noProof/>
            <w:webHidden/>
          </w:rPr>
          <w:instrText xml:space="preserve"> PAGEREF _Toc469301088 \h </w:instrText>
        </w:r>
        <w:r>
          <w:rPr>
            <w:noProof/>
            <w:webHidden/>
          </w:rPr>
        </w:r>
        <w:r>
          <w:rPr>
            <w:noProof/>
            <w:webHidden/>
          </w:rPr>
          <w:fldChar w:fldCharType="separate"/>
        </w:r>
        <w:r w:rsidR="009F427D">
          <w:rPr>
            <w:noProof/>
            <w:webHidden/>
          </w:rPr>
          <w:t>6</w:t>
        </w:r>
        <w:r>
          <w:rPr>
            <w:noProof/>
            <w:webHidden/>
          </w:rPr>
          <w:fldChar w:fldCharType="end"/>
        </w:r>
      </w:hyperlink>
    </w:p>
    <w:p w:rsidR="009F427D" w:rsidRDefault="003B34A5" w:rsidP="009F427D">
      <w:pPr>
        <w:pStyle w:val="11"/>
        <w:rPr>
          <w:rFonts w:asciiTheme="minorHAnsi" w:eastAsiaTheme="minorEastAsia" w:hAnsiTheme="minorHAnsi" w:cstheme="minorBidi"/>
          <w:noProof/>
          <w:szCs w:val="22"/>
        </w:rPr>
      </w:pPr>
      <w:hyperlink w:anchor="_Toc469301089" w:history="1">
        <w:r w:rsidR="009F427D" w:rsidRPr="00175383">
          <w:rPr>
            <w:rStyle w:val="ac"/>
            <w:noProof/>
          </w:rPr>
          <w:t>4</w:t>
        </w:r>
        <w:r w:rsidR="009F427D">
          <w:rPr>
            <w:rFonts w:asciiTheme="minorHAnsi" w:eastAsiaTheme="minorEastAsia" w:hAnsiTheme="minorHAnsi" w:cstheme="minorBidi"/>
            <w:noProof/>
            <w:szCs w:val="22"/>
          </w:rPr>
          <w:tab/>
        </w:r>
        <w:r w:rsidR="009F427D" w:rsidRPr="00175383">
          <w:rPr>
            <w:rStyle w:val="ac"/>
            <w:noProof/>
          </w:rPr>
          <w:t>HMI</w:t>
        </w:r>
        <w:r w:rsidR="009F427D" w:rsidRPr="00175383">
          <w:rPr>
            <w:rStyle w:val="ac"/>
            <w:rFonts w:hint="eastAsia"/>
            <w:noProof/>
          </w:rPr>
          <w:t>画面</w:t>
        </w:r>
        <w:r w:rsidR="009F427D">
          <w:rPr>
            <w:noProof/>
            <w:webHidden/>
          </w:rPr>
          <w:tab/>
        </w:r>
        <w:r>
          <w:rPr>
            <w:noProof/>
            <w:webHidden/>
          </w:rPr>
          <w:fldChar w:fldCharType="begin"/>
        </w:r>
        <w:r w:rsidR="009F427D">
          <w:rPr>
            <w:noProof/>
            <w:webHidden/>
          </w:rPr>
          <w:instrText xml:space="preserve"> PAGEREF _Toc469301089 \h </w:instrText>
        </w:r>
        <w:r>
          <w:rPr>
            <w:noProof/>
            <w:webHidden/>
          </w:rPr>
        </w:r>
        <w:r>
          <w:rPr>
            <w:noProof/>
            <w:webHidden/>
          </w:rPr>
          <w:fldChar w:fldCharType="separate"/>
        </w:r>
        <w:r w:rsidR="009F427D">
          <w:rPr>
            <w:noProof/>
            <w:webHidden/>
          </w:rPr>
          <w:t>7</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90" w:history="1">
        <w:r w:rsidR="009F427D" w:rsidRPr="00175383">
          <w:rPr>
            <w:rStyle w:val="ac"/>
            <w:noProof/>
          </w:rPr>
          <w:t>4.1</w:t>
        </w:r>
        <w:r w:rsidR="009F427D">
          <w:rPr>
            <w:rFonts w:asciiTheme="minorHAnsi" w:eastAsiaTheme="minorEastAsia" w:hAnsiTheme="minorHAnsi" w:cstheme="minorBidi"/>
            <w:noProof/>
            <w:szCs w:val="22"/>
          </w:rPr>
          <w:tab/>
        </w:r>
        <w:r w:rsidR="009F427D" w:rsidRPr="00175383">
          <w:rPr>
            <w:rStyle w:val="ac"/>
            <w:rFonts w:hint="eastAsia"/>
            <w:noProof/>
          </w:rPr>
          <w:t>启动界面</w:t>
        </w:r>
        <w:r w:rsidR="009F427D">
          <w:rPr>
            <w:noProof/>
            <w:webHidden/>
          </w:rPr>
          <w:tab/>
        </w:r>
        <w:r>
          <w:rPr>
            <w:noProof/>
            <w:webHidden/>
          </w:rPr>
          <w:fldChar w:fldCharType="begin"/>
        </w:r>
        <w:r w:rsidR="009F427D">
          <w:rPr>
            <w:noProof/>
            <w:webHidden/>
          </w:rPr>
          <w:instrText xml:space="preserve"> PAGEREF _Toc469301090 \h </w:instrText>
        </w:r>
        <w:r>
          <w:rPr>
            <w:noProof/>
            <w:webHidden/>
          </w:rPr>
        </w:r>
        <w:r>
          <w:rPr>
            <w:noProof/>
            <w:webHidden/>
          </w:rPr>
          <w:fldChar w:fldCharType="separate"/>
        </w:r>
        <w:r w:rsidR="009F427D">
          <w:rPr>
            <w:noProof/>
            <w:webHidden/>
          </w:rPr>
          <w:t>7</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091" w:history="1">
        <w:r w:rsidR="009F427D" w:rsidRPr="00175383">
          <w:rPr>
            <w:rStyle w:val="ac"/>
            <w:noProof/>
          </w:rPr>
          <w:t>4.1.1</w:t>
        </w:r>
        <w:r w:rsidR="009F427D">
          <w:rPr>
            <w:rFonts w:asciiTheme="minorHAnsi" w:eastAsiaTheme="minorEastAsia" w:hAnsiTheme="minorHAnsi" w:cstheme="minorBidi"/>
            <w:noProof/>
            <w:szCs w:val="22"/>
          </w:rPr>
          <w:tab/>
        </w:r>
        <w:r w:rsidR="009F427D" w:rsidRPr="00175383">
          <w:rPr>
            <w:rStyle w:val="ac"/>
            <w:rFonts w:hint="eastAsia"/>
            <w:noProof/>
          </w:rPr>
          <w:t>主显示界面</w:t>
        </w:r>
        <w:r w:rsidR="009F427D">
          <w:rPr>
            <w:noProof/>
            <w:webHidden/>
          </w:rPr>
          <w:tab/>
        </w:r>
        <w:r>
          <w:rPr>
            <w:noProof/>
            <w:webHidden/>
          </w:rPr>
          <w:fldChar w:fldCharType="begin"/>
        </w:r>
        <w:r w:rsidR="009F427D">
          <w:rPr>
            <w:noProof/>
            <w:webHidden/>
          </w:rPr>
          <w:instrText xml:space="preserve"> PAGEREF _Toc469301091 \h </w:instrText>
        </w:r>
        <w:r>
          <w:rPr>
            <w:noProof/>
            <w:webHidden/>
          </w:rPr>
        </w:r>
        <w:r>
          <w:rPr>
            <w:noProof/>
            <w:webHidden/>
          </w:rPr>
          <w:fldChar w:fldCharType="separate"/>
        </w:r>
        <w:r w:rsidR="009F427D">
          <w:rPr>
            <w:noProof/>
            <w:webHidden/>
          </w:rPr>
          <w:t>7</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092" w:history="1">
        <w:r w:rsidR="009F427D" w:rsidRPr="00175383">
          <w:rPr>
            <w:rStyle w:val="ac"/>
            <w:noProof/>
          </w:rPr>
          <w:t>4.1.2</w:t>
        </w:r>
        <w:r w:rsidR="009F427D">
          <w:rPr>
            <w:rFonts w:asciiTheme="minorHAnsi" w:eastAsiaTheme="minorEastAsia" w:hAnsiTheme="minorHAnsi" w:cstheme="minorBidi"/>
            <w:noProof/>
            <w:szCs w:val="22"/>
          </w:rPr>
          <w:tab/>
        </w:r>
        <w:r w:rsidR="009F427D" w:rsidRPr="00175383">
          <w:rPr>
            <w:rStyle w:val="ac"/>
            <w:rFonts w:hint="eastAsia"/>
            <w:noProof/>
          </w:rPr>
          <w:t>页眉</w:t>
        </w:r>
        <w:r w:rsidR="009F427D">
          <w:rPr>
            <w:noProof/>
            <w:webHidden/>
          </w:rPr>
          <w:tab/>
        </w:r>
        <w:r>
          <w:rPr>
            <w:noProof/>
            <w:webHidden/>
          </w:rPr>
          <w:fldChar w:fldCharType="begin"/>
        </w:r>
        <w:r w:rsidR="009F427D">
          <w:rPr>
            <w:noProof/>
            <w:webHidden/>
          </w:rPr>
          <w:instrText xml:space="preserve"> PAGEREF _Toc469301092 \h </w:instrText>
        </w:r>
        <w:r>
          <w:rPr>
            <w:noProof/>
            <w:webHidden/>
          </w:rPr>
        </w:r>
        <w:r>
          <w:rPr>
            <w:noProof/>
            <w:webHidden/>
          </w:rPr>
          <w:fldChar w:fldCharType="separate"/>
        </w:r>
        <w:r w:rsidR="009F427D">
          <w:rPr>
            <w:noProof/>
            <w:webHidden/>
          </w:rPr>
          <w:t>8</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093" w:history="1">
        <w:r w:rsidR="009F427D" w:rsidRPr="00175383">
          <w:rPr>
            <w:rStyle w:val="ac"/>
            <w:noProof/>
          </w:rPr>
          <w:t>4.1.3</w:t>
        </w:r>
        <w:r w:rsidR="009F427D">
          <w:rPr>
            <w:rFonts w:asciiTheme="minorHAnsi" w:eastAsiaTheme="minorEastAsia" w:hAnsiTheme="minorHAnsi" w:cstheme="minorBidi"/>
            <w:noProof/>
            <w:szCs w:val="22"/>
          </w:rPr>
          <w:tab/>
        </w:r>
        <w:r w:rsidR="009F427D" w:rsidRPr="00175383">
          <w:rPr>
            <w:rStyle w:val="ac"/>
            <w:rFonts w:hint="eastAsia"/>
            <w:noProof/>
          </w:rPr>
          <w:t>页脚</w:t>
        </w:r>
        <w:r w:rsidR="009F427D">
          <w:rPr>
            <w:noProof/>
            <w:webHidden/>
          </w:rPr>
          <w:tab/>
        </w:r>
        <w:r>
          <w:rPr>
            <w:noProof/>
            <w:webHidden/>
          </w:rPr>
          <w:fldChar w:fldCharType="begin"/>
        </w:r>
        <w:r w:rsidR="009F427D">
          <w:rPr>
            <w:noProof/>
            <w:webHidden/>
          </w:rPr>
          <w:instrText xml:space="preserve"> PAGEREF _Toc469301093 \h </w:instrText>
        </w:r>
        <w:r>
          <w:rPr>
            <w:noProof/>
            <w:webHidden/>
          </w:rPr>
        </w:r>
        <w:r>
          <w:rPr>
            <w:noProof/>
            <w:webHidden/>
          </w:rPr>
          <w:fldChar w:fldCharType="separate"/>
        </w:r>
        <w:r w:rsidR="009F427D">
          <w:rPr>
            <w:noProof/>
            <w:webHidden/>
          </w:rPr>
          <w:t>10</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094" w:history="1">
        <w:r w:rsidR="009F427D" w:rsidRPr="00175383">
          <w:rPr>
            <w:rStyle w:val="ac"/>
            <w:noProof/>
          </w:rPr>
          <w:t>4.1.4</w:t>
        </w:r>
        <w:r w:rsidR="009F427D">
          <w:rPr>
            <w:rFonts w:asciiTheme="minorHAnsi" w:eastAsiaTheme="minorEastAsia" w:hAnsiTheme="minorHAnsi" w:cstheme="minorBidi"/>
            <w:noProof/>
            <w:szCs w:val="22"/>
          </w:rPr>
          <w:tab/>
        </w:r>
        <w:r w:rsidR="009F427D" w:rsidRPr="00175383">
          <w:rPr>
            <w:rStyle w:val="ac"/>
            <w:rFonts w:hint="eastAsia"/>
            <w:noProof/>
          </w:rPr>
          <w:t>显示内容</w:t>
        </w:r>
        <w:r w:rsidR="009F427D">
          <w:rPr>
            <w:noProof/>
            <w:webHidden/>
          </w:rPr>
          <w:tab/>
        </w:r>
        <w:r>
          <w:rPr>
            <w:noProof/>
            <w:webHidden/>
          </w:rPr>
          <w:fldChar w:fldCharType="begin"/>
        </w:r>
        <w:r w:rsidR="009F427D">
          <w:rPr>
            <w:noProof/>
            <w:webHidden/>
          </w:rPr>
          <w:instrText xml:space="preserve"> PAGEREF _Toc469301094 \h </w:instrText>
        </w:r>
        <w:r>
          <w:rPr>
            <w:noProof/>
            <w:webHidden/>
          </w:rPr>
        </w:r>
        <w:r>
          <w:rPr>
            <w:noProof/>
            <w:webHidden/>
          </w:rPr>
          <w:fldChar w:fldCharType="separate"/>
        </w:r>
        <w:r w:rsidR="009F427D">
          <w:rPr>
            <w:noProof/>
            <w:webHidden/>
          </w:rPr>
          <w:t>11</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95" w:history="1">
        <w:r w:rsidR="009F427D" w:rsidRPr="00175383">
          <w:rPr>
            <w:rStyle w:val="ac"/>
            <w:noProof/>
          </w:rPr>
          <w:t>4.2</w:t>
        </w:r>
        <w:r w:rsidR="009F427D">
          <w:rPr>
            <w:rFonts w:asciiTheme="minorHAnsi" w:eastAsiaTheme="minorEastAsia" w:hAnsiTheme="minorHAnsi" w:cstheme="minorBidi"/>
            <w:noProof/>
            <w:szCs w:val="22"/>
          </w:rPr>
          <w:tab/>
        </w:r>
        <w:r w:rsidR="009F427D" w:rsidRPr="00175383">
          <w:rPr>
            <w:rStyle w:val="ac"/>
            <w:rFonts w:hint="eastAsia"/>
            <w:noProof/>
          </w:rPr>
          <w:t>车辆界面</w:t>
        </w:r>
        <w:r w:rsidR="009F427D">
          <w:rPr>
            <w:noProof/>
            <w:webHidden/>
          </w:rPr>
          <w:tab/>
        </w:r>
        <w:r>
          <w:rPr>
            <w:noProof/>
            <w:webHidden/>
          </w:rPr>
          <w:fldChar w:fldCharType="begin"/>
        </w:r>
        <w:r w:rsidR="009F427D">
          <w:rPr>
            <w:noProof/>
            <w:webHidden/>
          </w:rPr>
          <w:instrText xml:space="preserve"> PAGEREF _Toc469301095 \h </w:instrText>
        </w:r>
        <w:r>
          <w:rPr>
            <w:noProof/>
            <w:webHidden/>
          </w:rPr>
        </w:r>
        <w:r>
          <w:rPr>
            <w:noProof/>
            <w:webHidden/>
          </w:rPr>
          <w:fldChar w:fldCharType="separate"/>
        </w:r>
        <w:r w:rsidR="009F427D">
          <w:rPr>
            <w:noProof/>
            <w:webHidden/>
          </w:rPr>
          <w:t>27</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96" w:history="1">
        <w:r w:rsidR="009F427D" w:rsidRPr="00175383">
          <w:rPr>
            <w:rStyle w:val="ac"/>
            <w:noProof/>
          </w:rPr>
          <w:t>4.3</w:t>
        </w:r>
        <w:r w:rsidR="009F427D">
          <w:rPr>
            <w:rFonts w:asciiTheme="minorHAnsi" w:eastAsiaTheme="minorEastAsia" w:hAnsiTheme="minorHAnsi" w:cstheme="minorBidi"/>
            <w:noProof/>
            <w:szCs w:val="22"/>
          </w:rPr>
          <w:tab/>
        </w:r>
        <w:r w:rsidR="009F427D" w:rsidRPr="00175383">
          <w:rPr>
            <w:rStyle w:val="ac"/>
            <w:rFonts w:hint="eastAsia"/>
            <w:noProof/>
          </w:rPr>
          <w:t>辅助状态界面</w:t>
        </w:r>
        <w:r w:rsidR="009F427D">
          <w:rPr>
            <w:noProof/>
            <w:webHidden/>
          </w:rPr>
          <w:tab/>
        </w:r>
        <w:r>
          <w:rPr>
            <w:noProof/>
            <w:webHidden/>
          </w:rPr>
          <w:fldChar w:fldCharType="begin"/>
        </w:r>
        <w:r w:rsidR="009F427D">
          <w:rPr>
            <w:noProof/>
            <w:webHidden/>
          </w:rPr>
          <w:instrText xml:space="preserve"> PAGEREF _Toc469301096 \h </w:instrText>
        </w:r>
        <w:r>
          <w:rPr>
            <w:noProof/>
            <w:webHidden/>
          </w:rPr>
        </w:r>
        <w:r>
          <w:rPr>
            <w:noProof/>
            <w:webHidden/>
          </w:rPr>
          <w:fldChar w:fldCharType="separate"/>
        </w:r>
        <w:r w:rsidR="009F427D">
          <w:rPr>
            <w:noProof/>
            <w:webHidden/>
          </w:rPr>
          <w:t>29</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97" w:history="1">
        <w:r w:rsidR="009F427D" w:rsidRPr="00175383">
          <w:rPr>
            <w:rStyle w:val="ac"/>
            <w:noProof/>
          </w:rPr>
          <w:t>4.4</w:t>
        </w:r>
        <w:r w:rsidR="009F427D">
          <w:rPr>
            <w:rFonts w:asciiTheme="minorHAnsi" w:eastAsiaTheme="minorEastAsia" w:hAnsiTheme="minorHAnsi" w:cstheme="minorBidi"/>
            <w:noProof/>
            <w:szCs w:val="22"/>
          </w:rPr>
          <w:tab/>
        </w:r>
        <w:r w:rsidR="009F427D" w:rsidRPr="00175383">
          <w:rPr>
            <w:rStyle w:val="ac"/>
            <w:rFonts w:hint="eastAsia"/>
            <w:noProof/>
          </w:rPr>
          <w:t>制动界面</w:t>
        </w:r>
        <w:r w:rsidR="009F427D">
          <w:rPr>
            <w:noProof/>
            <w:webHidden/>
          </w:rPr>
          <w:tab/>
        </w:r>
        <w:r>
          <w:rPr>
            <w:noProof/>
            <w:webHidden/>
          </w:rPr>
          <w:fldChar w:fldCharType="begin"/>
        </w:r>
        <w:r w:rsidR="009F427D">
          <w:rPr>
            <w:noProof/>
            <w:webHidden/>
          </w:rPr>
          <w:instrText xml:space="preserve"> PAGEREF _Toc469301097 \h </w:instrText>
        </w:r>
        <w:r>
          <w:rPr>
            <w:noProof/>
            <w:webHidden/>
          </w:rPr>
        </w:r>
        <w:r>
          <w:rPr>
            <w:noProof/>
            <w:webHidden/>
          </w:rPr>
          <w:fldChar w:fldCharType="separate"/>
        </w:r>
        <w:r w:rsidR="009F427D">
          <w:rPr>
            <w:noProof/>
            <w:webHidden/>
          </w:rPr>
          <w:t>31</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098" w:history="1">
        <w:r w:rsidR="009F427D" w:rsidRPr="00175383">
          <w:rPr>
            <w:rStyle w:val="ac"/>
            <w:noProof/>
          </w:rPr>
          <w:t>4.5</w:t>
        </w:r>
        <w:r w:rsidR="009F427D">
          <w:rPr>
            <w:rFonts w:asciiTheme="minorHAnsi" w:eastAsiaTheme="minorEastAsia" w:hAnsiTheme="minorHAnsi" w:cstheme="minorBidi"/>
            <w:noProof/>
            <w:szCs w:val="22"/>
          </w:rPr>
          <w:tab/>
        </w:r>
        <w:r w:rsidR="009F427D" w:rsidRPr="00175383">
          <w:rPr>
            <w:rStyle w:val="ac"/>
            <w:rFonts w:hint="eastAsia"/>
            <w:noProof/>
          </w:rPr>
          <w:t>空调界面</w:t>
        </w:r>
        <w:r w:rsidR="009F427D">
          <w:rPr>
            <w:noProof/>
            <w:webHidden/>
          </w:rPr>
          <w:tab/>
        </w:r>
        <w:r>
          <w:rPr>
            <w:noProof/>
            <w:webHidden/>
          </w:rPr>
          <w:fldChar w:fldCharType="begin"/>
        </w:r>
        <w:r w:rsidR="009F427D">
          <w:rPr>
            <w:noProof/>
            <w:webHidden/>
          </w:rPr>
          <w:instrText xml:space="preserve"> PAGEREF _Toc469301098 \h </w:instrText>
        </w:r>
        <w:r>
          <w:rPr>
            <w:noProof/>
            <w:webHidden/>
          </w:rPr>
        </w:r>
        <w:r>
          <w:rPr>
            <w:noProof/>
            <w:webHidden/>
          </w:rPr>
          <w:fldChar w:fldCharType="separate"/>
        </w:r>
        <w:r w:rsidR="009F427D">
          <w:rPr>
            <w:noProof/>
            <w:webHidden/>
          </w:rPr>
          <w:t>37</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099" w:history="1">
        <w:r w:rsidR="009F427D" w:rsidRPr="00175383">
          <w:rPr>
            <w:rStyle w:val="ac"/>
            <w:noProof/>
          </w:rPr>
          <w:t>4.5.1</w:t>
        </w:r>
        <w:r w:rsidR="009F427D">
          <w:rPr>
            <w:rFonts w:asciiTheme="minorHAnsi" w:eastAsiaTheme="minorEastAsia" w:hAnsiTheme="minorHAnsi" w:cstheme="minorBidi"/>
            <w:noProof/>
            <w:szCs w:val="22"/>
          </w:rPr>
          <w:tab/>
        </w:r>
        <w:r w:rsidR="009F427D" w:rsidRPr="00175383">
          <w:rPr>
            <w:rStyle w:val="ac"/>
            <w:rFonts w:hint="eastAsia"/>
            <w:noProof/>
          </w:rPr>
          <w:t>空调设置界面</w:t>
        </w:r>
        <w:r w:rsidR="009F427D">
          <w:rPr>
            <w:noProof/>
            <w:webHidden/>
          </w:rPr>
          <w:tab/>
        </w:r>
        <w:r>
          <w:rPr>
            <w:noProof/>
            <w:webHidden/>
          </w:rPr>
          <w:fldChar w:fldCharType="begin"/>
        </w:r>
        <w:r w:rsidR="009F427D">
          <w:rPr>
            <w:noProof/>
            <w:webHidden/>
          </w:rPr>
          <w:instrText xml:space="preserve"> PAGEREF _Toc469301099 \h </w:instrText>
        </w:r>
        <w:r>
          <w:rPr>
            <w:noProof/>
            <w:webHidden/>
          </w:rPr>
        </w:r>
        <w:r>
          <w:rPr>
            <w:noProof/>
            <w:webHidden/>
          </w:rPr>
          <w:fldChar w:fldCharType="separate"/>
        </w:r>
        <w:r w:rsidR="009F427D">
          <w:rPr>
            <w:noProof/>
            <w:webHidden/>
          </w:rPr>
          <w:t>42</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100" w:history="1">
        <w:r w:rsidR="009F427D" w:rsidRPr="00175383">
          <w:rPr>
            <w:rStyle w:val="ac"/>
            <w:noProof/>
          </w:rPr>
          <w:t>4.6</w:t>
        </w:r>
        <w:r w:rsidR="009F427D">
          <w:rPr>
            <w:rFonts w:asciiTheme="minorHAnsi" w:eastAsiaTheme="minorEastAsia" w:hAnsiTheme="minorHAnsi" w:cstheme="minorBidi"/>
            <w:noProof/>
            <w:szCs w:val="22"/>
          </w:rPr>
          <w:tab/>
        </w:r>
        <w:r w:rsidR="009F427D" w:rsidRPr="00175383">
          <w:rPr>
            <w:rStyle w:val="ac"/>
            <w:rFonts w:hint="eastAsia"/>
            <w:noProof/>
          </w:rPr>
          <w:t>事件界面</w:t>
        </w:r>
        <w:r w:rsidR="009F427D">
          <w:rPr>
            <w:noProof/>
            <w:webHidden/>
          </w:rPr>
          <w:tab/>
        </w:r>
        <w:r>
          <w:rPr>
            <w:noProof/>
            <w:webHidden/>
          </w:rPr>
          <w:fldChar w:fldCharType="begin"/>
        </w:r>
        <w:r w:rsidR="009F427D">
          <w:rPr>
            <w:noProof/>
            <w:webHidden/>
          </w:rPr>
          <w:instrText xml:space="preserve"> PAGEREF _Toc469301100 \h </w:instrText>
        </w:r>
        <w:r>
          <w:rPr>
            <w:noProof/>
            <w:webHidden/>
          </w:rPr>
        </w:r>
        <w:r>
          <w:rPr>
            <w:noProof/>
            <w:webHidden/>
          </w:rPr>
          <w:fldChar w:fldCharType="separate"/>
        </w:r>
        <w:r w:rsidR="009F427D">
          <w:rPr>
            <w:noProof/>
            <w:webHidden/>
          </w:rPr>
          <w:t>44</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101" w:history="1">
        <w:r w:rsidR="009F427D" w:rsidRPr="00175383">
          <w:rPr>
            <w:rStyle w:val="ac"/>
            <w:noProof/>
          </w:rPr>
          <w:t>4.7</w:t>
        </w:r>
        <w:r w:rsidR="009F427D">
          <w:rPr>
            <w:rFonts w:asciiTheme="minorHAnsi" w:eastAsiaTheme="minorEastAsia" w:hAnsiTheme="minorHAnsi" w:cstheme="minorBidi"/>
            <w:noProof/>
            <w:szCs w:val="22"/>
          </w:rPr>
          <w:tab/>
        </w:r>
        <w:r w:rsidR="009F427D" w:rsidRPr="00175383">
          <w:rPr>
            <w:rStyle w:val="ac"/>
            <w:rFonts w:hint="eastAsia"/>
            <w:noProof/>
          </w:rPr>
          <w:t>网络界面</w:t>
        </w:r>
        <w:r w:rsidR="009F427D">
          <w:rPr>
            <w:noProof/>
            <w:webHidden/>
          </w:rPr>
          <w:tab/>
        </w:r>
        <w:r>
          <w:rPr>
            <w:noProof/>
            <w:webHidden/>
          </w:rPr>
          <w:fldChar w:fldCharType="begin"/>
        </w:r>
        <w:r w:rsidR="009F427D">
          <w:rPr>
            <w:noProof/>
            <w:webHidden/>
          </w:rPr>
          <w:instrText xml:space="preserve"> PAGEREF _Toc469301101 \h </w:instrText>
        </w:r>
        <w:r>
          <w:rPr>
            <w:noProof/>
            <w:webHidden/>
          </w:rPr>
        </w:r>
        <w:r>
          <w:rPr>
            <w:noProof/>
            <w:webHidden/>
          </w:rPr>
          <w:fldChar w:fldCharType="separate"/>
        </w:r>
        <w:r w:rsidR="009F427D">
          <w:rPr>
            <w:noProof/>
            <w:webHidden/>
          </w:rPr>
          <w:t>46</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102" w:history="1">
        <w:r w:rsidR="009F427D" w:rsidRPr="00175383">
          <w:rPr>
            <w:rStyle w:val="ac"/>
            <w:noProof/>
          </w:rPr>
          <w:t>4.8</w:t>
        </w:r>
        <w:r w:rsidR="009F427D">
          <w:rPr>
            <w:rFonts w:asciiTheme="minorHAnsi" w:eastAsiaTheme="minorEastAsia" w:hAnsiTheme="minorHAnsi" w:cstheme="minorBidi"/>
            <w:noProof/>
            <w:szCs w:val="22"/>
          </w:rPr>
          <w:tab/>
        </w:r>
        <w:r w:rsidR="009F427D" w:rsidRPr="00175383">
          <w:rPr>
            <w:rStyle w:val="ac"/>
            <w:rFonts w:hint="eastAsia"/>
            <w:noProof/>
          </w:rPr>
          <w:t>检修界面</w:t>
        </w:r>
        <w:r w:rsidR="009F427D">
          <w:rPr>
            <w:noProof/>
            <w:webHidden/>
          </w:rPr>
          <w:tab/>
        </w:r>
        <w:r>
          <w:rPr>
            <w:noProof/>
            <w:webHidden/>
          </w:rPr>
          <w:fldChar w:fldCharType="begin"/>
        </w:r>
        <w:r w:rsidR="009F427D">
          <w:rPr>
            <w:noProof/>
            <w:webHidden/>
          </w:rPr>
          <w:instrText xml:space="preserve"> PAGEREF _Toc469301102 \h </w:instrText>
        </w:r>
        <w:r>
          <w:rPr>
            <w:noProof/>
            <w:webHidden/>
          </w:rPr>
        </w:r>
        <w:r>
          <w:rPr>
            <w:noProof/>
            <w:webHidden/>
          </w:rPr>
          <w:fldChar w:fldCharType="separate"/>
        </w:r>
        <w:r w:rsidR="009F427D">
          <w:rPr>
            <w:noProof/>
            <w:webHidden/>
          </w:rPr>
          <w:t>50</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3" w:history="1">
        <w:r w:rsidR="009F427D" w:rsidRPr="00175383">
          <w:rPr>
            <w:rStyle w:val="ac"/>
            <w:noProof/>
          </w:rPr>
          <w:t>4.8.1</w:t>
        </w:r>
        <w:r w:rsidR="009F427D">
          <w:rPr>
            <w:rFonts w:asciiTheme="minorHAnsi" w:eastAsiaTheme="minorEastAsia" w:hAnsiTheme="minorHAnsi" w:cstheme="minorBidi"/>
            <w:noProof/>
            <w:szCs w:val="22"/>
          </w:rPr>
          <w:tab/>
        </w:r>
        <w:r w:rsidR="009F427D" w:rsidRPr="00175383">
          <w:rPr>
            <w:rStyle w:val="ac"/>
            <w:rFonts w:hint="eastAsia"/>
            <w:noProof/>
          </w:rPr>
          <w:t>时间设置画面</w:t>
        </w:r>
        <w:r w:rsidR="009F427D">
          <w:rPr>
            <w:noProof/>
            <w:webHidden/>
          </w:rPr>
          <w:tab/>
        </w:r>
        <w:r>
          <w:rPr>
            <w:noProof/>
            <w:webHidden/>
          </w:rPr>
          <w:fldChar w:fldCharType="begin"/>
        </w:r>
        <w:r w:rsidR="009F427D">
          <w:rPr>
            <w:noProof/>
            <w:webHidden/>
          </w:rPr>
          <w:instrText xml:space="preserve"> PAGEREF _Toc469301103 \h </w:instrText>
        </w:r>
        <w:r>
          <w:rPr>
            <w:noProof/>
            <w:webHidden/>
          </w:rPr>
        </w:r>
        <w:r>
          <w:rPr>
            <w:noProof/>
            <w:webHidden/>
          </w:rPr>
          <w:fldChar w:fldCharType="separate"/>
        </w:r>
        <w:r w:rsidR="009F427D">
          <w:rPr>
            <w:noProof/>
            <w:webHidden/>
          </w:rPr>
          <w:t>51</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4" w:history="1">
        <w:r w:rsidR="009F427D" w:rsidRPr="00175383">
          <w:rPr>
            <w:rStyle w:val="ac"/>
            <w:noProof/>
          </w:rPr>
          <w:t>4.8.2</w:t>
        </w:r>
        <w:r w:rsidR="009F427D">
          <w:rPr>
            <w:rFonts w:asciiTheme="minorHAnsi" w:eastAsiaTheme="minorEastAsia" w:hAnsiTheme="minorHAnsi" w:cstheme="minorBidi"/>
            <w:noProof/>
            <w:szCs w:val="22"/>
          </w:rPr>
          <w:tab/>
        </w:r>
        <w:r w:rsidR="009F427D" w:rsidRPr="00175383">
          <w:rPr>
            <w:rStyle w:val="ac"/>
            <w:rFonts w:hint="eastAsia"/>
            <w:noProof/>
          </w:rPr>
          <w:t>车号设置</w:t>
        </w:r>
        <w:r w:rsidR="009F427D">
          <w:rPr>
            <w:noProof/>
            <w:webHidden/>
          </w:rPr>
          <w:tab/>
        </w:r>
        <w:r>
          <w:rPr>
            <w:noProof/>
            <w:webHidden/>
          </w:rPr>
          <w:fldChar w:fldCharType="begin"/>
        </w:r>
        <w:r w:rsidR="009F427D">
          <w:rPr>
            <w:noProof/>
            <w:webHidden/>
          </w:rPr>
          <w:instrText xml:space="preserve"> PAGEREF _Toc469301104 \h </w:instrText>
        </w:r>
        <w:r>
          <w:rPr>
            <w:noProof/>
            <w:webHidden/>
          </w:rPr>
        </w:r>
        <w:r>
          <w:rPr>
            <w:noProof/>
            <w:webHidden/>
          </w:rPr>
          <w:fldChar w:fldCharType="separate"/>
        </w:r>
        <w:r w:rsidR="009F427D">
          <w:rPr>
            <w:noProof/>
            <w:webHidden/>
          </w:rPr>
          <w:t>54</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5" w:history="1">
        <w:r w:rsidR="009F427D" w:rsidRPr="00175383">
          <w:rPr>
            <w:rStyle w:val="ac"/>
            <w:noProof/>
          </w:rPr>
          <w:t>4.8.3</w:t>
        </w:r>
        <w:r w:rsidR="009F427D">
          <w:rPr>
            <w:rFonts w:asciiTheme="minorHAnsi" w:eastAsiaTheme="minorEastAsia" w:hAnsiTheme="minorHAnsi" w:cstheme="minorBidi"/>
            <w:noProof/>
            <w:szCs w:val="22"/>
          </w:rPr>
          <w:tab/>
        </w:r>
        <w:r w:rsidR="009F427D" w:rsidRPr="00175383">
          <w:rPr>
            <w:rStyle w:val="ac"/>
            <w:rFonts w:hint="eastAsia"/>
            <w:noProof/>
          </w:rPr>
          <w:t>轮径设置</w:t>
        </w:r>
        <w:r w:rsidR="009F427D">
          <w:rPr>
            <w:noProof/>
            <w:webHidden/>
          </w:rPr>
          <w:tab/>
        </w:r>
        <w:r>
          <w:rPr>
            <w:noProof/>
            <w:webHidden/>
          </w:rPr>
          <w:fldChar w:fldCharType="begin"/>
        </w:r>
        <w:r w:rsidR="009F427D">
          <w:rPr>
            <w:noProof/>
            <w:webHidden/>
          </w:rPr>
          <w:instrText xml:space="preserve"> PAGEREF _Toc469301105 \h </w:instrText>
        </w:r>
        <w:r>
          <w:rPr>
            <w:noProof/>
            <w:webHidden/>
          </w:rPr>
        </w:r>
        <w:r>
          <w:rPr>
            <w:noProof/>
            <w:webHidden/>
          </w:rPr>
          <w:fldChar w:fldCharType="separate"/>
        </w:r>
        <w:r w:rsidR="009F427D">
          <w:rPr>
            <w:noProof/>
            <w:webHidden/>
          </w:rPr>
          <w:t>56</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6" w:history="1">
        <w:r w:rsidR="009F427D" w:rsidRPr="00175383">
          <w:rPr>
            <w:rStyle w:val="ac"/>
            <w:noProof/>
          </w:rPr>
          <w:t>4.8.4</w:t>
        </w:r>
        <w:r w:rsidR="009F427D">
          <w:rPr>
            <w:rFonts w:asciiTheme="minorHAnsi" w:eastAsiaTheme="minorEastAsia" w:hAnsiTheme="minorHAnsi" w:cstheme="minorBidi"/>
            <w:noProof/>
            <w:szCs w:val="22"/>
          </w:rPr>
          <w:tab/>
        </w:r>
        <w:r w:rsidR="009F427D" w:rsidRPr="00175383">
          <w:rPr>
            <w:rStyle w:val="ac"/>
            <w:rFonts w:hint="eastAsia"/>
            <w:noProof/>
          </w:rPr>
          <w:t>制动试验</w:t>
        </w:r>
        <w:r w:rsidR="009F427D">
          <w:rPr>
            <w:noProof/>
            <w:webHidden/>
          </w:rPr>
          <w:tab/>
        </w:r>
        <w:r>
          <w:rPr>
            <w:noProof/>
            <w:webHidden/>
          </w:rPr>
          <w:fldChar w:fldCharType="begin"/>
        </w:r>
        <w:r w:rsidR="009F427D">
          <w:rPr>
            <w:noProof/>
            <w:webHidden/>
          </w:rPr>
          <w:instrText xml:space="preserve"> PAGEREF _Toc469301106 \h </w:instrText>
        </w:r>
        <w:r>
          <w:rPr>
            <w:noProof/>
            <w:webHidden/>
          </w:rPr>
        </w:r>
        <w:r>
          <w:rPr>
            <w:noProof/>
            <w:webHidden/>
          </w:rPr>
          <w:fldChar w:fldCharType="separate"/>
        </w:r>
        <w:r w:rsidR="009F427D">
          <w:rPr>
            <w:noProof/>
            <w:webHidden/>
          </w:rPr>
          <w:t>57</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7" w:history="1">
        <w:r w:rsidR="009F427D" w:rsidRPr="00175383">
          <w:rPr>
            <w:rStyle w:val="ac"/>
            <w:noProof/>
          </w:rPr>
          <w:t>4.8.5</w:t>
        </w:r>
        <w:r w:rsidR="009F427D">
          <w:rPr>
            <w:rFonts w:asciiTheme="minorHAnsi" w:eastAsiaTheme="minorEastAsia" w:hAnsiTheme="minorHAnsi" w:cstheme="minorBidi"/>
            <w:noProof/>
            <w:szCs w:val="22"/>
          </w:rPr>
          <w:tab/>
        </w:r>
        <w:r w:rsidR="009F427D" w:rsidRPr="00175383">
          <w:rPr>
            <w:rStyle w:val="ac"/>
            <w:rFonts w:hint="eastAsia"/>
            <w:noProof/>
          </w:rPr>
          <w:t>空压机试验</w:t>
        </w:r>
        <w:r w:rsidR="009F427D">
          <w:rPr>
            <w:noProof/>
            <w:webHidden/>
          </w:rPr>
          <w:tab/>
        </w:r>
        <w:r>
          <w:rPr>
            <w:noProof/>
            <w:webHidden/>
          </w:rPr>
          <w:fldChar w:fldCharType="begin"/>
        </w:r>
        <w:r w:rsidR="009F427D">
          <w:rPr>
            <w:noProof/>
            <w:webHidden/>
          </w:rPr>
          <w:instrText xml:space="preserve"> PAGEREF _Toc469301107 \h </w:instrText>
        </w:r>
        <w:r>
          <w:rPr>
            <w:noProof/>
            <w:webHidden/>
          </w:rPr>
        </w:r>
        <w:r>
          <w:rPr>
            <w:noProof/>
            <w:webHidden/>
          </w:rPr>
          <w:fldChar w:fldCharType="separate"/>
        </w:r>
        <w:r w:rsidR="009F427D">
          <w:rPr>
            <w:noProof/>
            <w:webHidden/>
          </w:rPr>
          <w:t>59</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8" w:history="1">
        <w:r w:rsidR="009F427D" w:rsidRPr="00175383">
          <w:rPr>
            <w:rStyle w:val="ac"/>
            <w:noProof/>
          </w:rPr>
          <w:t>4.8.6</w:t>
        </w:r>
        <w:r w:rsidR="009F427D">
          <w:rPr>
            <w:rFonts w:asciiTheme="minorHAnsi" w:eastAsiaTheme="minorEastAsia" w:hAnsiTheme="minorHAnsi" w:cstheme="minorBidi"/>
            <w:noProof/>
            <w:szCs w:val="22"/>
          </w:rPr>
          <w:tab/>
        </w:r>
        <w:r w:rsidR="009F427D" w:rsidRPr="00175383">
          <w:rPr>
            <w:rStyle w:val="ac"/>
            <w:rFonts w:hint="eastAsia"/>
            <w:noProof/>
          </w:rPr>
          <w:t>加</w:t>
        </w:r>
        <w:r w:rsidR="009F427D" w:rsidRPr="00175383">
          <w:rPr>
            <w:rStyle w:val="ac"/>
            <w:noProof/>
          </w:rPr>
          <w:t>/</w:t>
        </w:r>
        <w:r w:rsidR="009F427D" w:rsidRPr="00175383">
          <w:rPr>
            <w:rStyle w:val="ac"/>
            <w:rFonts w:hint="eastAsia"/>
            <w:noProof/>
          </w:rPr>
          <w:t>减速度测试</w:t>
        </w:r>
        <w:r w:rsidR="009F427D">
          <w:rPr>
            <w:noProof/>
            <w:webHidden/>
          </w:rPr>
          <w:tab/>
        </w:r>
        <w:r>
          <w:rPr>
            <w:noProof/>
            <w:webHidden/>
          </w:rPr>
          <w:fldChar w:fldCharType="begin"/>
        </w:r>
        <w:r w:rsidR="009F427D">
          <w:rPr>
            <w:noProof/>
            <w:webHidden/>
          </w:rPr>
          <w:instrText xml:space="preserve"> PAGEREF _Toc469301108 \h </w:instrText>
        </w:r>
        <w:r>
          <w:rPr>
            <w:noProof/>
            <w:webHidden/>
          </w:rPr>
        </w:r>
        <w:r>
          <w:rPr>
            <w:noProof/>
            <w:webHidden/>
          </w:rPr>
          <w:fldChar w:fldCharType="separate"/>
        </w:r>
        <w:r w:rsidR="009F427D">
          <w:rPr>
            <w:noProof/>
            <w:webHidden/>
          </w:rPr>
          <w:t>61</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09" w:history="1">
        <w:r w:rsidR="009F427D" w:rsidRPr="00175383">
          <w:rPr>
            <w:rStyle w:val="ac"/>
            <w:noProof/>
          </w:rPr>
          <w:t>4.8.7</w:t>
        </w:r>
        <w:r w:rsidR="009F427D">
          <w:rPr>
            <w:rFonts w:asciiTheme="minorHAnsi" w:eastAsiaTheme="minorEastAsia" w:hAnsiTheme="minorHAnsi" w:cstheme="minorBidi"/>
            <w:noProof/>
            <w:szCs w:val="22"/>
          </w:rPr>
          <w:tab/>
        </w:r>
        <w:r w:rsidR="009F427D" w:rsidRPr="00175383">
          <w:rPr>
            <w:rStyle w:val="ac"/>
            <w:rFonts w:hint="eastAsia"/>
            <w:noProof/>
          </w:rPr>
          <w:t>累计数据</w:t>
        </w:r>
        <w:r w:rsidR="009F427D">
          <w:rPr>
            <w:noProof/>
            <w:webHidden/>
          </w:rPr>
          <w:tab/>
        </w:r>
        <w:r>
          <w:rPr>
            <w:noProof/>
            <w:webHidden/>
          </w:rPr>
          <w:fldChar w:fldCharType="begin"/>
        </w:r>
        <w:r w:rsidR="009F427D">
          <w:rPr>
            <w:noProof/>
            <w:webHidden/>
          </w:rPr>
          <w:instrText xml:space="preserve"> PAGEREF _Toc469301109 \h </w:instrText>
        </w:r>
        <w:r>
          <w:rPr>
            <w:noProof/>
            <w:webHidden/>
          </w:rPr>
        </w:r>
        <w:r>
          <w:rPr>
            <w:noProof/>
            <w:webHidden/>
          </w:rPr>
          <w:fldChar w:fldCharType="separate"/>
        </w:r>
        <w:r w:rsidR="009F427D">
          <w:rPr>
            <w:noProof/>
            <w:webHidden/>
          </w:rPr>
          <w:t>63</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0" w:history="1">
        <w:r w:rsidR="009F427D" w:rsidRPr="00175383">
          <w:rPr>
            <w:rStyle w:val="ac"/>
            <w:noProof/>
          </w:rPr>
          <w:t>4.8.8</w:t>
        </w:r>
        <w:r w:rsidR="009F427D">
          <w:rPr>
            <w:rFonts w:asciiTheme="minorHAnsi" w:eastAsiaTheme="minorEastAsia" w:hAnsiTheme="minorHAnsi" w:cstheme="minorBidi"/>
            <w:noProof/>
            <w:szCs w:val="22"/>
          </w:rPr>
          <w:tab/>
        </w:r>
        <w:r w:rsidR="009F427D" w:rsidRPr="00175383">
          <w:rPr>
            <w:rStyle w:val="ac"/>
            <w:noProof/>
          </w:rPr>
          <w:t>I/O</w:t>
        </w:r>
        <w:r w:rsidR="009F427D" w:rsidRPr="00175383">
          <w:rPr>
            <w:rStyle w:val="ac"/>
            <w:rFonts w:hint="eastAsia"/>
            <w:noProof/>
          </w:rPr>
          <w:t>数据</w:t>
        </w:r>
        <w:r w:rsidR="009F427D">
          <w:rPr>
            <w:noProof/>
            <w:webHidden/>
          </w:rPr>
          <w:tab/>
        </w:r>
        <w:r>
          <w:rPr>
            <w:noProof/>
            <w:webHidden/>
          </w:rPr>
          <w:fldChar w:fldCharType="begin"/>
        </w:r>
        <w:r w:rsidR="009F427D">
          <w:rPr>
            <w:noProof/>
            <w:webHidden/>
          </w:rPr>
          <w:instrText xml:space="preserve"> PAGEREF _Toc469301110 \h </w:instrText>
        </w:r>
        <w:r>
          <w:rPr>
            <w:noProof/>
            <w:webHidden/>
          </w:rPr>
        </w:r>
        <w:r>
          <w:rPr>
            <w:noProof/>
            <w:webHidden/>
          </w:rPr>
          <w:fldChar w:fldCharType="separate"/>
        </w:r>
        <w:r w:rsidR="009F427D">
          <w:rPr>
            <w:noProof/>
            <w:webHidden/>
          </w:rPr>
          <w:t>63</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1" w:history="1">
        <w:r w:rsidR="009F427D" w:rsidRPr="00175383">
          <w:rPr>
            <w:rStyle w:val="ac"/>
            <w:noProof/>
          </w:rPr>
          <w:t>4.8.9</w:t>
        </w:r>
        <w:r w:rsidR="009F427D">
          <w:rPr>
            <w:rFonts w:asciiTheme="minorHAnsi" w:eastAsiaTheme="minorEastAsia" w:hAnsiTheme="minorHAnsi" w:cstheme="minorBidi"/>
            <w:noProof/>
            <w:szCs w:val="22"/>
          </w:rPr>
          <w:tab/>
        </w:r>
        <w:r w:rsidR="009F427D" w:rsidRPr="00175383">
          <w:rPr>
            <w:rStyle w:val="ac"/>
            <w:rFonts w:hint="eastAsia"/>
            <w:noProof/>
          </w:rPr>
          <w:t>版本号</w:t>
        </w:r>
        <w:r w:rsidR="009F427D">
          <w:rPr>
            <w:noProof/>
            <w:webHidden/>
          </w:rPr>
          <w:tab/>
        </w:r>
        <w:r>
          <w:rPr>
            <w:noProof/>
            <w:webHidden/>
          </w:rPr>
          <w:fldChar w:fldCharType="begin"/>
        </w:r>
        <w:r w:rsidR="009F427D">
          <w:rPr>
            <w:noProof/>
            <w:webHidden/>
          </w:rPr>
          <w:instrText xml:space="preserve"> PAGEREF _Toc469301111 \h </w:instrText>
        </w:r>
        <w:r>
          <w:rPr>
            <w:noProof/>
            <w:webHidden/>
          </w:rPr>
        </w:r>
        <w:r>
          <w:rPr>
            <w:noProof/>
            <w:webHidden/>
          </w:rPr>
          <w:fldChar w:fldCharType="separate"/>
        </w:r>
        <w:r w:rsidR="009F427D">
          <w:rPr>
            <w:noProof/>
            <w:webHidden/>
          </w:rPr>
          <w:t>65</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2" w:history="1">
        <w:r w:rsidR="009F427D" w:rsidRPr="00175383">
          <w:rPr>
            <w:rStyle w:val="ac"/>
            <w:noProof/>
          </w:rPr>
          <w:t>4.8.10</w:t>
        </w:r>
        <w:r w:rsidR="009F427D">
          <w:rPr>
            <w:rFonts w:asciiTheme="minorHAnsi" w:eastAsiaTheme="minorEastAsia" w:hAnsiTheme="minorHAnsi" w:cstheme="minorBidi"/>
            <w:noProof/>
            <w:szCs w:val="22"/>
          </w:rPr>
          <w:tab/>
        </w:r>
        <w:r w:rsidR="009F427D" w:rsidRPr="00175383">
          <w:rPr>
            <w:rStyle w:val="ac"/>
            <w:rFonts w:hint="eastAsia"/>
            <w:noProof/>
          </w:rPr>
          <w:t>旁路记录</w:t>
        </w:r>
        <w:r w:rsidR="009F427D">
          <w:rPr>
            <w:noProof/>
            <w:webHidden/>
          </w:rPr>
          <w:tab/>
        </w:r>
        <w:r>
          <w:rPr>
            <w:noProof/>
            <w:webHidden/>
          </w:rPr>
          <w:fldChar w:fldCharType="begin"/>
        </w:r>
        <w:r w:rsidR="009F427D">
          <w:rPr>
            <w:noProof/>
            <w:webHidden/>
          </w:rPr>
          <w:instrText xml:space="preserve"> PAGEREF _Toc469301112 \h </w:instrText>
        </w:r>
        <w:r>
          <w:rPr>
            <w:noProof/>
            <w:webHidden/>
          </w:rPr>
        </w:r>
        <w:r>
          <w:rPr>
            <w:noProof/>
            <w:webHidden/>
          </w:rPr>
          <w:fldChar w:fldCharType="separate"/>
        </w:r>
        <w:r w:rsidR="009F427D">
          <w:rPr>
            <w:noProof/>
            <w:webHidden/>
          </w:rPr>
          <w:t>69</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113" w:history="1">
        <w:r w:rsidR="009F427D" w:rsidRPr="00175383">
          <w:rPr>
            <w:rStyle w:val="ac"/>
            <w:noProof/>
          </w:rPr>
          <w:t>4.9</w:t>
        </w:r>
        <w:r w:rsidR="009F427D">
          <w:rPr>
            <w:rFonts w:asciiTheme="minorHAnsi" w:eastAsiaTheme="minorEastAsia" w:hAnsiTheme="minorHAnsi" w:cstheme="minorBidi"/>
            <w:noProof/>
            <w:szCs w:val="22"/>
          </w:rPr>
          <w:tab/>
        </w:r>
        <w:r w:rsidR="009F427D" w:rsidRPr="00175383">
          <w:rPr>
            <w:rStyle w:val="ac"/>
            <w:rFonts w:hint="eastAsia"/>
            <w:noProof/>
          </w:rPr>
          <w:t>旁路界面</w:t>
        </w:r>
        <w:r w:rsidR="009F427D">
          <w:rPr>
            <w:noProof/>
            <w:webHidden/>
          </w:rPr>
          <w:tab/>
        </w:r>
        <w:r>
          <w:rPr>
            <w:noProof/>
            <w:webHidden/>
          </w:rPr>
          <w:fldChar w:fldCharType="begin"/>
        </w:r>
        <w:r w:rsidR="009F427D">
          <w:rPr>
            <w:noProof/>
            <w:webHidden/>
          </w:rPr>
          <w:instrText xml:space="preserve"> PAGEREF _Toc469301113 \h </w:instrText>
        </w:r>
        <w:r>
          <w:rPr>
            <w:noProof/>
            <w:webHidden/>
          </w:rPr>
        </w:r>
        <w:r>
          <w:rPr>
            <w:noProof/>
            <w:webHidden/>
          </w:rPr>
          <w:fldChar w:fldCharType="separate"/>
        </w:r>
        <w:r w:rsidR="009F427D">
          <w:rPr>
            <w:noProof/>
            <w:webHidden/>
          </w:rPr>
          <w:t>70</w:t>
        </w:r>
        <w:r>
          <w:rPr>
            <w:noProof/>
            <w:webHidden/>
          </w:rPr>
          <w:fldChar w:fldCharType="end"/>
        </w:r>
      </w:hyperlink>
    </w:p>
    <w:p w:rsidR="009F427D" w:rsidRDefault="003B34A5" w:rsidP="00705910">
      <w:pPr>
        <w:pStyle w:val="20"/>
        <w:tabs>
          <w:tab w:val="left" w:pos="1050"/>
          <w:tab w:val="right" w:leader="dot" w:pos="9730"/>
        </w:tabs>
        <w:ind w:left="210"/>
        <w:rPr>
          <w:rFonts w:asciiTheme="minorHAnsi" w:eastAsiaTheme="minorEastAsia" w:hAnsiTheme="minorHAnsi" w:cstheme="minorBidi"/>
          <w:noProof/>
          <w:szCs w:val="22"/>
        </w:rPr>
      </w:pPr>
      <w:hyperlink w:anchor="_Toc469301114" w:history="1">
        <w:r w:rsidR="009F427D" w:rsidRPr="00175383">
          <w:rPr>
            <w:rStyle w:val="ac"/>
            <w:noProof/>
          </w:rPr>
          <w:t>4.10</w:t>
        </w:r>
        <w:r w:rsidR="009F427D">
          <w:rPr>
            <w:rFonts w:asciiTheme="minorHAnsi" w:eastAsiaTheme="minorEastAsia" w:hAnsiTheme="minorHAnsi" w:cstheme="minorBidi"/>
            <w:noProof/>
            <w:szCs w:val="22"/>
          </w:rPr>
          <w:tab/>
        </w:r>
        <w:r w:rsidR="009F427D" w:rsidRPr="00175383">
          <w:rPr>
            <w:rStyle w:val="ac"/>
            <w:rFonts w:hint="eastAsia"/>
            <w:noProof/>
          </w:rPr>
          <w:t>设置界面</w:t>
        </w:r>
        <w:r w:rsidR="009F427D">
          <w:rPr>
            <w:noProof/>
            <w:webHidden/>
          </w:rPr>
          <w:tab/>
        </w:r>
        <w:r>
          <w:rPr>
            <w:noProof/>
            <w:webHidden/>
          </w:rPr>
          <w:fldChar w:fldCharType="begin"/>
        </w:r>
        <w:r w:rsidR="009F427D">
          <w:rPr>
            <w:noProof/>
            <w:webHidden/>
          </w:rPr>
          <w:instrText xml:space="preserve"> PAGEREF _Toc469301114 \h </w:instrText>
        </w:r>
        <w:r>
          <w:rPr>
            <w:noProof/>
            <w:webHidden/>
          </w:rPr>
        </w:r>
        <w:r>
          <w:rPr>
            <w:noProof/>
            <w:webHidden/>
          </w:rPr>
          <w:fldChar w:fldCharType="separate"/>
        </w:r>
        <w:r w:rsidR="009F427D">
          <w:rPr>
            <w:noProof/>
            <w:webHidden/>
          </w:rPr>
          <w:t>73</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5" w:history="1">
        <w:r w:rsidR="009F427D" w:rsidRPr="00175383">
          <w:rPr>
            <w:rStyle w:val="ac"/>
            <w:noProof/>
          </w:rPr>
          <w:t>4.10.1</w:t>
        </w:r>
        <w:r w:rsidR="009F427D">
          <w:rPr>
            <w:rFonts w:asciiTheme="minorHAnsi" w:eastAsiaTheme="minorEastAsia" w:hAnsiTheme="minorHAnsi" w:cstheme="minorBidi"/>
            <w:noProof/>
            <w:szCs w:val="22"/>
          </w:rPr>
          <w:tab/>
        </w:r>
        <w:r w:rsidR="009F427D" w:rsidRPr="00175383">
          <w:rPr>
            <w:rStyle w:val="ac"/>
            <w:rFonts w:hint="eastAsia"/>
            <w:noProof/>
          </w:rPr>
          <w:t>工号设置界面</w:t>
        </w:r>
        <w:r w:rsidR="009F427D">
          <w:rPr>
            <w:noProof/>
            <w:webHidden/>
          </w:rPr>
          <w:tab/>
        </w:r>
        <w:r>
          <w:rPr>
            <w:noProof/>
            <w:webHidden/>
          </w:rPr>
          <w:fldChar w:fldCharType="begin"/>
        </w:r>
        <w:r w:rsidR="009F427D">
          <w:rPr>
            <w:noProof/>
            <w:webHidden/>
          </w:rPr>
          <w:instrText xml:space="preserve"> PAGEREF _Toc469301115 \h </w:instrText>
        </w:r>
        <w:r>
          <w:rPr>
            <w:noProof/>
            <w:webHidden/>
          </w:rPr>
        </w:r>
        <w:r>
          <w:rPr>
            <w:noProof/>
            <w:webHidden/>
          </w:rPr>
          <w:fldChar w:fldCharType="separate"/>
        </w:r>
        <w:r w:rsidR="009F427D">
          <w:rPr>
            <w:noProof/>
            <w:webHidden/>
          </w:rPr>
          <w:t>73</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6" w:history="1">
        <w:r w:rsidR="009F427D" w:rsidRPr="00175383">
          <w:rPr>
            <w:rStyle w:val="ac"/>
            <w:noProof/>
          </w:rPr>
          <w:t>4.10.2</w:t>
        </w:r>
        <w:r w:rsidR="009F427D">
          <w:rPr>
            <w:rFonts w:asciiTheme="minorHAnsi" w:eastAsiaTheme="minorEastAsia" w:hAnsiTheme="minorHAnsi" w:cstheme="minorBidi"/>
            <w:noProof/>
            <w:szCs w:val="22"/>
          </w:rPr>
          <w:tab/>
        </w:r>
        <w:r w:rsidR="009F427D" w:rsidRPr="00175383">
          <w:rPr>
            <w:rStyle w:val="ac"/>
            <w:rFonts w:hint="eastAsia"/>
            <w:noProof/>
          </w:rPr>
          <w:t>限速设置界面</w:t>
        </w:r>
        <w:r w:rsidR="009F427D">
          <w:rPr>
            <w:noProof/>
            <w:webHidden/>
          </w:rPr>
          <w:tab/>
        </w:r>
        <w:r>
          <w:rPr>
            <w:noProof/>
            <w:webHidden/>
          </w:rPr>
          <w:fldChar w:fldCharType="begin"/>
        </w:r>
        <w:r w:rsidR="009F427D">
          <w:rPr>
            <w:noProof/>
            <w:webHidden/>
          </w:rPr>
          <w:instrText xml:space="preserve"> PAGEREF _Toc469301116 \h </w:instrText>
        </w:r>
        <w:r>
          <w:rPr>
            <w:noProof/>
            <w:webHidden/>
          </w:rPr>
        </w:r>
        <w:r>
          <w:rPr>
            <w:noProof/>
            <w:webHidden/>
          </w:rPr>
          <w:fldChar w:fldCharType="separate"/>
        </w:r>
        <w:r w:rsidR="009F427D">
          <w:rPr>
            <w:noProof/>
            <w:webHidden/>
          </w:rPr>
          <w:t>74</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7" w:history="1">
        <w:r w:rsidR="009F427D" w:rsidRPr="00175383">
          <w:rPr>
            <w:rStyle w:val="ac"/>
            <w:noProof/>
          </w:rPr>
          <w:t>4.10.3</w:t>
        </w:r>
        <w:r w:rsidR="009F427D">
          <w:rPr>
            <w:rFonts w:asciiTheme="minorHAnsi" w:eastAsiaTheme="minorEastAsia" w:hAnsiTheme="minorHAnsi" w:cstheme="minorBidi"/>
            <w:noProof/>
            <w:szCs w:val="22"/>
          </w:rPr>
          <w:tab/>
        </w:r>
        <w:r w:rsidR="009F427D" w:rsidRPr="00175383">
          <w:rPr>
            <w:rStyle w:val="ac"/>
            <w:rFonts w:hint="eastAsia"/>
            <w:noProof/>
          </w:rPr>
          <w:t>烟火设置界面</w:t>
        </w:r>
        <w:r w:rsidR="009F427D">
          <w:rPr>
            <w:noProof/>
            <w:webHidden/>
          </w:rPr>
          <w:tab/>
        </w:r>
        <w:r>
          <w:rPr>
            <w:noProof/>
            <w:webHidden/>
          </w:rPr>
          <w:fldChar w:fldCharType="begin"/>
        </w:r>
        <w:r w:rsidR="009F427D">
          <w:rPr>
            <w:noProof/>
            <w:webHidden/>
          </w:rPr>
          <w:instrText xml:space="preserve"> PAGEREF _Toc469301117 \h </w:instrText>
        </w:r>
        <w:r>
          <w:rPr>
            <w:noProof/>
            <w:webHidden/>
          </w:rPr>
        </w:r>
        <w:r>
          <w:rPr>
            <w:noProof/>
            <w:webHidden/>
          </w:rPr>
          <w:fldChar w:fldCharType="separate"/>
        </w:r>
        <w:r w:rsidR="009F427D">
          <w:rPr>
            <w:noProof/>
            <w:webHidden/>
          </w:rPr>
          <w:t>75</w:t>
        </w:r>
        <w:r>
          <w:rPr>
            <w:noProof/>
            <w:webHidden/>
          </w:rPr>
          <w:fldChar w:fldCharType="end"/>
        </w:r>
      </w:hyperlink>
    </w:p>
    <w:p w:rsidR="009F427D" w:rsidRDefault="003B34A5" w:rsidP="00705910">
      <w:pPr>
        <w:pStyle w:val="30"/>
        <w:tabs>
          <w:tab w:val="left" w:pos="1260"/>
          <w:tab w:val="right" w:leader="dot" w:pos="9730"/>
        </w:tabs>
        <w:ind w:left="420"/>
        <w:rPr>
          <w:rFonts w:asciiTheme="minorHAnsi" w:eastAsiaTheme="minorEastAsia" w:hAnsiTheme="minorHAnsi" w:cstheme="minorBidi"/>
          <w:noProof/>
          <w:szCs w:val="22"/>
        </w:rPr>
      </w:pPr>
      <w:hyperlink w:anchor="_Toc469301118" w:history="1">
        <w:r w:rsidR="009F427D" w:rsidRPr="00175383">
          <w:rPr>
            <w:rStyle w:val="ac"/>
            <w:noProof/>
          </w:rPr>
          <w:t>4.10.4</w:t>
        </w:r>
        <w:r w:rsidR="009F427D">
          <w:rPr>
            <w:rFonts w:asciiTheme="minorHAnsi" w:eastAsiaTheme="minorEastAsia" w:hAnsiTheme="minorHAnsi" w:cstheme="minorBidi"/>
            <w:noProof/>
            <w:szCs w:val="22"/>
          </w:rPr>
          <w:tab/>
        </w:r>
        <w:r w:rsidR="009F427D" w:rsidRPr="00175383">
          <w:rPr>
            <w:rStyle w:val="ac"/>
            <w:noProof/>
          </w:rPr>
          <w:t>PIDS</w:t>
        </w:r>
        <w:r w:rsidR="009F427D" w:rsidRPr="00175383">
          <w:rPr>
            <w:rStyle w:val="ac"/>
            <w:rFonts w:hint="eastAsia"/>
            <w:noProof/>
          </w:rPr>
          <w:t>设置界面</w:t>
        </w:r>
        <w:r w:rsidR="009F427D">
          <w:rPr>
            <w:noProof/>
            <w:webHidden/>
          </w:rPr>
          <w:tab/>
        </w:r>
        <w:r>
          <w:rPr>
            <w:noProof/>
            <w:webHidden/>
          </w:rPr>
          <w:fldChar w:fldCharType="begin"/>
        </w:r>
        <w:r w:rsidR="009F427D">
          <w:rPr>
            <w:noProof/>
            <w:webHidden/>
          </w:rPr>
          <w:instrText xml:space="preserve"> PAGEREF _Toc469301118 \h </w:instrText>
        </w:r>
        <w:r>
          <w:rPr>
            <w:noProof/>
            <w:webHidden/>
          </w:rPr>
        </w:r>
        <w:r>
          <w:rPr>
            <w:noProof/>
            <w:webHidden/>
          </w:rPr>
          <w:fldChar w:fldCharType="separate"/>
        </w:r>
        <w:r w:rsidR="009F427D">
          <w:rPr>
            <w:noProof/>
            <w:webHidden/>
          </w:rPr>
          <w:t>77</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19" w:history="1">
        <w:r w:rsidR="009F427D" w:rsidRPr="00175383">
          <w:rPr>
            <w:rStyle w:val="ac"/>
            <w:noProof/>
          </w:rPr>
          <w:t>4.10.4.1</w:t>
        </w:r>
        <w:r w:rsidR="009F427D">
          <w:rPr>
            <w:rFonts w:asciiTheme="minorHAnsi" w:eastAsiaTheme="minorEastAsia" w:hAnsiTheme="minorHAnsi" w:cstheme="minorBidi"/>
            <w:noProof/>
            <w:szCs w:val="22"/>
          </w:rPr>
          <w:tab/>
        </w:r>
        <w:r w:rsidR="009F427D" w:rsidRPr="00175383">
          <w:rPr>
            <w:rStyle w:val="ac"/>
            <w:rFonts w:hint="eastAsia"/>
            <w:noProof/>
          </w:rPr>
          <w:t>站点设置</w:t>
        </w:r>
        <w:r w:rsidR="009F427D">
          <w:rPr>
            <w:noProof/>
            <w:webHidden/>
          </w:rPr>
          <w:tab/>
        </w:r>
        <w:r>
          <w:rPr>
            <w:noProof/>
            <w:webHidden/>
          </w:rPr>
          <w:fldChar w:fldCharType="begin"/>
        </w:r>
        <w:r w:rsidR="009F427D">
          <w:rPr>
            <w:noProof/>
            <w:webHidden/>
          </w:rPr>
          <w:instrText xml:space="preserve"> PAGEREF _Toc469301119 \h </w:instrText>
        </w:r>
        <w:r>
          <w:rPr>
            <w:noProof/>
            <w:webHidden/>
          </w:rPr>
        </w:r>
        <w:r>
          <w:rPr>
            <w:noProof/>
            <w:webHidden/>
          </w:rPr>
          <w:fldChar w:fldCharType="separate"/>
        </w:r>
        <w:r w:rsidR="009F427D">
          <w:rPr>
            <w:noProof/>
            <w:webHidden/>
          </w:rPr>
          <w:t>77</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20" w:history="1">
        <w:r w:rsidR="009F427D" w:rsidRPr="00175383">
          <w:rPr>
            <w:rStyle w:val="ac"/>
            <w:noProof/>
          </w:rPr>
          <w:t>4.10.4.2</w:t>
        </w:r>
        <w:r w:rsidR="009F427D">
          <w:rPr>
            <w:rFonts w:asciiTheme="minorHAnsi" w:eastAsiaTheme="minorEastAsia" w:hAnsiTheme="minorHAnsi" w:cstheme="minorBidi"/>
            <w:noProof/>
            <w:szCs w:val="22"/>
          </w:rPr>
          <w:tab/>
        </w:r>
        <w:r w:rsidR="009F427D" w:rsidRPr="00175383">
          <w:rPr>
            <w:rStyle w:val="ac"/>
            <w:rFonts w:hint="eastAsia"/>
            <w:noProof/>
          </w:rPr>
          <w:t>线路选择</w:t>
        </w:r>
        <w:r w:rsidR="009F427D">
          <w:rPr>
            <w:noProof/>
            <w:webHidden/>
          </w:rPr>
          <w:tab/>
        </w:r>
        <w:r>
          <w:rPr>
            <w:noProof/>
            <w:webHidden/>
          </w:rPr>
          <w:fldChar w:fldCharType="begin"/>
        </w:r>
        <w:r w:rsidR="009F427D">
          <w:rPr>
            <w:noProof/>
            <w:webHidden/>
          </w:rPr>
          <w:instrText xml:space="preserve"> PAGEREF _Toc469301120 \h </w:instrText>
        </w:r>
        <w:r>
          <w:rPr>
            <w:noProof/>
            <w:webHidden/>
          </w:rPr>
        </w:r>
        <w:r>
          <w:rPr>
            <w:noProof/>
            <w:webHidden/>
          </w:rPr>
          <w:fldChar w:fldCharType="separate"/>
        </w:r>
        <w:r w:rsidR="009F427D">
          <w:rPr>
            <w:noProof/>
            <w:webHidden/>
          </w:rPr>
          <w:t>79</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21" w:history="1">
        <w:r w:rsidR="009F427D" w:rsidRPr="00175383">
          <w:rPr>
            <w:rStyle w:val="ac"/>
            <w:noProof/>
          </w:rPr>
          <w:t>4.10.4.3</w:t>
        </w:r>
        <w:r w:rsidR="009F427D">
          <w:rPr>
            <w:rFonts w:asciiTheme="minorHAnsi" w:eastAsiaTheme="minorEastAsia" w:hAnsiTheme="minorHAnsi" w:cstheme="minorBidi"/>
            <w:noProof/>
            <w:szCs w:val="22"/>
          </w:rPr>
          <w:tab/>
        </w:r>
        <w:r w:rsidR="009F427D" w:rsidRPr="00175383">
          <w:rPr>
            <w:rStyle w:val="ac"/>
            <w:rFonts w:hint="eastAsia"/>
            <w:noProof/>
          </w:rPr>
          <w:t>越站设置</w:t>
        </w:r>
        <w:r w:rsidR="009F427D">
          <w:rPr>
            <w:noProof/>
            <w:webHidden/>
          </w:rPr>
          <w:tab/>
        </w:r>
        <w:r>
          <w:rPr>
            <w:noProof/>
            <w:webHidden/>
          </w:rPr>
          <w:fldChar w:fldCharType="begin"/>
        </w:r>
        <w:r w:rsidR="009F427D">
          <w:rPr>
            <w:noProof/>
            <w:webHidden/>
          </w:rPr>
          <w:instrText xml:space="preserve"> PAGEREF _Toc469301121 \h </w:instrText>
        </w:r>
        <w:r>
          <w:rPr>
            <w:noProof/>
            <w:webHidden/>
          </w:rPr>
        </w:r>
        <w:r>
          <w:rPr>
            <w:noProof/>
            <w:webHidden/>
          </w:rPr>
          <w:fldChar w:fldCharType="separate"/>
        </w:r>
        <w:r w:rsidR="009F427D">
          <w:rPr>
            <w:noProof/>
            <w:webHidden/>
          </w:rPr>
          <w:t>81</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22" w:history="1">
        <w:r w:rsidR="009F427D" w:rsidRPr="00175383">
          <w:rPr>
            <w:rStyle w:val="ac"/>
            <w:noProof/>
          </w:rPr>
          <w:t>4.10.4.4</w:t>
        </w:r>
        <w:r w:rsidR="009F427D">
          <w:rPr>
            <w:rFonts w:asciiTheme="minorHAnsi" w:eastAsiaTheme="minorEastAsia" w:hAnsiTheme="minorHAnsi" w:cstheme="minorBidi"/>
            <w:noProof/>
            <w:szCs w:val="22"/>
          </w:rPr>
          <w:tab/>
        </w:r>
        <w:r w:rsidR="009F427D" w:rsidRPr="00175383">
          <w:rPr>
            <w:rStyle w:val="ac"/>
            <w:rFonts w:hint="eastAsia"/>
            <w:noProof/>
          </w:rPr>
          <w:t>音量设置</w:t>
        </w:r>
        <w:r w:rsidR="009F427D">
          <w:rPr>
            <w:noProof/>
            <w:webHidden/>
          </w:rPr>
          <w:tab/>
        </w:r>
        <w:r>
          <w:rPr>
            <w:noProof/>
            <w:webHidden/>
          </w:rPr>
          <w:fldChar w:fldCharType="begin"/>
        </w:r>
        <w:r w:rsidR="009F427D">
          <w:rPr>
            <w:noProof/>
            <w:webHidden/>
          </w:rPr>
          <w:instrText xml:space="preserve"> PAGEREF _Toc469301122 \h </w:instrText>
        </w:r>
        <w:r>
          <w:rPr>
            <w:noProof/>
            <w:webHidden/>
          </w:rPr>
        </w:r>
        <w:r>
          <w:rPr>
            <w:noProof/>
            <w:webHidden/>
          </w:rPr>
          <w:fldChar w:fldCharType="separate"/>
        </w:r>
        <w:r w:rsidR="009F427D">
          <w:rPr>
            <w:noProof/>
            <w:webHidden/>
          </w:rPr>
          <w:t>81</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23" w:history="1">
        <w:r w:rsidR="009F427D" w:rsidRPr="00175383">
          <w:rPr>
            <w:rStyle w:val="ac"/>
            <w:noProof/>
          </w:rPr>
          <w:t>4.10.4.5</w:t>
        </w:r>
        <w:r w:rsidR="009F427D">
          <w:rPr>
            <w:rFonts w:asciiTheme="minorHAnsi" w:eastAsiaTheme="minorEastAsia" w:hAnsiTheme="minorHAnsi" w:cstheme="minorBidi"/>
            <w:noProof/>
            <w:szCs w:val="22"/>
          </w:rPr>
          <w:tab/>
        </w:r>
        <w:r w:rsidR="009F427D" w:rsidRPr="00175383">
          <w:rPr>
            <w:rStyle w:val="ac"/>
            <w:rFonts w:hint="eastAsia"/>
            <w:noProof/>
          </w:rPr>
          <w:t>人工报站</w:t>
        </w:r>
        <w:r w:rsidR="009F427D">
          <w:rPr>
            <w:noProof/>
            <w:webHidden/>
          </w:rPr>
          <w:tab/>
        </w:r>
        <w:r>
          <w:rPr>
            <w:noProof/>
            <w:webHidden/>
          </w:rPr>
          <w:fldChar w:fldCharType="begin"/>
        </w:r>
        <w:r w:rsidR="009F427D">
          <w:rPr>
            <w:noProof/>
            <w:webHidden/>
          </w:rPr>
          <w:instrText xml:space="preserve"> PAGEREF _Toc469301123 \h </w:instrText>
        </w:r>
        <w:r>
          <w:rPr>
            <w:noProof/>
            <w:webHidden/>
          </w:rPr>
        </w:r>
        <w:r>
          <w:rPr>
            <w:noProof/>
            <w:webHidden/>
          </w:rPr>
          <w:fldChar w:fldCharType="separate"/>
        </w:r>
        <w:r w:rsidR="009F427D">
          <w:rPr>
            <w:noProof/>
            <w:webHidden/>
          </w:rPr>
          <w:t>83</w:t>
        </w:r>
        <w:r>
          <w:rPr>
            <w:noProof/>
            <w:webHidden/>
          </w:rPr>
          <w:fldChar w:fldCharType="end"/>
        </w:r>
      </w:hyperlink>
    </w:p>
    <w:p w:rsidR="009F427D" w:rsidRDefault="003B34A5" w:rsidP="009F427D">
      <w:pPr>
        <w:pStyle w:val="40"/>
        <w:rPr>
          <w:rFonts w:asciiTheme="minorHAnsi" w:eastAsiaTheme="minorEastAsia" w:hAnsiTheme="minorHAnsi" w:cstheme="minorBidi"/>
          <w:noProof/>
          <w:szCs w:val="22"/>
        </w:rPr>
      </w:pPr>
      <w:hyperlink w:anchor="_Toc469301124" w:history="1">
        <w:r w:rsidR="009F427D" w:rsidRPr="00175383">
          <w:rPr>
            <w:rStyle w:val="ac"/>
            <w:noProof/>
          </w:rPr>
          <w:t>4.10.4.6</w:t>
        </w:r>
        <w:r w:rsidR="009F427D">
          <w:rPr>
            <w:rFonts w:asciiTheme="minorHAnsi" w:eastAsiaTheme="minorEastAsia" w:hAnsiTheme="minorHAnsi" w:cstheme="minorBidi"/>
            <w:noProof/>
            <w:szCs w:val="22"/>
          </w:rPr>
          <w:tab/>
        </w:r>
        <w:r w:rsidR="009F427D" w:rsidRPr="00175383">
          <w:rPr>
            <w:rStyle w:val="ac"/>
            <w:rFonts w:hint="eastAsia"/>
            <w:noProof/>
          </w:rPr>
          <w:t>特殊广播</w:t>
        </w:r>
        <w:r w:rsidR="009F427D">
          <w:rPr>
            <w:noProof/>
            <w:webHidden/>
          </w:rPr>
          <w:tab/>
        </w:r>
        <w:r>
          <w:rPr>
            <w:noProof/>
            <w:webHidden/>
          </w:rPr>
          <w:fldChar w:fldCharType="begin"/>
        </w:r>
        <w:r w:rsidR="009F427D">
          <w:rPr>
            <w:noProof/>
            <w:webHidden/>
          </w:rPr>
          <w:instrText xml:space="preserve"> PAGEREF _Toc469301124 \h </w:instrText>
        </w:r>
        <w:r>
          <w:rPr>
            <w:noProof/>
            <w:webHidden/>
          </w:rPr>
        </w:r>
        <w:r>
          <w:rPr>
            <w:noProof/>
            <w:webHidden/>
          </w:rPr>
          <w:fldChar w:fldCharType="separate"/>
        </w:r>
        <w:r w:rsidR="009F427D">
          <w:rPr>
            <w:noProof/>
            <w:webHidden/>
          </w:rPr>
          <w:t>84</w:t>
        </w:r>
        <w:r>
          <w:rPr>
            <w:noProof/>
            <w:webHidden/>
          </w:rPr>
          <w:fldChar w:fldCharType="end"/>
        </w:r>
      </w:hyperlink>
    </w:p>
    <w:p w:rsidR="009F427D" w:rsidRDefault="003B34A5" w:rsidP="00705910">
      <w:pPr>
        <w:pStyle w:val="20"/>
        <w:tabs>
          <w:tab w:val="left" w:pos="840"/>
          <w:tab w:val="right" w:leader="dot" w:pos="9730"/>
        </w:tabs>
        <w:ind w:left="210"/>
        <w:rPr>
          <w:rFonts w:asciiTheme="minorHAnsi" w:eastAsiaTheme="minorEastAsia" w:hAnsiTheme="minorHAnsi" w:cstheme="minorBidi"/>
          <w:noProof/>
          <w:szCs w:val="22"/>
        </w:rPr>
      </w:pPr>
      <w:hyperlink w:anchor="_Toc469301125" w:history="1">
        <w:r w:rsidR="009F427D" w:rsidRPr="00175383">
          <w:rPr>
            <w:rStyle w:val="ac"/>
            <w:noProof/>
          </w:rPr>
          <w:t>4.11</w:t>
        </w:r>
        <w:r w:rsidR="009F427D">
          <w:rPr>
            <w:rFonts w:asciiTheme="minorHAnsi" w:eastAsiaTheme="minorEastAsia" w:hAnsiTheme="minorHAnsi" w:cstheme="minorBidi"/>
            <w:noProof/>
            <w:szCs w:val="22"/>
          </w:rPr>
          <w:tab/>
        </w:r>
        <w:r w:rsidR="009F427D" w:rsidRPr="00175383">
          <w:rPr>
            <w:rStyle w:val="ac"/>
            <w:rFonts w:hint="eastAsia"/>
            <w:noProof/>
          </w:rPr>
          <w:t>牵引封锁提示</w:t>
        </w:r>
        <w:r w:rsidR="009F427D">
          <w:rPr>
            <w:noProof/>
            <w:webHidden/>
          </w:rPr>
          <w:tab/>
        </w:r>
        <w:r>
          <w:rPr>
            <w:noProof/>
            <w:webHidden/>
          </w:rPr>
          <w:fldChar w:fldCharType="begin"/>
        </w:r>
        <w:r w:rsidR="009F427D">
          <w:rPr>
            <w:noProof/>
            <w:webHidden/>
          </w:rPr>
          <w:instrText xml:space="preserve"> PAGEREF _Toc469301125 \h </w:instrText>
        </w:r>
        <w:r>
          <w:rPr>
            <w:noProof/>
            <w:webHidden/>
          </w:rPr>
        </w:r>
        <w:r>
          <w:rPr>
            <w:noProof/>
            <w:webHidden/>
          </w:rPr>
          <w:fldChar w:fldCharType="separate"/>
        </w:r>
        <w:r w:rsidR="009F427D">
          <w:rPr>
            <w:noProof/>
            <w:webHidden/>
          </w:rPr>
          <w:t>85</w:t>
        </w:r>
        <w:r>
          <w:rPr>
            <w:noProof/>
            <w:webHidden/>
          </w:rPr>
          <w:fldChar w:fldCharType="end"/>
        </w:r>
      </w:hyperlink>
    </w:p>
    <w:p w:rsidR="00430147" w:rsidRPr="00DF78B8" w:rsidRDefault="003B34A5">
      <w:r>
        <w:fldChar w:fldCharType="end"/>
      </w:r>
    </w:p>
    <w:p w:rsidR="004B165C" w:rsidRPr="00230B23" w:rsidRDefault="009513D8" w:rsidP="00090E6A">
      <w:pPr>
        <w:pStyle w:val="1"/>
      </w:pPr>
      <w:r>
        <w:br w:type="page"/>
      </w:r>
      <w:bookmarkStart w:id="0" w:name="_Toc469152392"/>
      <w:bookmarkStart w:id="1" w:name="_Toc469152631"/>
      <w:bookmarkStart w:id="2" w:name="_Toc469152738"/>
      <w:bookmarkStart w:id="3" w:name="_Toc469153028"/>
      <w:bookmarkStart w:id="4" w:name="_Toc469301082"/>
      <w:r w:rsidRPr="00230B23">
        <w:rPr>
          <w:rFonts w:hint="eastAsia"/>
        </w:rPr>
        <w:lastRenderedPageBreak/>
        <w:t>概述</w:t>
      </w:r>
      <w:bookmarkEnd w:id="0"/>
      <w:bookmarkEnd w:id="1"/>
      <w:bookmarkEnd w:id="2"/>
      <w:bookmarkEnd w:id="3"/>
      <w:bookmarkEnd w:id="4"/>
    </w:p>
    <w:p w:rsidR="009513D8" w:rsidRPr="00090E6A" w:rsidRDefault="009513D8" w:rsidP="00090E6A">
      <w:pPr>
        <w:pStyle w:val="2"/>
      </w:pPr>
      <w:bookmarkStart w:id="5" w:name="_Toc469152393"/>
      <w:bookmarkStart w:id="6" w:name="_Toc469152632"/>
      <w:bookmarkStart w:id="7" w:name="_Toc469152739"/>
      <w:bookmarkStart w:id="8" w:name="_Toc469153029"/>
      <w:bookmarkStart w:id="9" w:name="_Toc469301083"/>
      <w:r w:rsidRPr="00090E6A">
        <w:rPr>
          <w:rFonts w:hint="eastAsia"/>
        </w:rPr>
        <w:t>设计依据</w:t>
      </w:r>
      <w:bookmarkEnd w:id="5"/>
      <w:bookmarkEnd w:id="6"/>
      <w:bookmarkEnd w:id="7"/>
      <w:bookmarkEnd w:id="8"/>
      <w:bookmarkEnd w:id="9"/>
    </w:p>
    <w:p w:rsidR="004B165C" w:rsidRDefault="004B165C" w:rsidP="00A01869">
      <w:pPr>
        <w:pStyle w:val="a6"/>
        <w:adjustRightInd w:val="0"/>
        <w:snapToGrid w:val="0"/>
        <w:spacing w:beforeLines="50" w:line="360" w:lineRule="auto"/>
        <w:ind w:left="420" w:firstLine="480"/>
        <w:jc w:val="left"/>
        <w:rPr>
          <w:rFonts w:hAnsi="宋体"/>
          <w:bCs/>
          <w:sz w:val="24"/>
        </w:rPr>
      </w:pPr>
      <w:r w:rsidRPr="004B165C">
        <w:rPr>
          <w:rFonts w:hAnsi="宋体" w:hint="eastAsia"/>
          <w:bCs/>
          <w:sz w:val="24"/>
        </w:rPr>
        <w:t>本技术方案专为成都地铁</w:t>
      </w:r>
      <w:r w:rsidRPr="004B165C">
        <w:rPr>
          <w:bCs/>
          <w:sz w:val="24"/>
        </w:rPr>
        <w:t>7</w:t>
      </w:r>
      <w:r w:rsidRPr="004B165C">
        <w:rPr>
          <w:rFonts w:hAnsi="宋体" w:hint="eastAsia"/>
          <w:bCs/>
          <w:sz w:val="24"/>
        </w:rPr>
        <w:t>号线工程及</w:t>
      </w:r>
      <w:r w:rsidRPr="004B165C">
        <w:rPr>
          <w:bCs/>
          <w:sz w:val="24"/>
        </w:rPr>
        <w:t>10</w:t>
      </w:r>
      <w:r w:rsidRPr="004B165C">
        <w:rPr>
          <w:rFonts w:hAnsi="宋体" w:hint="eastAsia"/>
          <w:bCs/>
          <w:sz w:val="24"/>
        </w:rPr>
        <w:t>号线一期工程地铁车辆采购项目列车控制及监视系统显示器控制而设计。设计依据为《成都地铁</w:t>
      </w:r>
      <w:r w:rsidRPr="004B165C">
        <w:rPr>
          <w:bCs/>
          <w:sz w:val="24"/>
        </w:rPr>
        <w:t>7</w:t>
      </w:r>
      <w:r w:rsidRPr="004B165C">
        <w:rPr>
          <w:rFonts w:hAnsi="宋体" w:hint="eastAsia"/>
          <w:bCs/>
          <w:sz w:val="24"/>
        </w:rPr>
        <w:t>号线工程地铁车辆</w:t>
      </w:r>
      <w:r w:rsidRPr="004B165C">
        <w:rPr>
          <w:rFonts w:hAnsi="宋体" w:hint="eastAsia"/>
          <w:sz w:val="24"/>
        </w:rPr>
        <w:t>采购合同</w:t>
      </w:r>
      <w:r w:rsidRPr="004B165C">
        <w:rPr>
          <w:rFonts w:hAnsi="宋体" w:hint="eastAsia"/>
          <w:bCs/>
          <w:sz w:val="24"/>
        </w:rPr>
        <w:t>》和《成都地铁</w:t>
      </w:r>
      <w:r w:rsidRPr="004B165C">
        <w:rPr>
          <w:bCs/>
          <w:sz w:val="24"/>
        </w:rPr>
        <w:t>10</w:t>
      </w:r>
      <w:r w:rsidRPr="004B165C">
        <w:rPr>
          <w:rFonts w:hAnsi="宋体" w:hint="eastAsia"/>
          <w:bCs/>
          <w:sz w:val="24"/>
        </w:rPr>
        <w:t>号线一期工程地铁车辆</w:t>
      </w:r>
      <w:r w:rsidRPr="004B165C">
        <w:rPr>
          <w:rFonts w:hAnsi="宋体" w:hint="eastAsia"/>
          <w:sz w:val="24"/>
        </w:rPr>
        <w:t>采购合同</w:t>
      </w:r>
      <w:r w:rsidRPr="004B165C">
        <w:rPr>
          <w:rFonts w:hAnsi="宋体" w:hint="eastAsia"/>
          <w:bCs/>
          <w:sz w:val="24"/>
        </w:rPr>
        <w:t>》。使用的设备根据铁路标准制造。车辆为</w:t>
      </w:r>
      <w:r w:rsidRPr="004B165C">
        <w:rPr>
          <w:bCs/>
          <w:sz w:val="24"/>
        </w:rPr>
        <w:t xml:space="preserve">6 </w:t>
      </w:r>
      <w:r w:rsidRPr="004B165C">
        <w:rPr>
          <w:rFonts w:hAnsi="宋体" w:hint="eastAsia"/>
          <w:bCs/>
          <w:sz w:val="24"/>
        </w:rPr>
        <w:t>辆编组</w:t>
      </w:r>
      <w:r w:rsidRPr="004B165C">
        <w:rPr>
          <w:bCs/>
          <w:sz w:val="24"/>
        </w:rPr>
        <w:t>,</w:t>
      </w:r>
      <w:r w:rsidRPr="004B165C">
        <w:rPr>
          <w:rFonts w:hAnsi="宋体" w:hint="eastAsia"/>
          <w:bCs/>
          <w:sz w:val="24"/>
        </w:rPr>
        <w:t>基于无联挂模式运营时设计。</w:t>
      </w:r>
    </w:p>
    <w:p w:rsidR="004B165C" w:rsidRPr="004B165C" w:rsidRDefault="004B165C" w:rsidP="00090E6A">
      <w:pPr>
        <w:pStyle w:val="2"/>
      </w:pPr>
      <w:bookmarkStart w:id="10" w:name="_Toc469152394"/>
      <w:bookmarkStart w:id="11" w:name="_Toc469152633"/>
      <w:bookmarkStart w:id="12" w:name="_Toc469152740"/>
      <w:bookmarkStart w:id="13" w:name="_Toc469153030"/>
      <w:bookmarkStart w:id="14" w:name="_Toc469301084"/>
      <w:r>
        <w:rPr>
          <w:rFonts w:hint="eastAsia"/>
        </w:rPr>
        <w:t>缩略语</w:t>
      </w:r>
      <w:bookmarkEnd w:id="10"/>
      <w:bookmarkEnd w:id="11"/>
      <w:bookmarkEnd w:id="12"/>
      <w:bookmarkEnd w:id="13"/>
      <w:bookmarkEnd w:id="14"/>
    </w:p>
    <w:p w:rsidR="004B165C" w:rsidRPr="004B165C" w:rsidRDefault="004B165C" w:rsidP="004B165C">
      <w:pPr>
        <w:pStyle w:val="a6"/>
        <w:tabs>
          <w:tab w:val="left" w:pos="1470"/>
        </w:tabs>
        <w:spacing w:line="360" w:lineRule="auto"/>
        <w:ind w:left="420" w:firstLineChars="0" w:firstLine="0"/>
        <w:jc w:val="center"/>
        <w:rPr>
          <w:sz w:val="24"/>
        </w:rPr>
      </w:pPr>
      <w:r w:rsidRPr="004B165C">
        <w:rPr>
          <w:rFonts w:hAnsi="宋体" w:hint="eastAsia"/>
          <w:sz w:val="24"/>
        </w:rPr>
        <w:t>表</w:t>
      </w:r>
      <w:r w:rsidRPr="004B165C">
        <w:rPr>
          <w:sz w:val="24"/>
        </w:rPr>
        <w:t>1-1</w:t>
      </w:r>
      <w:r w:rsidRPr="004B165C">
        <w:rPr>
          <w:rFonts w:hAnsi="宋体" w:hint="eastAsia"/>
          <w:sz w:val="24"/>
        </w:rPr>
        <w:t>缩略语</w:t>
      </w:r>
    </w:p>
    <w:tbl>
      <w:tblPr>
        <w:tblW w:w="0" w:type="auto"/>
        <w:jc w:val="center"/>
        <w:tblInd w:w="-19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4A0"/>
      </w:tblPr>
      <w:tblGrid>
        <w:gridCol w:w="2009"/>
        <w:gridCol w:w="3745"/>
      </w:tblGrid>
      <w:tr w:rsidR="004B165C" w:rsidRPr="004B165C" w:rsidTr="008019FE">
        <w:trPr>
          <w:jc w:val="center"/>
        </w:trPr>
        <w:tc>
          <w:tcPr>
            <w:tcW w:w="2009" w:type="dxa"/>
            <w:tcBorders>
              <w:top w:val="single" w:sz="4"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sz w:val="24"/>
                <w:lang w:val="fr-FR"/>
              </w:rPr>
            </w:pPr>
            <w:r w:rsidRPr="004B165C">
              <w:rPr>
                <w:rFonts w:hAnsi="宋体" w:hint="eastAsia"/>
                <w:sz w:val="24"/>
                <w:lang w:val="fr-FR"/>
              </w:rPr>
              <w:t>简称</w:t>
            </w:r>
          </w:p>
        </w:tc>
        <w:tc>
          <w:tcPr>
            <w:tcW w:w="3745" w:type="dxa"/>
            <w:tcBorders>
              <w:top w:val="single" w:sz="4"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jc w:val="center"/>
              <w:rPr>
                <w:sz w:val="24"/>
                <w:lang w:val="fr-FR"/>
              </w:rPr>
            </w:pPr>
            <w:r w:rsidRPr="004B165C">
              <w:rPr>
                <w:rFonts w:hAnsi="宋体" w:hint="eastAsia"/>
                <w:sz w:val="24"/>
                <w:lang w:val="fr-FR"/>
              </w:rPr>
              <w:t>中文全称</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TCN</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列车通信网络</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EMD</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电气中距离</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TCMS</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列车控制及监视系统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MVB</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多功能车辆总线</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VCU</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车辆控制模块</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HMI</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人机交互显示器</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lang w:val="fr-FR"/>
              </w:rPr>
            </w:pPr>
            <w:r w:rsidRPr="004B165C">
              <w:rPr>
                <w:bCs/>
                <w:sz w:val="24"/>
                <w:lang w:val="fr-FR"/>
              </w:rPr>
              <w:t>RIOM</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远程输入输出模块</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lang w:val="fr-FR"/>
              </w:rPr>
            </w:pPr>
            <w:r w:rsidRPr="004B165C">
              <w:rPr>
                <w:bCs/>
                <w:sz w:val="24"/>
                <w:lang w:val="fr-FR"/>
              </w:rPr>
              <w:t>REP</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中继模块</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DCU/A</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辅助逆变器</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DCU/M</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牵引控制单元</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lang w:val="fr-FR"/>
              </w:rPr>
            </w:pPr>
            <w:r w:rsidRPr="004B165C">
              <w:rPr>
                <w:bCs/>
                <w:sz w:val="24"/>
                <w:lang w:val="fr-FR"/>
              </w:rPr>
              <w:t>ATC</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信号系统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EDCU</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车门控制系统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EBCU</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制动控制系统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4B165C">
            <w:pPr>
              <w:spacing w:line="360" w:lineRule="auto"/>
              <w:ind w:right="210" w:firstLineChars="250" w:firstLine="600"/>
              <w:rPr>
                <w:bCs/>
                <w:sz w:val="24"/>
                <w:highlight w:val="yellow"/>
              </w:rPr>
            </w:pPr>
            <w:r w:rsidRPr="004B165C">
              <w:rPr>
                <w:sz w:val="24"/>
              </w:rPr>
              <w:t>HVAC</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highlight w:val="yellow"/>
              </w:rPr>
            </w:pPr>
            <w:r w:rsidRPr="004B165C">
              <w:rPr>
                <w:rFonts w:hAnsi="宋体" w:hint="eastAsia"/>
                <w:sz w:val="24"/>
              </w:rPr>
              <w:t>空调系统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PIDS</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旅客信息系统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RS</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无线广播系统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SFDS</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烟火报警系统</w:t>
            </w:r>
          </w:p>
        </w:tc>
      </w:tr>
      <w:tr w:rsidR="004B165C" w:rsidRPr="004B165C" w:rsidTr="008019FE">
        <w:trPr>
          <w:jc w:val="center"/>
        </w:trPr>
        <w:tc>
          <w:tcPr>
            <w:tcW w:w="2009" w:type="dxa"/>
            <w:tcBorders>
              <w:top w:val="single" w:sz="6" w:space="0" w:color="auto"/>
              <w:left w:val="single" w:sz="4" w:space="0" w:color="auto"/>
              <w:bottom w:val="single" w:sz="6"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t>WCS</w:t>
            </w:r>
          </w:p>
        </w:tc>
        <w:tc>
          <w:tcPr>
            <w:tcW w:w="3745" w:type="dxa"/>
            <w:tcBorders>
              <w:top w:val="single" w:sz="6" w:space="0" w:color="auto"/>
              <w:left w:val="single" w:sz="6" w:space="0" w:color="auto"/>
              <w:bottom w:val="single" w:sz="6"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无线传输系统</w:t>
            </w:r>
          </w:p>
        </w:tc>
      </w:tr>
      <w:tr w:rsidR="004B165C" w:rsidRPr="004B165C" w:rsidTr="008019FE">
        <w:trPr>
          <w:jc w:val="center"/>
        </w:trPr>
        <w:tc>
          <w:tcPr>
            <w:tcW w:w="2009" w:type="dxa"/>
            <w:tcBorders>
              <w:top w:val="single" w:sz="6" w:space="0" w:color="auto"/>
              <w:left w:val="single" w:sz="4" w:space="0" w:color="auto"/>
              <w:bottom w:val="single" w:sz="4" w:space="0" w:color="auto"/>
              <w:right w:val="single" w:sz="6" w:space="0" w:color="auto"/>
            </w:tcBorders>
            <w:vAlign w:val="center"/>
            <w:hideMark/>
          </w:tcPr>
          <w:p w:rsidR="004B165C" w:rsidRPr="004B165C" w:rsidRDefault="004B165C" w:rsidP="008019FE">
            <w:pPr>
              <w:spacing w:line="360" w:lineRule="auto"/>
              <w:jc w:val="center"/>
              <w:rPr>
                <w:bCs/>
                <w:sz w:val="24"/>
              </w:rPr>
            </w:pPr>
            <w:r w:rsidRPr="004B165C">
              <w:rPr>
                <w:bCs/>
                <w:sz w:val="24"/>
              </w:rPr>
              <w:lastRenderedPageBreak/>
              <w:t>PTU</w:t>
            </w:r>
          </w:p>
        </w:tc>
        <w:tc>
          <w:tcPr>
            <w:tcW w:w="3745" w:type="dxa"/>
            <w:tcBorders>
              <w:top w:val="single" w:sz="6" w:space="0" w:color="auto"/>
              <w:left w:val="single" w:sz="6" w:space="0" w:color="auto"/>
              <w:bottom w:val="single" w:sz="4" w:space="0" w:color="auto"/>
              <w:right w:val="single" w:sz="4" w:space="0" w:color="auto"/>
            </w:tcBorders>
            <w:vAlign w:val="center"/>
            <w:hideMark/>
          </w:tcPr>
          <w:p w:rsidR="004B165C" w:rsidRPr="004B165C" w:rsidRDefault="004B165C" w:rsidP="008019FE">
            <w:pPr>
              <w:spacing w:line="360" w:lineRule="auto"/>
              <w:ind w:right="210"/>
              <w:rPr>
                <w:sz w:val="24"/>
              </w:rPr>
            </w:pPr>
            <w:r w:rsidRPr="004B165C">
              <w:rPr>
                <w:rFonts w:hAnsi="宋体" w:hint="eastAsia"/>
                <w:sz w:val="24"/>
              </w:rPr>
              <w:t>便携式维护工具</w:t>
            </w:r>
          </w:p>
        </w:tc>
      </w:tr>
    </w:tbl>
    <w:p w:rsidR="004B165C" w:rsidRDefault="009556C5" w:rsidP="00090E6A">
      <w:pPr>
        <w:pStyle w:val="1"/>
      </w:pPr>
      <w:bookmarkStart w:id="15" w:name="_Toc469152395"/>
      <w:bookmarkStart w:id="16" w:name="_Toc469152634"/>
      <w:bookmarkStart w:id="17" w:name="_Toc469152741"/>
      <w:bookmarkStart w:id="18" w:name="_Toc469153031"/>
      <w:bookmarkStart w:id="19" w:name="_Toc469301085"/>
      <w:r>
        <w:rPr>
          <w:rFonts w:hint="eastAsia"/>
        </w:rPr>
        <w:t>系统构成</w:t>
      </w:r>
      <w:bookmarkEnd w:id="15"/>
      <w:bookmarkEnd w:id="16"/>
      <w:bookmarkEnd w:id="17"/>
      <w:bookmarkEnd w:id="18"/>
      <w:bookmarkEnd w:id="19"/>
    </w:p>
    <w:p w:rsidR="009556C5" w:rsidRPr="009556C5" w:rsidRDefault="009556C5" w:rsidP="009556C5">
      <w:pPr>
        <w:pStyle w:val="a6"/>
        <w:autoSpaceDE w:val="0"/>
        <w:autoSpaceDN w:val="0"/>
        <w:adjustRightInd w:val="0"/>
        <w:spacing w:line="360" w:lineRule="auto"/>
        <w:ind w:left="420" w:firstLine="480"/>
        <w:jc w:val="left"/>
        <w:rPr>
          <w:color w:val="000000"/>
          <w:kern w:val="0"/>
          <w:sz w:val="24"/>
        </w:rPr>
      </w:pPr>
      <w:r w:rsidRPr="009556C5">
        <w:rPr>
          <w:rFonts w:hAnsi="宋体"/>
          <w:color w:val="000000"/>
          <w:kern w:val="0"/>
          <w:sz w:val="24"/>
        </w:rPr>
        <w:t>此文件描述了广州佛山线二期项目的</w:t>
      </w:r>
      <w:r w:rsidRPr="009556C5">
        <w:rPr>
          <w:color w:val="000000"/>
          <w:kern w:val="0"/>
          <w:sz w:val="24"/>
        </w:rPr>
        <w:t>HMI</w:t>
      </w:r>
      <w:r w:rsidRPr="009556C5">
        <w:rPr>
          <w:rFonts w:hAnsi="宋体"/>
          <w:color w:val="000000"/>
          <w:kern w:val="0"/>
          <w:sz w:val="24"/>
        </w:rPr>
        <w:t>触摸屏的画面布局。画面布局显示了主要的信息内容且可能在设计阶段更改。</w:t>
      </w:r>
    </w:p>
    <w:p w:rsidR="009556C5" w:rsidRDefault="009556C5" w:rsidP="009556C5">
      <w:pPr>
        <w:pStyle w:val="a6"/>
        <w:spacing w:line="360" w:lineRule="auto"/>
        <w:ind w:left="420" w:firstLine="480"/>
        <w:rPr>
          <w:rFonts w:hAnsi="宋体"/>
          <w:sz w:val="24"/>
        </w:rPr>
      </w:pPr>
      <w:r w:rsidRPr="00A233AB">
        <w:rPr>
          <w:rFonts w:hAnsi="宋体"/>
          <w:sz w:val="24"/>
        </w:rPr>
        <w:t>列车网络控制系统</w:t>
      </w:r>
      <w:r w:rsidRPr="00A233AB">
        <w:rPr>
          <w:rFonts w:hAnsi="宋体" w:hint="eastAsia"/>
          <w:sz w:val="24"/>
        </w:rPr>
        <w:t>实时监测车辆子系统的状态，并将监测的</w:t>
      </w:r>
      <w:r w:rsidRPr="00A233AB">
        <w:rPr>
          <w:rFonts w:hAnsi="宋体"/>
          <w:sz w:val="24"/>
        </w:rPr>
        <w:t>状态信息通过显示器</w:t>
      </w:r>
      <w:r w:rsidRPr="00A233AB">
        <w:rPr>
          <w:rFonts w:hAnsi="宋体" w:hint="eastAsia"/>
          <w:sz w:val="24"/>
        </w:rPr>
        <w:t>进行实时的</w:t>
      </w:r>
      <w:r w:rsidRPr="00A233AB">
        <w:rPr>
          <w:rFonts w:hAnsi="宋体"/>
          <w:sz w:val="24"/>
        </w:rPr>
        <w:t>显示</w:t>
      </w:r>
      <w:r>
        <w:rPr>
          <w:rFonts w:hAnsi="宋体" w:hint="eastAsia"/>
          <w:sz w:val="24"/>
        </w:rPr>
        <w:t>。</w:t>
      </w:r>
    </w:p>
    <w:p w:rsidR="009556C5" w:rsidRDefault="009556C5" w:rsidP="00090E6A">
      <w:pPr>
        <w:pStyle w:val="1"/>
      </w:pPr>
      <w:bookmarkStart w:id="20" w:name="_Toc469152396"/>
      <w:bookmarkStart w:id="21" w:name="_Toc469152635"/>
      <w:bookmarkStart w:id="22" w:name="_Toc469152742"/>
      <w:bookmarkStart w:id="23" w:name="_Toc469153032"/>
      <w:bookmarkStart w:id="24" w:name="_Toc469301086"/>
      <w:r w:rsidRPr="009556C5">
        <w:rPr>
          <w:rFonts w:hint="eastAsia"/>
        </w:rPr>
        <w:t>设计流程图</w:t>
      </w:r>
      <w:bookmarkEnd w:id="20"/>
      <w:bookmarkEnd w:id="21"/>
      <w:bookmarkEnd w:id="22"/>
      <w:bookmarkEnd w:id="23"/>
      <w:bookmarkEnd w:id="24"/>
    </w:p>
    <w:p w:rsidR="00F41448" w:rsidRPr="00F41448" w:rsidRDefault="00F41448" w:rsidP="00A01869">
      <w:pPr>
        <w:pStyle w:val="a6"/>
        <w:adjustRightInd w:val="0"/>
        <w:snapToGrid w:val="0"/>
        <w:spacing w:beforeLines="50" w:line="360" w:lineRule="auto"/>
        <w:ind w:left="420" w:firstLineChars="0" w:firstLine="0"/>
        <w:jc w:val="left"/>
        <w:rPr>
          <w:rFonts w:hAnsi="宋体"/>
          <w:bCs/>
          <w:sz w:val="24"/>
          <w:szCs w:val="21"/>
        </w:rPr>
      </w:pPr>
      <w:r w:rsidRPr="00F41448">
        <w:rPr>
          <w:rFonts w:hAnsi="宋体" w:hint="eastAsia"/>
          <w:bCs/>
          <w:sz w:val="24"/>
          <w:szCs w:val="21"/>
        </w:rPr>
        <w:t>一般操作流程如下：</w:t>
      </w:r>
    </w:p>
    <w:p w:rsidR="00F41448" w:rsidRDefault="00D55B58" w:rsidP="009B1338">
      <w:pPr>
        <w:pStyle w:val="a6"/>
        <w:adjustRightInd w:val="0"/>
        <w:snapToGrid w:val="0"/>
        <w:spacing w:line="360" w:lineRule="auto"/>
        <w:ind w:left="420" w:right="210" w:firstLineChars="0" w:firstLine="0"/>
        <w:jc w:val="center"/>
        <w:rPr>
          <w:rFonts w:ascii="宋体" w:hAnsi="宋体"/>
          <w:color w:val="FF0000"/>
          <w:sz w:val="24"/>
          <w:lang w:val="fr-FR"/>
        </w:rPr>
      </w:pPr>
      <w:r>
        <w:rPr>
          <w:noProof/>
        </w:rPr>
        <w:drawing>
          <wp:inline distT="0" distB="0" distL="0" distR="0">
            <wp:extent cx="4157980" cy="3950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7980" cy="3950970"/>
                    </a:xfrm>
                    <a:prstGeom prst="rect">
                      <a:avLst/>
                    </a:prstGeom>
                    <a:noFill/>
                    <a:ln>
                      <a:noFill/>
                    </a:ln>
                  </pic:spPr>
                </pic:pic>
              </a:graphicData>
            </a:graphic>
          </wp:inline>
        </w:drawing>
      </w:r>
    </w:p>
    <w:p w:rsidR="009B1338" w:rsidRPr="009B1338" w:rsidRDefault="009B1338" w:rsidP="00090E6A">
      <w:pPr>
        <w:pStyle w:val="2"/>
      </w:pPr>
      <w:bookmarkStart w:id="25" w:name="_Toc469152397"/>
      <w:bookmarkStart w:id="26" w:name="_Toc469152636"/>
      <w:bookmarkStart w:id="27" w:name="_Toc469152743"/>
      <w:bookmarkStart w:id="28" w:name="_Toc469153033"/>
      <w:bookmarkStart w:id="29" w:name="_Toc469301087"/>
      <w:r w:rsidRPr="009B1338">
        <w:rPr>
          <w:rFonts w:hint="eastAsia"/>
        </w:rPr>
        <w:t>运行模式操作流程</w:t>
      </w:r>
      <w:bookmarkEnd w:id="25"/>
      <w:bookmarkEnd w:id="26"/>
      <w:bookmarkEnd w:id="27"/>
      <w:bookmarkEnd w:id="28"/>
      <w:bookmarkEnd w:id="29"/>
    </w:p>
    <w:p w:rsidR="009B1338" w:rsidRPr="009B1338" w:rsidRDefault="00D55B58" w:rsidP="009B1338">
      <w:pPr>
        <w:pStyle w:val="a6"/>
        <w:spacing w:line="360" w:lineRule="auto"/>
        <w:ind w:left="1260" w:firstLineChars="0" w:firstLine="0"/>
        <w:rPr>
          <w:b/>
          <w:sz w:val="24"/>
        </w:rPr>
      </w:pPr>
      <w:r>
        <w:rPr>
          <w:noProof/>
          <w:szCs w:val="21"/>
        </w:rPr>
        <w:lastRenderedPageBreak/>
        <w:drawing>
          <wp:inline distT="0" distB="0" distL="0" distR="0">
            <wp:extent cx="5615940" cy="80314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5940" cy="8031480"/>
                    </a:xfrm>
                    <a:prstGeom prst="rect">
                      <a:avLst/>
                    </a:prstGeom>
                    <a:noFill/>
                    <a:ln>
                      <a:noFill/>
                    </a:ln>
                  </pic:spPr>
                </pic:pic>
              </a:graphicData>
            </a:graphic>
          </wp:inline>
        </w:drawing>
      </w:r>
    </w:p>
    <w:p w:rsidR="009B1338" w:rsidRPr="009B1338" w:rsidRDefault="009B1338" w:rsidP="00090E6A">
      <w:pPr>
        <w:pStyle w:val="2"/>
      </w:pPr>
      <w:bookmarkStart w:id="30" w:name="_Toc469152398"/>
      <w:bookmarkStart w:id="31" w:name="_Toc469152637"/>
      <w:bookmarkStart w:id="32" w:name="_Toc469152744"/>
      <w:bookmarkStart w:id="33" w:name="_Toc469153034"/>
      <w:bookmarkStart w:id="34" w:name="_Toc469301088"/>
      <w:r>
        <w:rPr>
          <w:rFonts w:hint="eastAsia"/>
        </w:rPr>
        <w:t>检修模式操作流程</w:t>
      </w:r>
      <w:bookmarkEnd w:id="30"/>
      <w:bookmarkEnd w:id="31"/>
      <w:bookmarkEnd w:id="32"/>
      <w:bookmarkEnd w:id="33"/>
      <w:bookmarkEnd w:id="34"/>
    </w:p>
    <w:p w:rsidR="009B1338" w:rsidRDefault="009B1338" w:rsidP="009B1338">
      <w:pPr>
        <w:pStyle w:val="a6"/>
        <w:adjustRightInd w:val="0"/>
        <w:snapToGrid w:val="0"/>
        <w:spacing w:line="360" w:lineRule="auto"/>
        <w:ind w:left="420" w:right="210" w:firstLineChars="0" w:firstLine="0"/>
        <w:jc w:val="left"/>
        <w:rPr>
          <w:rFonts w:ascii="宋体" w:hAnsi="宋体"/>
          <w:sz w:val="24"/>
          <w:szCs w:val="21"/>
        </w:rPr>
      </w:pPr>
      <w:r>
        <w:rPr>
          <w:rFonts w:ascii="宋体" w:hAnsi="宋体" w:hint="eastAsia"/>
          <w:color w:val="FF0000"/>
          <w:sz w:val="24"/>
          <w:lang w:val="fr-FR"/>
        </w:rPr>
        <w:lastRenderedPageBreak/>
        <w:tab/>
      </w:r>
      <w:r w:rsidR="00D55B58">
        <w:rPr>
          <w:rFonts w:ascii="宋体" w:hAnsi="宋体"/>
          <w:noProof/>
          <w:sz w:val="24"/>
          <w:szCs w:val="21"/>
        </w:rPr>
        <w:drawing>
          <wp:inline distT="0" distB="0" distL="0" distR="0">
            <wp:extent cx="2320290" cy="70993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0290" cy="7099300"/>
                    </a:xfrm>
                    <a:prstGeom prst="rect">
                      <a:avLst/>
                    </a:prstGeom>
                    <a:noFill/>
                    <a:ln>
                      <a:noFill/>
                    </a:ln>
                  </pic:spPr>
                </pic:pic>
              </a:graphicData>
            </a:graphic>
          </wp:inline>
        </w:drawing>
      </w:r>
    </w:p>
    <w:p w:rsidR="009B1338" w:rsidRDefault="009B1338" w:rsidP="00090E6A">
      <w:pPr>
        <w:pStyle w:val="1"/>
      </w:pPr>
      <w:bookmarkStart w:id="35" w:name="_Toc469152399"/>
      <w:bookmarkStart w:id="36" w:name="_Toc469152638"/>
      <w:bookmarkStart w:id="37" w:name="_Toc469152745"/>
      <w:bookmarkStart w:id="38" w:name="_Toc469153035"/>
      <w:bookmarkStart w:id="39" w:name="_Toc469301089"/>
      <w:r>
        <w:rPr>
          <w:rFonts w:hint="eastAsia"/>
        </w:rPr>
        <w:t>HMI</w:t>
      </w:r>
      <w:r>
        <w:rPr>
          <w:rFonts w:hint="eastAsia"/>
        </w:rPr>
        <w:t>画面</w:t>
      </w:r>
      <w:bookmarkEnd w:id="35"/>
      <w:bookmarkEnd w:id="36"/>
      <w:bookmarkEnd w:id="37"/>
      <w:bookmarkEnd w:id="38"/>
      <w:bookmarkEnd w:id="39"/>
    </w:p>
    <w:p w:rsidR="009B1338" w:rsidRDefault="009B1338" w:rsidP="003F3821">
      <w:pPr>
        <w:pStyle w:val="2"/>
      </w:pPr>
      <w:bookmarkStart w:id="40" w:name="_Toc469301090"/>
      <w:r w:rsidRPr="009B1338">
        <w:rPr>
          <w:rFonts w:hint="eastAsia"/>
        </w:rPr>
        <w:t>启动界面</w:t>
      </w:r>
      <w:bookmarkEnd w:id="40"/>
    </w:p>
    <w:p w:rsidR="00423E41" w:rsidRDefault="00423E41" w:rsidP="003F3821">
      <w:pPr>
        <w:pStyle w:val="3"/>
      </w:pPr>
      <w:bookmarkStart w:id="41" w:name="_Toc469301091"/>
      <w:r>
        <w:rPr>
          <w:rFonts w:hint="eastAsia"/>
        </w:rPr>
        <w:t>主显示界面</w:t>
      </w:r>
      <w:bookmarkEnd w:id="41"/>
    </w:p>
    <w:p w:rsidR="00340952" w:rsidRDefault="00340952" w:rsidP="00340952">
      <w:pPr>
        <w:pStyle w:val="a6"/>
        <w:spacing w:line="360" w:lineRule="auto"/>
        <w:ind w:left="845" w:firstLine="480"/>
        <w:rPr>
          <w:sz w:val="24"/>
        </w:rPr>
      </w:pPr>
      <w:r w:rsidRPr="00A233AB">
        <w:rPr>
          <w:rFonts w:hint="eastAsia"/>
          <w:sz w:val="24"/>
        </w:rPr>
        <w:t>主显示界面</w:t>
      </w:r>
      <w:r>
        <w:rPr>
          <w:rFonts w:hint="eastAsia"/>
          <w:sz w:val="24"/>
        </w:rPr>
        <w:t>为运行界面</w:t>
      </w:r>
      <w:r w:rsidRPr="00A233AB">
        <w:rPr>
          <w:rFonts w:hint="eastAsia"/>
          <w:sz w:val="24"/>
        </w:rPr>
        <w:t>——界面主要分为三部分：最上端的页眉，最下端的页脚，</w:t>
      </w:r>
      <w:r w:rsidRPr="00A233AB">
        <w:rPr>
          <w:rFonts w:hint="eastAsia"/>
          <w:sz w:val="24"/>
        </w:rPr>
        <w:lastRenderedPageBreak/>
        <w:t>以及显示区域最大、位于中部的显示界面。其中，页眉、页脚的显示内容基本固定，不因界面切换而改变；显示界面的内容随界面切换而变化。另外，显示界面根据用户操作需求分为运行模式与检修模式，运行模式主要面对司机，检修模式主要面对检修技术人员，运行模式切换至检修模式需输入密码。</w:t>
      </w:r>
    </w:p>
    <w:p w:rsidR="00340952" w:rsidRDefault="00D55B58" w:rsidP="00340952">
      <w:pPr>
        <w:pStyle w:val="a6"/>
        <w:spacing w:line="360" w:lineRule="auto"/>
        <w:ind w:left="846" w:firstLineChars="0" w:firstLine="0"/>
        <w:jc w:val="center"/>
        <w:rPr>
          <w:rFonts w:hAnsi="宋体"/>
          <w:b/>
          <w:sz w:val="24"/>
        </w:rPr>
      </w:pPr>
      <w:r>
        <w:rPr>
          <w:rFonts w:hAnsi="宋体"/>
          <w:b/>
          <w:noProof/>
          <w:sz w:val="24"/>
        </w:rPr>
        <w:drawing>
          <wp:inline distT="0" distB="0" distL="0" distR="0">
            <wp:extent cx="5175885" cy="389064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5885" cy="3890645"/>
                    </a:xfrm>
                    <a:prstGeom prst="rect">
                      <a:avLst/>
                    </a:prstGeom>
                    <a:noFill/>
                    <a:ln>
                      <a:noFill/>
                    </a:ln>
                  </pic:spPr>
                </pic:pic>
              </a:graphicData>
            </a:graphic>
          </wp:inline>
        </w:drawing>
      </w:r>
    </w:p>
    <w:p w:rsidR="00340952" w:rsidRDefault="00340952" w:rsidP="003F3821">
      <w:pPr>
        <w:pStyle w:val="3"/>
      </w:pPr>
      <w:bookmarkStart w:id="42" w:name="_Toc469301092"/>
      <w:r>
        <w:rPr>
          <w:rFonts w:hint="eastAsia"/>
        </w:rPr>
        <w:t>页眉</w:t>
      </w:r>
      <w:bookmarkEnd w:id="42"/>
    </w:p>
    <w:p w:rsidR="00340952" w:rsidRDefault="00D55B58" w:rsidP="00340952">
      <w:pPr>
        <w:pStyle w:val="a6"/>
        <w:spacing w:line="360" w:lineRule="auto"/>
        <w:ind w:left="851" w:firstLineChars="0" w:firstLine="0"/>
        <w:jc w:val="center"/>
        <w:rPr>
          <w:rFonts w:hAnsi="宋体"/>
          <w:b/>
          <w:noProof/>
          <w:sz w:val="24"/>
        </w:rPr>
      </w:pPr>
      <w:r>
        <w:rPr>
          <w:rFonts w:hAnsi="宋体"/>
          <w:b/>
          <w:noProof/>
          <w:sz w:val="24"/>
        </w:rPr>
        <w:drawing>
          <wp:inline distT="0" distB="0" distL="0" distR="0">
            <wp:extent cx="5417185" cy="509270"/>
            <wp:effectExtent l="0" t="0" r="0" b="508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7185" cy="509270"/>
                    </a:xfrm>
                    <a:prstGeom prst="rect">
                      <a:avLst/>
                    </a:prstGeom>
                    <a:noFill/>
                    <a:ln>
                      <a:noFill/>
                    </a:ln>
                  </pic:spPr>
                </pic:pic>
              </a:graphicData>
            </a:graphic>
          </wp:inline>
        </w:drawing>
      </w:r>
    </w:p>
    <w:p w:rsidR="00004323" w:rsidRDefault="00004323" w:rsidP="00444BAE">
      <w:pPr>
        <w:pStyle w:val="a6"/>
        <w:spacing w:line="360" w:lineRule="auto"/>
        <w:ind w:left="851" w:firstLineChars="0" w:firstLine="0"/>
        <w:jc w:val="left"/>
        <w:rPr>
          <w:rFonts w:hAnsi="宋体"/>
          <w:b/>
          <w:noProof/>
          <w:sz w:val="24"/>
        </w:rPr>
      </w:pPr>
      <w:r>
        <w:rPr>
          <w:rFonts w:hAnsi="宋体" w:hint="eastAsia"/>
          <w:b/>
          <w:noProof/>
          <w:sz w:val="24"/>
        </w:rPr>
        <w:t>注：</w:t>
      </w:r>
      <w:r>
        <w:rPr>
          <w:rFonts w:hAnsi="宋体" w:hint="eastAsia"/>
          <w:b/>
          <w:noProof/>
          <w:sz w:val="24"/>
        </w:rPr>
        <w:t>VCU</w:t>
      </w:r>
      <w:r>
        <w:rPr>
          <w:rFonts w:hAnsi="宋体" w:hint="eastAsia"/>
          <w:b/>
          <w:noProof/>
          <w:sz w:val="24"/>
        </w:rPr>
        <w:t>通讯状态判断端口：</w:t>
      </w:r>
      <w:r>
        <w:rPr>
          <w:rFonts w:hAnsi="宋体" w:hint="eastAsia"/>
          <w:b/>
          <w:noProof/>
          <w:sz w:val="24"/>
        </w:rPr>
        <w:t>0xA0</w:t>
      </w:r>
      <w:r>
        <w:rPr>
          <w:rFonts w:hAnsi="宋体" w:hint="eastAsia"/>
          <w:b/>
          <w:noProof/>
          <w:sz w:val="24"/>
        </w:rPr>
        <w:t>、</w:t>
      </w:r>
      <w:r>
        <w:rPr>
          <w:rFonts w:hAnsi="宋体" w:hint="eastAsia"/>
          <w:b/>
          <w:noProof/>
          <w:sz w:val="24"/>
        </w:rPr>
        <w:t>0xA1</w:t>
      </w:r>
      <w:r>
        <w:rPr>
          <w:rFonts w:hAnsi="宋体" w:hint="eastAsia"/>
          <w:b/>
          <w:noProof/>
          <w:sz w:val="24"/>
        </w:rPr>
        <w:t>、</w:t>
      </w:r>
      <w:r>
        <w:rPr>
          <w:rFonts w:hAnsi="宋体" w:hint="eastAsia"/>
          <w:b/>
          <w:noProof/>
          <w:sz w:val="24"/>
        </w:rPr>
        <w:t>0xA5</w:t>
      </w:r>
      <w:r>
        <w:rPr>
          <w:rFonts w:hAnsi="宋体" w:hint="eastAsia"/>
          <w:b/>
          <w:noProof/>
          <w:sz w:val="24"/>
        </w:rPr>
        <w:t>、</w:t>
      </w:r>
      <w:r>
        <w:rPr>
          <w:rFonts w:hAnsi="宋体" w:hint="eastAsia"/>
          <w:b/>
          <w:noProof/>
          <w:sz w:val="24"/>
        </w:rPr>
        <w:t>0xA7</w:t>
      </w:r>
      <w:r>
        <w:rPr>
          <w:rFonts w:hAnsi="宋体" w:hint="eastAsia"/>
          <w:b/>
          <w:noProof/>
          <w:sz w:val="24"/>
        </w:rPr>
        <w:t>、</w:t>
      </w:r>
      <w:r>
        <w:rPr>
          <w:rFonts w:hAnsi="宋体" w:hint="eastAsia"/>
          <w:b/>
          <w:noProof/>
          <w:sz w:val="24"/>
        </w:rPr>
        <w:t>0xA8</w:t>
      </w:r>
      <w:r>
        <w:rPr>
          <w:rFonts w:hAnsi="宋体" w:hint="eastAsia"/>
          <w:b/>
          <w:noProof/>
          <w:sz w:val="24"/>
        </w:rPr>
        <w:t>、</w:t>
      </w:r>
      <w:r>
        <w:rPr>
          <w:rFonts w:hAnsi="宋体" w:hint="eastAsia"/>
          <w:b/>
          <w:noProof/>
          <w:sz w:val="24"/>
        </w:rPr>
        <w:t>0xA9</w:t>
      </w:r>
      <w:r>
        <w:rPr>
          <w:rFonts w:hAnsi="宋体" w:hint="eastAsia"/>
          <w:b/>
          <w:noProof/>
          <w:sz w:val="24"/>
        </w:rPr>
        <w:t>、</w:t>
      </w:r>
      <w:r>
        <w:rPr>
          <w:rFonts w:hAnsi="宋体" w:hint="eastAsia"/>
          <w:b/>
          <w:noProof/>
          <w:sz w:val="24"/>
        </w:rPr>
        <w:t>0xC0</w:t>
      </w:r>
      <w:r>
        <w:rPr>
          <w:rFonts w:hAnsi="宋体" w:hint="eastAsia"/>
          <w:b/>
          <w:noProof/>
          <w:sz w:val="24"/>
        </w:rPr>
        <w:t>、</w:t>
      </w:r>
      <w:r>
        <w:rPr>
          <w:rFonts w:hAnsi="宋体" w:hint="eastAsia"/>
          <w:b/>
          <w:noProof/>
          <w:sz w:val="24"/>
        </w:rPr>
        <w:t>0xC1</w:t>
      </w:r>
      <w:r>
        <w:rPr>
          <w:rFonts w:hAnsi="宋体" w:hint="eastAsia"/>
          <w:b/>
          <w:noProof/>
          <w:sz w:val="24"/>
        </w:rPr>
        <w:t>、</w:t>
      </w:r>
      <w:r>
        <w:rPr>
          <w:rFonts w:hAnsi="宋体" w:hint="eastAsia"/>
          <w:b/>
          <w:noProof/>
          <w:sz w:val="24"/>
        </w:rPr>
        <w:t>0xC2</w:t>
      </w:r>
      <w:r>
        <w:rPr>
          <w:rFonts w:hAnsi="宋体" w:hint="eastAsia"/>
          <w:b/>
          <w:noProof/>
          <w:sz w:val="24"/>
        </w:rPr>
        <w:t>、</w:t>
      </w:r>
      <w:r>
        <w:rPr>
          <w:rFonts w:hAnsi="宋体" w:hint="eastAsia"/>
          <w:b/>
          <w:noProof/>
          <w:sz w:val="24"/>
        </w:rPr>
        <w:t>0xC3</w:t>
      </w:r>
      <w:r>
        <w:rPr>
          <w:rFonts w:hAnsi="宋体" w:hint="eastAsia"/>
          <w:b/>
          <w:noProof/>
          <w:sz w:val="24"/>
        </w:rPr>
        <w:t>、</w:t>
      </w:r>
      <w:r>
        <w:rPr>
          <w:rFonts w:hAnsi="宋体" w:hint="eastAsia"/>
          <w:b/>
          <w:noProof/>
          <w:sz w:val="24"/>
        </w:rPr>
        <w:t>0xC4</w:t>
      </w:r>
    </w:p>
    <w:p w:rsidR="00444BAE" w:rsidRDefault="00444BAE" w:rsidP="00444BAE">
      <w:pPr>
        <w:pStyle w:val="a6"/>
        <w:spacing w:line="360" w:lineRule="auto"/>
        <w:ind w:left="851" w:firstLineChars="0" w:firstLine="480"/>
        <w:jc w:val="left"/>
        <w:rPr>
          <w:rFonts w:hAnsi="宋体"/>
          <w:b/>
          <w:noProof/>
          <w:sz w:val="24"/>
        </w:rPr>
      </w:pPr>
      <w:r>
        <w:rPr>
          <w:rFonts w:hAnsi="宋体" w:hint="eastAsia"/>
          <w:b/>
          <w:noProof/>
          <w:sz w:val="24"/>
        </w:rPr>
        <w:t>VCU1</w:t>
      </w:r>
      <w:r>
        <w:rPr>
          <w:rFonts w:hAnsi="宋体" w:hint="eastAsia"/>
          <w:b/>
          <w:noProof/>
          <w:sz w:val="24"/>
        </w:rPr>
        <w:t>通讯状态判断端口：</w:t>
      </w:r>
      <w:r>
        <w:rPr>
          <w:rFonts w:hAnsi="宋体" w:hint="eastAsia"/>
          <w:b/>
          <w:noProof/>
          <w:sz w:val="24"/>
        </w:rPr>
        <w:t>1A2</w:t>
      </w:r>
      <w:r>
        <w:rPr>
          <w:rFonts w:hAnsi="宋体" w:hint="eastAsia"/>
          <w:b/>
          <w:noProof/>
          <w:sz w:val="24"/>
        </w:rPr>
        <w:t>，</w:t>
      </w:r>
      <w:r>
        <w:rPr>
          <w:rFonts w:hAnsi="宋体" w:hint="eastAsia"/>
          <w:b/>
          <w:noProof/>
          <w:sz w:val="24"/>
        </w:rPr>
        <w:t>1A3</w:t>
      </w:r>
      <w:r>
        <w:rPr>
          <w:rFonts w:hAnsi="宋体" w:hint="eastAsia"/>
          <w:b/>
          <w:noProof/>
          <w:sz w:val="24"/>
        </w:rPr>
        <w:t>，</w:t>
      </w:r>
      <w:r>
        <w:rPr>
          <w:rFonts w:hAnsi="宋体" w:hint="eastAsia"/>
          <w:b/>
          <w:noProof/>
          <w:sz w:val="24"/>
        </w:rPr>
        <w:t>1A4</w:t>
      </w:r>
    </w:p>
    <w:p w:rsidR="00444BAE" w:rsidRPr="00444BAE" w:rsidRDefault="00444BAE" w:rsidP="00444BAE">
      <w:pPr>
        <w:pStyle w:val="a6"/>
        <w:spacing w:line="360" w:lineRule="auto"/>
        <w:ind w:left="851" w:firstLineChars="0" w:firstLine="480"/>
        <w:jc w:val="left"/>
        <w:rPr>
          <w:rFonts w:hAnsi="宋体"/>
          <w:b/>
          <w:sz w:val="24"/>
        </w:rPr>
      </w:pPr>
      <w:r>
        <w:rPr>
          <w:rFonts w:hAnsi="宋体" w:hint="eastAsia"/>
          <w:b/>
          <w:noProof/>
          <w:sz w:val="24"/>
        </w:rPr>
        <w:t>VCU2</w:t>
      </w:r>
      <w:r>
        <w:rPr>
          <w:rFonts w:hAnsi="宋体" w:hint="eastAsia"/>
          <w:b/>
          <w:noProof/>
          <w:sz w:val="24"/>
        </w:rPr>
        <w:t>通讯状态判断端口：</w:t>
      </w:r>
      <w:r>
        <w:rPr>
          <w:rFonts w:hAnsi="宋体" w:hint="eastAsia"/>
          <w:b/>
          <w:noProof/>
          <w:sz w:val="24"/>
        </w:rPr>
        <w:t>6A2</w:t>
      </w:r>
      <w:r>
        <w:rPr>
          <w:rFonts w:hAnsi="宋体" w:hint="eastAsia"/>
          <w:b/>
          <w:noProof/>
          <w:sz w:val="24"/>
        </w:rPr>
        <w:t>，</w:t>
      </w:r>
      <w:r>
        <w:rPr>
          <w:rFonts w:hAnsi="宋体" w:hint="eastAsia"/>
          <w:b/>
          <w:noProof/>
          <w:sz w:val="24"/>
        </w:rPr>
        <w:t>6A3</w:t>
      </w:r>
      <w:r>
        <w:rPr>
          <w:rFonts w:hAnsi="宋体" w:hint="eastAsia"/>
          <w:b/>
          <w:noProof/>
          <w:sz w:val="24"/>
        </w:rPr>
        <w:t>，</w:t>
      </w:r>
      <w:r>
        <w:rPr>
          <w:rFonts w:hAnsi="宋体" w:hint="eastAsia"/>
          <w:b/>
          <w:noProof/>
          <w:sz w:val="24"/>
        </w:rPr>
        <w:t>6A4</w:t>
      </w:r>
    </w:p>
    <w:tbl>
      <w:tblPr>
        <w:tblW w:w="8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919"/>
        <w:gridCol w:w="1769"/>
        <w:gridCol w:w="1490"/>
        <w:gridCol w:w="1320"/>
        <w:gridCol w:w="1753"/>
      </w:tblGrid>
      <w:tr w:rsidR="00E26D52" w:rsidRPr="00A233AB" w:rsidTr="00E26D52">
        <w:trPr>
          <w:jc w:val="center"/>
        </w:trPr>
        <w:tc>
          <w:tcPr>
            <w:tcW w:w="1123" w:type="dxa"/>
            <w:vAlign w:val="center"/>
          </w:tcPr>
          <w:p w:rsidR="00E26D52" w:rsidRPr="00A233AB" w:rsidRDefault="00E26D52" w:rsidP="008019FE">
            <w:pPr>
              <w:spacing w:line="400" w:lineRule="exact"/>
              <w:jc w:val="center"/>
              <w:rPr>
                <w:b/>
                <w:szCs w:val="21"/>
              </w:rPr>
            </w:pPr>
            <w:r w:rsidRPr="00A233AB">
              <w:rPr>
                <w:rFonts w:hint="eastAsia"/>
                <w:b/>
                <w:szCs w:val="21"/>
              </w:rPr>
              <w:t>信号名称</w:t>
            </w:r>
          </w:p>
        </w:tc>
        <w:tc>
          <w:tcPr>
            <w:tcW w:w="919" w:type="dxa"/>
            <w:vAlign w:val="center"/>
          </w:tcPr>
          <w:p w:rsidR="00E26D52" w:rsidRPr="00A233AB" w:rsidRDefault="00E26D52" w:rsidP="008019FE">
            <w:pPr>
              <w:spacing w:line="400" w:lineRule="exact"/>
              <w:jc w:val="center"/>
              <w:rPr>
                <w:b/>
                <w:szCs w:val="21"/>
              </w:rPr>
            </w:pPr>
            <w:r w:rsidRPr="00A233AB">
              <w:rPr>
                <w:rFonts w:hint="eastAsia"/>
                <w:b/>
                <w:szCs w:val="21"/>
              </w:rPr>
              <w:t>系统</w:t>
            </w:r>
          </w:p>
        </w:tc>
        <w:tc>
          <w:tcPr>
            <w:tcW w:w="1769" w:type="dxa"/>
          </w:tcPr>
          <w:p w:rsidR="00E26D52" w:rsidRPr="00A233AB" w:rsidRDefault="00E26D52" w:rsidP="008019FE">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490" w:type="dxa"/>
          </w:tcPr>
          <w:p w:rsidR="00E26D52" w:rsidRPr="00A233AB" w:rsidRDefault="00E26D52" w:rsidP="008019FE">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320" w:type="dxa"/>
            <w:shd w:val="clear" w:color="auto" w:fill="auto"/>
          </w:tcPr>
          <w:p w:rsidR="00E26D52" w:rsidRPr="00A233AB" w:rsidRDefault="00E26D52" w:rsidP="008019FE">
            <w:pPr>
              <w:spacing w:line="400" w:lineRule="exact"/>
              <w:jc w:val="center"/>
              <w:rPr>
                <w:b/>
                <w:szCs w:val="21"/>
              </w:rPr>
            </w:pPr>
            <w:r w:rsidRPr="00A233AB">
              <w:rPr>
                <w:rFonts w:hint="eastAsia"/>
                <w:b/>
                <w:szCs w:val="21"/>
              </w:rPr>
              <w:t>处理、显示</w:t>
            </w:r>
          </w:p>
        </w:tc>
        <w:tc>
          <w:tcPr>
            <w:tcW w:w="1753" w:type="dxa"/>
            <w:shd w:val="clear" w:color="auto" w:fill="auto"/>
          </w:tcPr>
          <w:p w:rsidR="00E26D52" w:rsidRPr="00A233AB" w:rsidRDefault="00E26D52" w:rsidP="008019FE">
            <w:pPr>
              <w:spacing w:line="400" w:lineRule="exact"/>
              <w:jc w:val="center"/>
              <w:rPr>
                <w:b/>
                <w:szCs w:val="21"/>
              </w:rPr>
            </w:pPr>
            <w:r w:rsidRPr="00A233AB">
              <w:rPr>
                <w:rFonts w:hint="eastAsia"/>
                <w:b/>
                <w:szCs w:val="21"/>
              </w:rPr>
              <w:t>备注</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界面名称</w:t>
            </w:r>
          </w:p>
        </w:tc>
        <w:tc>
          <w:tcPr>
            <w:tcW w:w="919" w:type="dxa"/>
            <w:vAlign w:val="center"/>
          </w:tcPr>
          <w:p w:rsidR="00E26D52" w:rsidRPr="00A25787" w:rsidRDefault="00E26D52" w:rsidP="008019FE">
            <w:pPr>
              <w:spacing w:line="400" w:lineRule="exact"/>
              <w:rPr>
                <w:szCs w:val="21"/>
              </w:rPr>
            </w:pPr>
          </w:p>
        </w:tc>
        <w:tc>
          <w:tcPr>
            <w:tcW w:w="1769" w:type="dxa"/>
          </w:tcPr>
          <w:p w:rsidR="00E26D52" w:rsidRPr="00A25787" w:rsidRDefault="00E26D52" w:rsidP="008019FE">
            <w:pPr>
              <w:spacing w:line="400" w:lineRule="exact"/>
              <w:rPr>
                <w:szCs w:val="21"/>
              </w:rPr>
            </w:pPr>
          </w:p>
        </w:tc>
        <w:tc>
          <w:tcPr>
            <w:tcW w:w="1490" w:type="dxa"/>
          </w:tcPr>
          <w:p w:rsidR="00E26D52" w:rsidRPr="00A25787" w:rsidRDefault="00E26D52" w:rsidP="008019FE">
            <w:pPr>
              <w:spacing w:line="400" w:lineRule="exact"/>
              <w:rPr>
                <w:szCs w:val="21"/>
              </w:rPr>
            </w:pPr>
          </w:p>
        </w:tc>
        <w:tc>
          <w:tcPr>
            <w:tcW w:w="1320" w:type="dxa"/>
          </w:tcPr>
          <w:p w:rsidR="00E26D52" w:rsidRPr="00CD3E54" w:rsidRDefault="00E26D52" w:rsidP="008019FE">
            <w:pPr>
              <w:spacing w:line="400" w:lineRule="exact"/>
              <w:rPr>
                <w:sz w:val="18"/>
                <w:szCs w:val="18"/>
              </w:rPr>
            </w:pPr>
            <w:r w:rsidRPr="00CD3E54">
              <w:rPr>
                <w:rFonts w:hint="eastAsia"/>
                <w:sz w:val="18"/>
                <w:szCs w:val="18"/>
              </w:rPr>
              <w:t>界面切换时，显示各界面名称</w:t>
            </w:r>
          </w:p>
        </w:tc>
        <w:tc>
          <w:tcPr>
            <w:tcW w:w="1753" w:type="dxa"/>
          </w:tcPr>
          <w:p w:rsidR="00E26D52" w:rsidRPr="00A233AB" w:rsidRDefault="00E26D52" w:rsidP="008019FE">
            <w:pPr>
              <w:spacing w:line="400" w:lineRule="exact"/>
              <w:rPr>
                <w:szCs w:val="21"/>
              </w:rPr>
            </w:pPr>
          </w:p>
        </w:tc>
      </w:tr>
      <w:tr w:rsidR="00E26D52" w:rsidRPr="00A25787"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lastRenderedPageBreak/>
              <w:t>年</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spacing w:line="400" w:lineRule="exact"/>
              <w:jc w:val="center"/>
              <w:rPr>
                <w:szCs w:val="21"/>
              </w:rPr>
            </w:pPr>
            <w:r>
              <w:rPr>
                <w:rFonts w:hint="eastAsia"/>
                <w:szCs w:val="21"/>
              </w:rPr>
              <w:t>0xA0/4</w:t>
            </w:r>
          </w:p>
        </w:tc>
        <w:tc>
          <w:tcPr>
            <w:tcW w:w="1490" w:type="dxa"/>
            <w:vAlign w:val="center"/>
          </w:tcPr>
          <w:p w:rsidR="00E26D52" w:rsidRDefault="00E26D52" w:rsidP="008019FE">
            <w:pPr>
              <w:jc w:val="center"/>
              <w:rPr>
                <w:szCs w:val="21"/>
              </w:rPr>
            </w:pPr>
            <w:r>
              <w:rPr>
                <w:rFonts w:hint="eastAsia"/>
                <w:szCs w:val="21"/>
              </w:rPr>
              <w:t>字节</w:t>
            </w:r>
          </w:p>
          <w:p w:rsidR="00E26D52" w:rsidRPr="00A25787" w:rsidRDefault="00E26D52" w:rsidP="008019FE">
            <w:pPr>
              <w:jc w:val="center"/>
              <w:rPr>
                <w:szCs w:val="21"/>
              </w:rPr>
            </w:pPr>
            <w:r>
              <w:rPr>
                <w:rFonts w:hint="eastAsia"/>
                <w:szCs w:val="21"/>
              </w:rPr>
              <w:t>0-99</w:t>
            </w:r>
          </w:p>
        </w:tc>
        <w:tc>
          <w:tcPr>
            <w:tcW w:w="1320" w:type="dxa"/>
          </w:tcPr>
          <w:p w:rsidR="00E26D52" w:rsidRPr="00A25787" w:rsidRDefault="00E26D52" w:rsidP="008019FE">
            <w:pPr>
              <w:spacing w:line="400" w:lineRule="exact"/>
              <w:rPr>
                <w:sz w:val="18"/>
                <w:szCs w:val="18"/>
              </w:rPr>
            </w:pPr>
            <w:r>
              <w:rPr>
                <w:rFonts w:hint="eastAsia"/>
                <w:sz w:val="18"/>
                <w:szCs w:val="18"/>
              </w:rPr>
              <w:t>2000+**=20**</w:t>
            </w:r>
          </w:p>
        </w:tc>
        <w:tc>
          <w:tcPr>
            <w:tcW w:w="1753" w:type="dxa"/>
          </w:tcPr>
          <w:p w:rsidR="00E26D52" w:rsidRDefault="00E26D52" w:rsidP="008019FE">
            <w:pPr>
              <w:spacing w:line="400" w:lineRule="exact"/>
              <w:rPr>
                <w:szCs w:val="21"/>
              </w:rPr>
            </w:pPr>
            <w:r w:rsidRPr="006315F1">
              <w:rPr>
                <w:rFonts w:hint="eastAsia"/>
                <w:szCs w:val="21"/>
              </w:rPr>
              <w:t>与</w:t>
            </w:r>
            <w:r>
              <w:rPr>
                <w:rFonts w:hint="eastAsia"/>
                <w:szCs w:val="21"/>
              </w:rPr>
              <w:t>VCU</w:t>
            </w:r>
            <w:r>
              <w:rPr>
                <w:rFonts w:hint="eastAsia"/>
                <w:szCs w:val="21"/>
              </w:rPr>
              <w:t>通讯正常时，取数显示；</w:t>
            </w:r>
          </w:p>
          <w:p w:rsidR="00E26D52" w:rsidRPr="006315F1" w:rsidRDefault="00E26D52" w:rsidP="008019FE">
            <w:pPr>
              <w:spacing w:line="400" w:lineRule="exact"/>
              <w:rPr>
                <w:szCs w:val="21"/>
                <w:highlight w:val="yellow"/>
              </w:rPr>
            </w:pPr>
            <w:r>
              <w:rPr>
                <w:rFonts w:hint="eastAsia"/>
                <w:szCs w:val="21"/>
              </w:rPr>
              <w:t>与</w:t>
            </w:r>
            <w:r>
              <w:rPr>
                <w:rFonts w:hint="eastAsia"/>
                <w:szCs w:val="21"/>
              </w:rPr>
              <w:t>VCU</w:t>
            </w:r>
            <w:r>
              <w:rPr>
                <w:rFonts w:hint="eastAsia"/>
                <w:szCs w:val="21"/>
              </w:rPr>
              <w:t>通讯异常时，显示“</w:t>
            </w:r>
            <w:r>
              <w:rPr>
                <w:rFonts w:hint="eastAsia"/>
                <w:szCs w:val="21"/>
              </w:rPr>
              <w:t>----</w:t>
            </w:r>
            <w:r>
              <w:rPr>
                <w:rFonts w:hint="eastAsia"/>
                <w:szCs w:val="21"/>
              </w:rPr>
              <w:t>”</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月</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spacing w:line="400" w:lineRule="exact"/>
              <w:jc w:val="center"/>
              <w:rPr>
                <w:szCs w:val="21"/>
              </w:rPr>
            </w:pPr>
            <w:r>
              <w:rPr>
                <w:rFonts w:hint="eastAsia"/>
                <w:szCs w:val="21"/>
              </w:rPr>
              <w:t>0xA0/5</w:t>
            </w:r>
          </w:p>
        </w:tc>
        <w:tc>
          <w:tcPr>
            <w:tcW w:w="1490" w:type="dxa"/>
            <w:vAlign w:val="center"/>
          </w:tcPr>
          <w:p w:rsidR="00E26D52" w:rsidRDefault="00E26D52" w:rsidP="008019FE">
            <w:pPr>
              <w:spacing w:line="400" w:lineRule="exact"/>
              <w:jc w:val="center"/>
              <w:rPr>
                <w:szCs w:val="21"/>
              </w:rPr>
            </w:pPr>
            <w:r>
              <w:rPr>
                <w:rFonts w:hint="eastAsia"/>
                <w:szCs w:val="21"/>
              </w:rPr>
              <w:t>字节</w:t>
            </w:r>
          </w:p>
          <w:p w:rsidR="00E26D52" w:rsidRPr="00A25787" w:rsidRDefault="00E26D52" w:rsidP="008019FE">
            <w:pPr>
              <w:spacing w:line="400" w:lineRule="exact"/>
              <w:jc w:val="center"/>
              <w:rPr>
                <w:szCs w:val="21"/>
              </w:rPr>
            </w:pPr>
            <w:r>
              <w:rPr>
                <w:rFonts w:hint="eastAsia"/>
                <w:szCs w:val="21"/>
              </w:rPr>
              <w:t>1-12</w:t>
            </w:r>
          </w:p>
        </w:tc>
        <w:tc>
          <w:tcPr>
            <w:tcW w:w="1320" w:type="dxa"/>
          </w:tcPr>
          <w:p w:rsidR="00E26D52" w:rsidRPr="00A25787" w:rsidRDefault="00E26D52" w:rsidP="008019FE">
            <w:pPr>
              <w:spacing w:line="400" w:lineRule="exact"/>
              <w:rPr>
                <w:szCs w:val="21"/>
              </w:rPr>
            </w:pPr>
          </w:p>
        </w:tc>
        <w:tc>
          <w:tcPr>
            <w:tcW w:w="1753" w:type="dxa"/>
          </w:tcPr>
          <w:p w:rsidR="00E26D52" w:rsidRPr="00A233AB" w:rsidRDefault="00E26D52" w:rsidP="008019FE">
            <w:pPr>
              <w:spacing w:line="400" w:lineRule="exact"/>
              <w:rPr>
                <w:szCs w:val="21"/>
              </w:rPr>
            </w:pPr>
            <w:r>
              <w:rPr>
                <w:rFonts w:hint="eastAsia"/>
                <w:szCs w:val="21"/>
              </w:rPr>
              <w:t>同上</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日</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jc w:val="center"/>
            </w:pPr>
            <w:r>
              <w:rPr>
                <w:rFonts w:hint="eastAsia"/>
                <w:szCs w:val="21"/>
              </w:rPr>
              <w:t>0xA0/6</w:t>
            </w:r>
          </w:p>
        </w:tc>
        <w:tc>
          <w:tcPr>
            <w:tcW w:w="1490" w:type="dxa"/>
            <w:vAlign w:val="center"/>
          </w:tcPr>
          <w:p w:rsidR="00E26D52" w:rsidRDefault="00E26D52" w:rsidP="008019FE">
            <w:pPr>
              <w:jc w:val="center"/>
              <w:rPr>
                <w:szCs w:val="21"/>
              </w:rPr>
            </w:pPr>
            <w:r>
              <w:rPr>
                <w:rFonts w:hint="eastAsia"/>
                <w:szCs w:val="21"/>
              </w:rPr>
              <w:t>字节</w:t>
            </w:r>
          </w:p>
          <w:p w:rsidR="00E26D52" w:rsidRPr="00A25787" w:rsidRDefault="00E26D52" w:rsidP="008019FE">
            <w:pPr>
              <w:jc w:val="center"/>
              <w:rPr>
                <w:szCs w:val="21"/>
              </w:rPr>
            </w:pPr>
            <w:r>
              <w:rPr>
                <w:rFonts w:hint="eastAsia"/>
                <w:szCs w:val="21"/>
              </w:rPr>
              <w:t>1-31</w:t>
            </w:r>
          </w:p>
        </w:tc>
        <w:tc>
          <w:tcPr>
            <w:tcW w:w="1320" w:type="dxa"/>
          </w:tcPr>
          <w:p w:rsidR="00E26D52" w:rsidRPr="00A25787" w:rsidRDefault="00E26D52" w:rsidP="008019FE">
            <w:pPr>
              <w:spacing w:line="400" w:lineRule="exact"/>
              <w:rPr>
                <w:szCs w:val="21"/>
              </w:rPr>
            </w:pPr>
          </w:p>
        </w:tc>
        <w:tc>
          <w:tcPr>
            <w:tcW w:w="1753" w:type="dxa"/>
          </w:tcPr>
          <w:p w:rsidR="00E26D52" w:rsidRPr="00A233AB" w:rsidRDefault="00E26D52" w:rsidP="008019FE">
            <w:pPr>
              <w:spacing w:line="400" w:lineRule="exact"/>
              <w:rPr>
                <w:szCs w:val="21"/>
              </w:rPr>
            </w:pPr>
            <w:r>
              <w:rPr>
                <w:rFonts w:hint="eastAsia"/>
                <w:szCs w:val="21"/>
              </w:rPr>
              <w:t>同上</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时</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jc w:val="center"/>
            </w:pPr>
            <w:r>
              <w:rPr>
                <w:rFonts w:hint="eastAsia"/>
                <w:szCs w:val="21"/>
              </w:rPr>
              <w:t>0xA0/7</w:t>
            </w:r>
          </w:p>
        </w:tc>
        <w:tc>
          <w:tcPr>
            <w:tcW w:w="1490" w:type="dxa"/>
            <w:vAlign w:val="center"/>
          </w:tcPr>
          <w:p w:rsidR="00E26D52" w:rsidRDefault="00E26D52" w:rsidP="008019FE">
            <w:pPr>
              <w:jc w:val="center"/>
              <w:rPr>
                <w:szCs w:val="21"/>
              </w:rPr>
            </w:pPr>
            <w:r>
              <w:rPr>
                <w:rFonts w:hint="eastAsia"/>
                <w:szCs w:val="21"/>
              </w:rPr>
              <w:t>字节</w:t>
            </w:r>
          </w:p>
          <w:p w:rsidR="00E26D52" w:rsidRPr="00A25787" w:rsidRDefault="00E26D52" w:rsidP="00503EEB">
            <w:pPr>
              <w:jc w:val="center"/>
              <w:rPr>
                <w:szCs w:val="21"/>
              </w:rPr>
            </w:pPr>
            <w:r>
              <w:rPr>
                <w:rFonts w:hint="eastAsia"/>
                <w:szCs w:val="21"/>
              </w:rPr>
              <w:t>0-2</w:t>
            </w:r>
          </w:p>
        </w:tc>
        <w:tc>
          <w:tcPr>
            <w:tcW w:w="1320" w:type="dxa"/>
          </w:tcPr>
          <w:p w:rsidR="00E26D52" w:rsidRPr="00A25787" w:rsidRDefault="00E26D52" w:rsidP="008019FE">
            <w:pPr>
              <w:spacing w:line="400" w:lineRule="exact"/>
              <w:rPr>
                <w:szCs w:val="21"/>
              </w:rPr>
            </w:pPr>
          </w:p>
        </w:tc>
        <w:tc>
          <w:tcPr>
            <w:tcW w:w="1753" w:type="dxa"/>
          </w:tcPr>
          <w:p w:rsidR="00E26D52" w:rsidRPr="00A233AB" w:rsidRDefault="00E26D52" w:rsidP="008019FE">
            <w:pPr>
              <w:spacing w:line="400" w:lineRule="exact"/>
              <w:rPr>
                <w:szCs w:val="21"/>
              </w:rPr>
            </w:pPr>
            <w:r>
              <w:rPr>
                <w:rFonts w:hint="eastAsia"/>
                <w:szCs w:val="21"/>
              </w:rPr>
              <w:t>同上</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分</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jc w:val="center"/>
            </w:pPr>
            <w:r>
              <w:rPr>
                <w:rFonts w:hint="eastAsia"/>
                <w:szCs w:val="21"/>
              </w:rPr>
              <w:t>0xA0/8</w:t>
            </w:r>
          </w:p>
        </w:tc>
        <w:tc>
          <w:tcPr>
            <w:tcW w:w="1490" w:type="dxa"/>
            <w:vAlign w:val="center"/>
          </w:tcPr>
          <w:p w:rsidR="00E26D52" w:rsidRDefault="00E26D52" w:rsidP="008019FE">
            <w:pPr>
              <w:jc w:val="center"/>
              <w:rPr>
                <w:szCs w:val="21"/>
              </w:rPr>
            </w:pPr>
            <w:r>
              <w:rPr>
                <w:rFonts w:hint="eastAsia"/>
                <w:szCs w:val="21"/>
              </w:rPr>
              <w:t>字节</w:t>
            </w:r>
          </w:p>
          <w:p w:rsidR="00E26D52" w:rsidRPr="00A25787" w:rsidRDefault="00E26D52" w:rsidP="008019FE">
            <w:pPr>
              <w:jc w:val="center"/>
              <w:rPr>
                <w:szCs w:val="21"/>
              </w:rPr>
            </w:pPr>
            <w:r>
              <w:rPr>
                <w:rFonts w:hint="eastAsia"/>
                <w:szCs w:val="21"/>
              </w:rPr>
              <w:t>0-59</w:t>
            </w:r>
          </w:p>
        </w:tc>
        <w:tc>
          <w:tcPr>
            <w:tcW w:w="1320" w:type="dxa"/>
          </w:tcPr>
          <w:p w:rsidR="00E26D52" w:rsidRPr="00A25787" w:rsidRDefault="00E26D52" w:rsidP="008019FE">
            <w:pPr>
              <w:spacing w:line="400" w:lineRule="exact"/>
              <w:rPr>
                <w:szCs w:val="21"/>
              </w:rPr>
            </w:pPr>
          </w:p>
        </w:tc>
        <w:tc>
          <w:tcPr>
            <w:tcW w:w="1753" w:type="dxa"/>
          </w:tcPr>
          <w:p w:rsidR="00E26D52" w:rsidRPr="00A233AB" w:rsidRDefault="00E26D52" w:rsidP="008019FE">
            <w:pPr>
              <w:spacing w:line="400" w:lineRule="exact"/>
              <w:rPr>
                <w:szCs w:val="21"/>
              </w:rPr>
            </w:pPr>
            <w:r>
              <w:rPr>
                <w:rFonts w:hint="eastAsia"/>
                <w:szCs w:val="21"/>
              </w:rPr>
              <w:t>同上</w:t>
            </w: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秒</w:t>
            </w:r>
          </w:p>
        </w:tc>
        <w:tc>
          <w:tcPr>
            <w:tcW w:w="919" w:type="dxa"/>
            <w:vAlign w:val="center"/>
          </w:tcPr>
          <w:p w:rsidR="00E26D52" w:rsidRPr="00A25787" w:rsidRDefault="00E26D52" w:rsidP="008019FE">
            <w:pPr>
              <w:spacing w:line="400" w:lineRule="exact"/>
              <w:rPr>
                <w:szCs w:val="21"/>
              </w:rPr>
            </w:pPr>
            <w:r w:rsidRPr="00A25787">
              <w:rPr>
                <w:rFonts w:hint="eastAsia"/>
                <w:szCs w:val="21"/>
              </w:rPr>
              <w:t>VCU</w:t>
            </w:r>
          </w:p>
        </w:tc>
        <w:tc>
          <w:tcPr>
            <w:tcW w:w="1769" w:type="dxa"/>
            <w:vAlign w:val="center"/>
          </w:tcPr>
          <w:p w:rsidR="00E26D52" w:rsidRPr="00A25787" w:rsidRDefault="00E26D52" w:rsidP="008019FE">
            <w:pPr>
              <w:jc w:val="center"/>
            </w:pPr>
            <w:r>
              <w:rPr>
                <w:rFonts w:hint="eastAsia"/>
                <w:szCs w:val="21"/>
              </w:rPr>
              <w:t>0xA0/9</w:t>
            </w:r>
          </w:p>
        </w:tc>
        <w:tc>
          <w:tcPr>
            <w:tcW w:w="1490" w:type="dxa"/>
            <w:vAlign w:val="center"/>
          </w:tcPr>
          <w:p w:rsidR="00E26D52" w:rsidRDefault="00E26D52" w:rsidP="008019FE">
            <w:pPr>
              <w:jc w:val="center"/>
              <w:rPr>
                <w:szCs w:val="21"/>
              </w:rPr>
            </w:pPr>
            <w:r>
              <w:rPr>
                <w:rFonts w:hint="eastAsia"/>
                <w:szCs w:val="21"/>
              </w:rPr>
              <w:t>字节</w:t>
            </w:r>
          </w:p>
          <w:p w:rsidR="00E26D52" w:rsidRPr="00A25787" w:rsidRDefault="00E26D52" w:rsidP="008019FE">
            <w:pPr>
              <w:jc w:val="center"/>
              <w:rPr>
                <w:szCs w:val="21"/>
              </w:rPr>
            </w:pPr>
            <w:r>
              <w:rPr>
                <w:rFonts w:hint="eastAsia"/>
                <w:szCs w:val="21"/>
              </w:rPr>
              <w:t>0-59</w:t>
            </w:r>
          </w:p>
        </w:tc>
        <w:tc>
          <w:tcPr>
            <w:tcW w:w="1320" w:type="dxa"/>
          </w:tcPr>
          <w:p w:rsidR="00E26D52" w:rsidRPr="00A25787" w:rsidRDefault="00E26D52" w:rsidP="008019FE">
            <w:pPr>
              <w:spacing w:line="400" w:lineRule="exact"/>
              <w:rPr>
                <w:szCs w:val="21"/>
              </w:rPr>
            </w:pPr>
          </w:p>
        </w:tc>
        <w:tc>
          <w:tcPr>
            <w:tcW w:w="1753" w:type="dxa"/>
          </w:tcPr>
          <w:p w:rsidR="00E26D52" w:rsidRPr="00A233AB" w:rsidRDefault="00E26D52" w:rsidP="008019FE">
            <w:pPr>
              <w:spacing w:line="400" w:lineRule="exact"/>
              <w:rPr>
                <w:szCs w:val="21"/>
              </w:rPr>
            </w:pPr>
            <w:r>
              <w:rPr>
                <w:rFonts w:hint="eastAsia"/>
                <w:szCs w:val="21"/>
              </w:rPr>
              <w:t>同上</w:t>
            </w:r>
          </w:p>
        </w:tc>
      </w:tr>
      <w:tr w:rsidR="00E26D52" w:rsidRPr="00A233AB" w:rsidTr="00E26D52">
        <w:trPr>
          <w:jc w:val="center"/>
        </w:trPr>
        <w:tc>
          <w:tcPr>
            <w:tcW w:w="1123" w:type="dxa"/>
            <w:vAlign w:val="center"/>
          </w:tcPr>
          <w:p w:rsidR="00E26D52" w:rsidRDefault="00E26D52" w:rsidP="008019FE">
            <w:pPr>
              <w:spacing w:line="400" w:lineRule="exact"/>
              <w:jc w:val="center"/>
              <w:rPr>
                <w:szCs w:val="21"/>
              </w:rPr>
            </w:pPr>
            <w:r>
              <w:rPr>
                <w:rFonts w:hint="eastAsia"/>
                <w:szCs w:val="21"/>
              </w:rPr>
              <w:t>网压有效位</w:t>
            </w:r>
          </w:p>
        </w:tc>
        <w:tc>
          <w:tcPr>
            <w:tcW w:w="919" w:type="dxa"/>
            <w:vAlign w:val="center"/>
          </w:tcPr>
          <w:p w:rsidR="00E26D52" w:rsidRPr="00A233AB" w:rsidRDefault="00E26D52" w:rsidP="008019FE">
            <w:pPr>
              <w:spacing w:line="400" w:lineRule="exact"/>
              <w:rPr>
                <w:szCs w:val="21"/>
              </w:rPr>
            </w:pPr>
            <w:r>
              <w:rPr>
                <w:rFonts w:hint="eastAsia"/>
                <w:szCs w:val="21"/>
              </w:rPr>
              <w:t>DCU/A</w:t>
            </w:r>
          </w:p>
        </w:tc>
        <w:tc>
          <w:tcPr>
            <w:tcW w:w="1769" w:type="dxa"/>
            <w:vAlign w:val="center"/>
          </w:tcPr>
          <w:p w:rsidR="00E26D52" w:rsidRDefault="00E26D52" w:rsidP="005337CC">
            <w:pPr>
              <w:jc w:val="center"/>
            </w:pPr>
            <w:r>
              <w:rPr>
                <w:rFonts w:hint="eastAsia"/>
              </w:rPr>
              <w:t>0x5*1/29/0</w:t>
            </w:r>
          </w:p>
          <w:p w:rsidR="00E26D52" w:rsidRPr="00A25787" w:rsidRDefault="00E26D52" w:rsidP="005337CC">
            <w:pPr>
              <w:jc w:val="center"/>
            </w:pPr>
            <w:r>
              <w:rPr>
                <w:rFonts w:hint="eastAsia"/>
              </w:rPr>
              <w:t>(*=0/1/3/2)</w:t>
            </w:r>
          </w:p>
        </w:tc>
        <w:tc>
          <w:tcPr>
            <w:tcW w:w="1490" w:type="dxa"/>
            <w:vAlign w:val="center"/>
          </w:tcPr>
          <w:p w:rsidR="00E26D52" w:rsidRPr="00A25787" w:rsidRDefault="00E26D52" w:rsidP="008019FE">
            <w:pPr>
              <w:jc w:val="center"/>
              <w:rPr>
                <w:szCs w:val="21"/>
              </w:rPr>
            </w:pPr>
            <w:r>
              <w:rPr>
                <w:rFonts w:hint="eastAsia"/>
                <w:szCs w:val="21"/>
              </w:rPr>
              <w:t>位</w:t>
            </w:r>
          </w:p>
        </w:tc>
        <w:tc>
          <w:tcPr>
            <w:tcW w:w="1320" w:type="dxa"/>
          </w:tcPr>
          <w:p w:rsidR="00E26D52" w:rsidRDefault="00E26D52" w:rsidP="008019FE">
            <w:pPr>
              <w:spacing w:line="400" w:lineRule="exact"/>
              <w:rPr>
                <w:szCs w:val="21"/>
              </w:rPr>
            </w:pPr>
            <w:r>
              <w:rPr>
                <w:rFonts w:hint="eastAsia"/>
                <w:szCs w:val="21"/>
              </w:rPr>
              <w:t>1</w:t>
            </w:r>
            <w:r>
              <w:rPr>
                <w:rFonts w:hint="eastAsia"/>
                <w:szCs w:val="21"/>
              </w:rPr>
              <w:t>：有效</w:t>
            </w:r>
          </w:p>
          <w:p w:rsidR="00E26D52" w:rsidRPr="00A25787" w:rsidRDefault="00E26D52" w:rsidP="008019FE">
            <w:pPr>
              <w:spacing w:line="400" w:lineRule="exact"/>
              <w:rPr>
                <w:szCs w:val="21"/>
              </w:rPr>
            </w:pPr>
            <w:r>
              <w:rPr>
                <w:rFonts w:hint="eastAsia"/>
                <w:szCs w:val="21"/>
              </w:rPr>
              <w:t>0</w:t>
            </w:r>
            <w:r>
              <w:rPr>
                <w:rFonts w:hint="eastAsia"/>
                <w:szCs w:val="21"/>
              </w:rPr>
              <w:t>：无效</w:t>
            </w:r>
          </w:p>
        </w:tc>
        <w:tc>
          <w:tcPr>
            <w:tcW w:w="1753" w:type="dxa"/>
          </w:tcPr>
          <w:p w:rsidR="00E26D52" w:rsidRPr="00A233AB" w:rsidRDefault="00E26D52" w:rsidP="008019FE">
            <w:pPr>
              <w:spacing w:line="400" w:lineRule="exact"/>
              <w:rPr>
                <w:szCs w:val="21"/>
              </w:rPr>
            </w:pPr>
          </w:p>
        </w:tc>
      </w:tr>
      <w:tr w:rsidR="00E26D52" w:rsidRPr="00A233AB"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网压</w:t>
            </w:r>
          </w:p>
        </w:tc>
        <w:tc>
          <w:tcPr>
            <w:tcW w:w="919" w:type="dxa"/>
            <w:vAlign w:val="center"/>
          </w:tcPr>
          <w:p w:rsidR="00E26D52" w:rsidRPr="00A233AB" w:rsidRDefault="00E26D52" w:rsidP="008019FE">
            <w:pPr>
              <w:spacing w:line="400" w:lineRule="exact"/>
              <w:rPr>
                <w:szCs w:val="21"/>
              </w:rPr>
            </w:pPr>
            <w:r>
              <w:rPr>
                <w:rFonts w:hint="eastAsia"/>
                <w:szCs w:val="21"/>
              </w:rPr>
              <w:t>DCU/A</w:t>
            </w:r>
          </w:p>
        </w:tc>
        <w:tc>
          <w:tcPr>
            <w:tcW w:w="1769" w:type="dxa"/>
            <w:vAlign w:val="center"/>
          </w:tcPr>
          <w:p w:rsidR="00E26D52" w:rsidRDefault="00E26D52" w:rsidP="007A3F53">
            <w:pPr>
              <w:jc w:val="center"/>
            </w:pPr>
            <w:r>
              <w:rPr>
                <w:rFonts w:hint="eastAsia"/>
              </w:rPr>
              <w:t>0x5*1/2-3</w:t>
            </w:r>
          </w:p>
          <w:p w:rsidR="00E26D52" w:rsidRPr="00A233AB" w:rsidRDefault="00E26D52" w:rsidP="007A3F53">
            <w:pPr>
              <w:jc w:val="center"/>
            </w:pPr>
            <w:r>
              <w:rPr>
                <w:rFonts w:hint="eastAsia"/>
              </w:rPr>
              <w:t>(*=0/1/3/2)</w:t>
            </w:r>
          </w:p>
        </w:tc>
        <w:tc>
          <w:tcPr>
            <w:tcW w:w="1490" w:type="dxa"/>
            <w:vAlign w:val="center"/>
          </w:tcPr>
          <w:p w:rsidR="00E26D52" w:rsidRPr="00A233AB" w:rsidRDefault="00E26D52" w:rsidP="008019FE">
            <w:pPr>
              <w:jc w:val="center"/>
              <w:rPr>
                <w:szCs w:val="21"/>
              </w:rPr>
            </w:pPr>
            <w:r>
              <w:rPr>
                <w:rFonts w:hint="eastAsia"/>
                <w:szCs w:val="21"/>
              </w:rPr>
              <w:t>字</w:t>
            </w:r>
          </w:p>
        </w:tc>
        <w:tc>
          <w:tcPr>
            <w:tcW w:w="1320" w:type="dxa"/>
          </w:tcPr>
          <w:p w:rsidR="00E26D52" w:rsidRPr="00A233AB" w:rsidRDefault="00E26D52" w:rsidP="007A3F53">
            <w:pPr>
              <w:spacing w:line="400" w:lineRule="exact"/>
              <w:rPr>
                <w:szCs w:val="21"/>
              </w:rPr>
            </w:pPr>
            <w:r>
              <w:rPr>
                <w:rFonts w:hint="eastAsia"/>
                <w:szCs w:val="21"/>
              </w:rPr>
              <w:t>10=1V</w:t>
            </w:r>
          </w:p>
        </w:tc>
        <w:tc>
          <w:tcPr>
            <w:tcW w:w="1753" w:type="dxa"/>
          </w:tcPr>
          <w:p w:rsidR="00E26D52" w:rsidRPr="00112DF1" w:rsidRDefault="00E26D52" w:rsidP="008019FE">
            <w:pPr>
              <w:spacing w:line="400" w:lineRule="exact"/>
              <w:rPr>
                <w:b/>
                <w:szCs w:val="21"/>
              </w:rPr>
            </w:pPr>
            <w:r w:rsidRPr="00112DF1">
              <w:rPr>
                <w:rFonts w:hint="eastAsia"/>
                <w:b/>
                <w:szCs w:val="21"/>
              </w:rPr>
              <w:t>辅助：</w:t>
            </w:r>
            <w:r w:rsidRPr="00112DF1">
              <w:rPr>
                <w:rFonts w:hint="eastAsia"/>
                <w:b/>
                <w:szCs w:val="21"/>
              </w:rPr>
              <w:t>1/3/4/6</w:t>
            </w:r>
            <w:r w:rsidRPr="00112DF1">
              <w:rPr>
                <w:rFonts w:hint="eastAsia"/>
                <w:b/>
                <w:szCs w:val="21"/>
              </w:rPr>
              <w:t>车</w:t>
            </w:r>
          </w:p>
          <w:p w:rsidR="00E26D52" w:rsidRDefault="00E26D52" w:rsidP="008019FE">
            <w:pPr>
              <w:spacing w:line="400" w:lineRule="exact"/>
              <w:rPr>
                <w:szCs w:val="21"/>
              </w:rPr>
            </w:pPr>
            <w:r>
              <w:rPr>
                <w:rFonts w:hint="eastAsia"/>
                <w:szCs w:val="21"/>
              </w:rPr>
              <w:t>辅助生命信号正常，且网压有效位为</w:t>
            </w:r>
            <w:r>
              <w:rPr>
                <w:rFonts w:hint="eastAsia"/>
                <w:szCs w:val="21"/>
              </w:rPr>
              <w:t>1</w:t>
            </w:r>
            <w:r>
              <w:rPr>
                <w:rFonts w:hint="eastAsia"/>
                <w:szCs w:val="21"/>
              </w:rPr>
              <w:t>时，取</w:t>
            </w:r>
            <w:r>
              <w:rPr>
                <w:rFonts w:hint="eastAsia"/>
                <w:szCs w:val="21"/>
              </w:rPr>
              <w:t>4</w:t>
            </w:r>
            <w:r>
              <w:rPr>
                <w:rFonts w:hint="eastAsia"/>
                <w:szCs w:val="21"/>
              </w:rPr>
              <w:t>个辅助中的最大值显示；</w:t>
            </w:r>
          </w:p>
          <w:p w:rsidR="00E26D52" w:rsidRPr="008019FE" w:rsidRDefault="00E26D52" w:rsidP="008019FE">
            <w:pPr>
              <w:spacing w:line="400" w:lineRule="exact"/>
              <w:rPr>
                <w:szCs w:val="21"/>
              </w:rPr>
            </w:pPr>
            <w:r>
              <w:rPr>
                <w:rFonts w:hint="eastAsia"/>
                <w:szCs w:val="21"/>
              </w:rPr>
              <w:t>生命信号异常或</w:t>
            </w:r>
            <w:r>
              <w:rPr>
                <w:rFonts w:hint="eastAsia"/>
                <w:szCs w:val="21"/>
              </w:rPr>
              <w:t>4</w:t>
            </w:r>
            <w:r>
              <w:rPr>
                <w:rFonts w:hint="eastAsia"/>
                <w:szCs w:val="21"/>
              </w:rPr>
              <w:t>个网压有效位都为</w:t>
            </w:r>
            <w:r>
              <w:rPr>
                <w:rFonts w:hint="eastAsia"/>
                <w:szCs w:val="21"/>
              </w:rPr>
              <w:t>0</w:t>
            </w:r>
            <w:r>
              <w:rPr>
                <w:rFonts w:hint="eastAsia"/>
                <w:szCs w:val="21"/>
              </w:rPr>
              <w:t>时，显示“</w:t>
            </w:r>
            <w:r>
              <w:rPr>
                <w:rFonts w:hint="eastAsia"/>
                <w:szCs w:val="21"/>
              </w:rPr>
              <w:t>----</w:t>
            </w:r>
            <w:r>
              <w:rPr>
                <w:rFonts w:hint="eastAsia"/>
                <w:szCs w:val="21"/>
              </w:rPr>
              <w:t>”</w:t>
            </w:r>
          </w:p>
        </w:tc>
      </w:tr>
      <w:tr w:rsidR="00E26D52" w:rsidRPr="00A233AB" w:rsidTr="00E26D52">
        <w:trPr>
          <w:jc w:val="center"/>
        </w:trPr>
        <w:tc>
          <w:tcPr>
            <w:tcW w:w="1123" w:type="dxa"/>
            <w:vAlign w:val="center"/>
          </w:tcPr>
          <w:p w:rsidR="00E26D52" w:rsidRDefault="00E26D52" w:rsidP="008019FE">
            <w:pPr>
              <w:spacing w:line="400" w:lineRule="exact"/>
              <w:jc w:val="center"/>
              <w:rPr>
                <w:szCs w:val="21"/>
              </w:rPr>
            </w:pPr>
            <w:r>
              <w:rPr>
                <w:rFonts w:hint="eastAsia"/>
                <w:szCs w:val="21"/>
              </w:rPr>
              <w:t>网流有效位</w:t>
            </w:r>
          </w:p>
        </w:tc>
        <w:tc>
          <w:tcPr>
            <w:tcW w:w="919" w:type="dxa"/>
            <w:vAlign w:val="center"/>
          </w:tcPr>
          <w:p w:rsidR="00E26D52" w:rsidRDefault="00E26D52" w:rsidP="008019FE">
            <w:pPr>
              <w:spacing w:line="400" w:lineRule="exact"/>
              <w:rPr>
                <w:szCs w:val="21"/>
              </w:rPr>
            </w:pPr>
            <w:r>
              <w:rPr>
                <w:rFonts w:hint="eastAsia"/>
                <w:szCs w:val="21"/>
              </w:rPr>
              <w:t>DCU</w:t>
            </w:r>
          </w:p>
        </w:tc>
        <w:tc>
          <w:tcPr>
            <w:tcW w:w="1769" w:type="dxa"/>
            <w:vAlign w:val="center"/>
          </w:tcPr>
          <w:p w:rsidR="00E26D52" w:rsidRDefault="00E26D52" w:rsidP="005337CC">
            <w:pPr>
              <w:jc w:val="center"/>
            </w:pPr>
            <w:r>
              <w:rPr>
                <w:rFonts w:hint="eastAsia"/>
              </w:rPr>
              <w:t>牵引：</w:t>
            </w:r>
          </w:p>
          <w:p w:rsidR="00E26D52" w:rsidRDefault="00E26D52" w:rsidP="005337CC">
            <w:pPr>
              <w:jc w:val="center"/>
            </w:pPr>
            <w:r>
              <w:rPr>
                <w:rFonts w:hint="eastAsia"/>
              </w:rPr>
              <w:t>0x4*1/29/1</w:t>
            </w:r>
          </w:p>
          <w:p w:rsidR="00E26D52" w:rsidRDefault="00E26D52" w:rsidP="005337CC">
            <w:pPr>
              <w:jc w:val="center"/>
            </w:pPr>
            <w:r>
              <w:rPr>
                <w:rFonts w:hint="eastAsia"/>
              </w:rPr>
              <w:t>(*=9/C/D/8)</w:t>
            </w:r>
          </w:p>
        </w:tc>
        <w:tc>
          <w:tcPr>
            <w:tcW w:w="1490" w:type="dxa"/>
            <w:vAlign w:val="center"/>
          </w:tcPr>
          <w:p w:rsidR="00E26D52" w:rsidRDefault="00E26D52" w:rsidP="008019FE">
            <w:pPr>
              <w:jc w:val="center"/>
              <w:rPr>
                <w:szCs w:val="21"/>
              </w:rPr>
            </w:pPr>
            <w:r>
              <w:rPr>
                <w:rFonts w:hint="eastAsia"/>
                <w:szCs w:val="21"/>
              </w:rPr>
              <w:t>位</w:t>
            </w:r>
          </w:p>
        </w:tc>
        <w:tc>
          <w:tcPr>
            <w:tcW w:w="1320" w:type="dxa"/>
          </w:tcPr>
          <w:p w:rsidR="00E26D52" w:rsidRDefault="00E26D52" w:rsidP="005337CC">
            <w:pPr>
              <w:spacing w:line="400" w:lineRule="exact"/>
              <w:rPr>
                <w:szCs w:val="21"/>
              </w:rPr>
            </w:pPr>
            <w:r>
              <w:rPr>
                <w:rFonts w:hint="eastAsia"/>
                <w:szCs w:val="21"/>
              </w:rPr>
              <w:t>1</w:t>
            </w:r>
            <w:r>
              <w:rPr>
                <w:rFonts w:hint="eastAsia"/>
                <w:szCs w:val="21"/>
              </w:rPr>
              <w:t>：有效</w:t>
            </w:r>
          </w:p>
          <w:p w:rsidR="00E26D52" w:rsidRDefault="00E26D52" w:rsidP="005337CC">
            <w:pPr>
              <w:spacing w:line="400" w:lineRule="exact"/>
              <w:rPr>
                <w:szCs w:val="21"/>
              </w:rPr>
            </w:pPr>
            <w:r>
              <w:rPr>
                <w:rFonts w:hint="eastAsia"/>
                <w:szCs w:val="21"/>
              </w:rPr>
              <w:t>0</w:t>
            </w:r>
            <w:r>
              <w:rPr>
                <w:rFonts w:hint="eastAsia"/>
                <w:szCs w:val="21"/>
              </w:rPr>
              <w:t>：无效</w:t>
            </w:r>
          </w:p>
        </w:tc>
        <w:tc>
          <w:tcPr>
            <w:tcW w:w="1753" w:type="dxa"/>
          </w:tcPr>
          <w:p w:rsidR="00E26D52" w:rsidRDefault="00E26D52" w:rsidP="008019FE">
            <w:pPr>
              <w:spacing w:line="400" w:lineRule="exact"/>
              <w:rPr>
                <w:szCs w:val="21"/>
              </w:rPr>
            </w:pPr>
          </w:p>
        </w:tc>
      </w:tr>
      <w:tr w:rsidR="00E26D52" w:rsidRPr="00A233AB" w:rsidTr="00E26D52">
        <w:trPr>
          <w:jc w:val="center"/>
        </w:trPr>
        <w:tc>
          <w:tcPr>
            <w:tcW w:w="1123" w:type="dxa"/>
            <w:vAlign w:val="center"/>
          </w:tcPr>
          <w:p w:rsidR="00E26D52" w:rsidRDefault="00E26D52" w:rsidP="008019FE">
            <w:pPr>
              <w:spacing w:line="400" w:lineRule="exact"/>
              <w:jc w:val="center"/>
              <w:rPr>
                <w:szCs w:val="21"/>
              </w:rPr>
            </w:pPr>
            <w:r>
              <w:rPr>
                <w:rFonts w:hint="eastAsia"/>
                <w:szCs w:val="21"/>
              </w:rPr>
              <w:t>网流</w:t>
            </w:r>
          </w:p>
        </w:tc>
        <w:tc>
          <w:tcPr>
            <w:tcW w:w="919" w:type="dxa"/>
            <w:vAlign w:val="center"/>
          </w:tcPr>
          <w:p w:rsidR="00E26D52" w:rsidRDefault="00E26D52" w:rsidP="008019FE">
            <w:pPr>
              <w:spacing w:line="400" w:lineRule="exact"/>
              <w:rPr>
                <w:szCs w:val="21"/>
              </w:rPr>
            </w:pPr>
            <w:r>
              <w:rPr>
                <w:rFonts w:hint="eastAsia"/>
                <w:szCs w:val="21"/>
              </w:rPr>
              <w:t>DCU</w:t>
            </w:r>
          </w:p>
        </w:tc>
        <w:tc>
          <w:tcPr>
            <w:tcW w:w="1769" w:type="dxa"/>
            <w:vAlign w:val="center"/>
          </w:tcPr>
          <w:p w:rsidR="00E26D52" w:rsidRDefault="00E26D52" w:rsidP="008019FE">
            <w:pPr>
              <w:jc w:val="center"/>
            </w:pPr>
            <w:r>
              <w:rPr>
                <w:rFonts w:hint="eastAsia"/>
              </w:rPr>
              <w:t>辅助：</w:t>
            </w:r>
          </w:p>
          <w:p w:rsidR="00E26D52" w:rsidRDefault="00E26D52" w:rsidP="008019FE">
            <w:pPr>
              <w:jc w:val="center"/>
            </w:pPr>
            <w:r>
              <w:rPr>
                <w:rFonts w:hint="eastAsia"/>
              </w:rPr>
              <w:t>0x5*1/22-23</w:t>
            </w:r>
          </w:p>
          <w:p w:rsidR="00E26D52" w:rsidRDefault="00E26D52" w:rsidP="008019FE">
            <w:pPr>
              <w:jc w:val="center"/>
            </w:pPr>
            <w:r>
              <w:rPr>
                <w:rFonts w:hint="eastAsia"/>
              </w:rPr>
              <w:t>(*=0/1/3/2)</w:t>
            </w:r>
          </w:p>
          <w:p w:rsidR="00E26D52" w:rsidRDefault="00E26D52" w:rsidP="008019FE">
            <w:pPr>
              <w:jc w:val="center"/>
            </w:pPr>
            <w:r>
              <w:rPr>
                <w:rFonts w:hint="eastAsia"/>
              </w:rPr>
              <w:t>牵引：</w:t>
            </w:r>
          </w:p>
          <w:p w:rsidR="00E26D52" w:rsidRDefault="00E26D52" w:rsidP="008019FE">
            <w:pPr>
              <w:jc w:val="center"/>
            </w:pPr>
            <w:r>
              <w:rPr>
                <w:rFonts w:hint="eastAsia"/>
              </w:rPr>
              <w:t>0x4*1/6-7</w:t>
            </w:r>
          </w:p>
          <w:p w:rsidR="00E26D52" w:rsidRPr="00A233AB" w:rsidRDefault="00E26D52" w:rsidP="007A3F53">
            <w:pPr>
              <w:jc w:val="center"/>
            </w:pPr>
            <w:r>
              <w:rPr>
                <w:rFonts w:hint="eastAsia"/>
              </w:rPr>
              <w:t>(*=9/C/D/8)</w:t>
            </w:r>
          </w:p>
        </w:tc>
        <w:tc>
          <w:tcPr>
            <w:tcW w:w="1490" w:type="dxa"/>
            <w:vAlign w:val="center"/>
          </w:tcPr>
          <w:p w:rsidR="00E26D52" w:rsidRPr="00A233AB" w:rsidRDefault="00E26D52" w:rsidP="008019FE">
            <w:pPr>
              <w:jc w:val="center"/>
              <w:rPr>
                <w:szCs w:val="21"/>
              </w:rPr>
            </w:pPr>
            <w:r>
              <w:rPr>
                <w:rFonts w:hint="eastAsia"/>
                <w:szCs w:val="21"/>
              </w:rPr>
              <w:t>字</w:t>
            </w:r>
          </w:p>
        </w:tc>
        <w:tc>
          <w:tcPr>
            <w:tcW w:w="1320" w:type="dxa"/>
          </w:tcPr>
          <w:p w:rsidR="00E26D52" w:rsidRPr="00A233AB" w:rsidRDefault="00E26D52" w:rsidP="008019FE">
            <w:pPr>
              <w:spacing w:line="400" w:lineRule="exact"/>
              <w:rPr>
                <w:szCs w:val="21"/>
              </w:rPr>
            </w:pPr>
            <w:r>
              <w:rPr>
                <w:rFonts w:hint="eastAsia"/>
                <w:szCs w:val="21"/>
              </w:rPr>
              <w:t>10=1A</w:t>
            </w:r>
          </w:p>
        </w:tc>
        <w:tc>
          <w:tcPr>
            <w:tcW w:w="1753" w:type="dxa"/>
          </w:tcPr>
          <w:p w:rsidR="00E26D52" w:rsidRDefault="00A302CA" w:rsidP="00DF704B">
            <w:pPr>
              <w:spacing w:line="400" w:lineRule="exact"/>
              <w:rPr>
                <w:szCs w:val="21"/>
              </w:rPr>
            </w:pPr>
            <w:r>
              <w:rPr>
                <w:rFonts w:hint="eastAsia"/>
                <w:szCs w:val="21"/>
              </w:rPr>
              <w:t>网流有效位为</w:t>
            </w:r>
            <w:r>
              <w:rPr>
                <w:rFonts w:hint="eastAsia"/>
                <w:szCs w:val="21"/>
              </w:rPr>
              <w:t>1</w:t>
            </w:r>
            <w:r>
              <w:rPr>
                <w:rFonts w:hint="eastAsia"/>
                <w:szCs w:val="21"/>
              </w:rPr>
              <w:t>时，</w:t>
            </w:r>
            <w:r w:rsidR="00E26D52">
              <w:rPr>
                <w:rFonts w:hint="eastAsia"/>
                <w:szCs w:val="21"/>
              </w:rPr>
              <w:t>取</w:t>
            </w:r>
            <w:r w:rsidR="00E26D52">
              <w:rPr>
                <w:rFonts w:hint="eastAsia"/>
                <w:szCs w:val="21"/>
              </w:rPr>
              <w:t>4</w:t>
            </w:r>
            <w:r w:rsidR="00E26D52">
              <w:rPr>
                <w:rFonts w:hint="eastAsia"/>
                <w:szCs w:val="21"/>
              </w:rPr>
              <w:t>个辅助线电流</w:t>
            </w:r>
            <w:r>
              <w:rPr>
                <w:rFonts w:hint="eastAsia"/>
                <w:szCs w:val="21"/>
              </w:rPr>
              <w:t>绝对值和</w:t>
            </w:r>
            <w:r>
              <w:rPr>
                <w:rFonts w:hint="eastAsia"/>
                <w:szCs w:val="21"/>
              </w:rPr>
              <w:t>4</w:t>
            </w:r>
            <w:r>
              <w:rPr>
                <w:rFonts w:hint="eastAsia"/>
                <w:szCs w:val="21"/>
              </w:rPr>
              <w:t>个牵引线电流绝对值</w:t>
            </w:r>
            <w:r w:rsidR="00E26D52">
              <w:rPr>
                <w:rFonts w:hint="eastAsia"/>
                <w:szCs w:val="21"/>
              </w:rPr>
              <w:t>之和；</w:t>
            </w:r>
          </w:p>
          <w:p w:rsidR="00E26D52" w:rsidRPr="00DF704B" w:rsidRDefault="00E26D52" w:rsidP="00DF704B">
            <w:pPr>
              <w:spacing w:line="400" w:lineRule="exact"/>
              <w:rPr>
                <w:szCs w:val="21"/>
              </w:rPr>
            </w:pPr>
            <w:r>
              <w:rPr>
                <w:rFonts w:hint="eastAsia"/>
                <w:szCs w:val="21"/>
              </w:rPr>
              <w:t>显示“</w:t>
            </w:r>
            <w:r>
              <w:rPr>
                <w:rFonts w:hint="eastAsia"/>
                <w:szCs w:val="21"/>
              </w:rPr>
              <w:t>----</w:t>
            </w:r>
            <w:r>
              <w:rPr>
                <w:rFonts w:hint="eastAsia"/>
                <w:szCs w:val="21"/>
              </w:rPr>
              <w:t>”</w:t>
            </w:r>
          </w:p>
          <w:p w:rsidR="00E26D52" w:rsidRPr="00DF704B" w:rsidRDefault="00E26D52" w:rsidP="008019FE">
            <w:pPr>
              <w:spacing w:line="400" w:lineRule="exact"/>
              <w:rPr>
                <w:szCs w:val="21"/>
              </w:rPr>
            </w:pPr>
          </w:p>
        </w:tc>
      </w:tr>
      <w:tr w:rsidR="00E26D52" w:rsidRPr="00F835F0"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lastRenderedPageBreak/>
              <w:t>列车速度</w:t>
            </w:r>
          </w:p>
        </w:tc>
        <w:tc>
          <w:tcPr>
            <w:tcW w:w="919" w:type="dxa"/>
            <w:vAlign w:val="center"/>
          </w:tcPr>
          <w:p w:rsidR="00E26D52" w:rsidRPr="00A233AB" w:rsidRDefault="00E26D52" w:rsidP="008019FE">
            <w:pPr>
              <w:spacing w:line="400" w:lineRule="exact"/>
              <w:rPr>
                <w:szCs w:val="21"/>
              </w:rPr>
            </w:pPr>
            <w:r>
              <w:rPr>
                <w:rFonts w:hint="eastAsia"/>
                <w:szCs w:val="21"/>
              </w:rPr>
              <w:t>VCU</w:t>
            </w:r>
          </w:p>
        </w:tc>
        <w:tc>
          <w:tcPr>
            <w:tcW w:w="1769" w:type="dxa"/>
            <w:vAlign w:val="center"/>
          </w:tcPr>
          <w:p w:rsidR="00E26D52" w:rsidRPr="00A233AB" w:rsidRDefault="00E26D52" w:rsidP="008019FE">
            <w:pPr>
              <w:spacing w:line="400" w:lineRule="exact"/>
              <w:jc w:val="center"/>
              <w:rPr>
                <w:szCs w:val="21"/>
              </w:rPr>
            </w:pPr>
            <w:r>
              <w:rPr>
                <w:rFonts w:hint="eastAsia"/>
                <w:szCs w:val="21"/>
              </w:rPr>
              <w:t>0xC0/10-11</w:t>
            </w:r>
          </w:p>
        </w:tc>
        <w:tc>
          <w:tcPr>
            <w:tcW w:w="1490" w:type="dxa"/>
            <w:vAlign w:val="center"/>
          </w:tcPr>
          <w:p w:rsidR="00E26D52" w:rsidRPr="00A233AB" w:rsidRDefault="00E26D52" w:rsidP="008019FE">
            <w:pPr>
              <w:jc w:val="center"/>
              <w:rPr>
                <w:szCs w:val="21"/>
              </w:rPr>
            </w:pPr>
            <w:r>
              <w:rPr>
                <w:rFonts w:hint="eastAsia"/>
                <w:szCs w:val="21"/>
              </w:rPr>
              <w:t>字</w:t>
            </w:r>
          </w:p>
        </w:tc>
        <w:tc>
          <w:tcPr>
            <w:tcW w:w="1320" w:type="dxa"/>
          </w:tcPr>
          <w:p w:rsidR="00E26D52" w:rsidRPr="00A233AB" w:rsidRDefault="00E26D52" w:rsidP="008019FE">
            <w:pPr>
              <w:spacing w:line="400" w:lineRule="exact"/>
              <w:rPr>
                <w:sz w:val="18"/>
                <w:szCs w:val="18"/>
              </w:rPr>
            </w:pPr>
            <w:r>
              <w:rPr>
                <w:rFonts w:hint="eastAsia"/>
                <w:sz w:val="18"/>
                <w:szCs w:val="18"/>
              </w:rPr>
              <w:t>100=1km/h</w:t>
            </w:r>
          </w:p>
        </w:tc>
        <w:tc>
          <w:tcPr>
            <w:tcW w:w="1753" w:type="dxa"/>
          </w:tcPr>
          <w:p w:rsidR="00E26D52" w:rsidRDefault="00E26D52" w:rsidP="006315F1">
            <w:pPr>
              <w:spacing w:line="400" w:lineRule="exact"/>
              <w:rPr>
                <w:szCs w:val="21"/>
              </w:rPr>
            </w:pPr>
            <w:r w:rsidRPr="006315F1">
              <w:rPr>
                <w:rFonts w:hint="eastAsia"/>
                <w:szCs w:val="21"/>
              </w:rPr>
              <w:t>与</w:t>
            </w:r>
            <w:r>
              <w:rPr>
                <w:rFonts w:hint="eastAsia"/>
                <w:szCs w:val="21"/>
              </w:rPr>
              <w:t>VCU</w:t>
            </w:r>
            <w:r>
              <w:rPr>
                <w:rFonts w:hint="eastAsia"/>
                <w:szCs w:val="21"/>
              </w:rPr>
              <w:t>通讯正常时，取数显示；</w:t>
            </w:r>
          </w:p>
          <w:p w:rsidR="00E26D52" w:rsidRPr="00F835F0" w:rsidRDefault="00E26D52" w:rsidP="006315F1">
            <w:pPr>
              <w:spacing w:line="400" w:lineRule="exact"/>
              <w:rPr>
                <w:szCs w:val="21"/>
                <w:highlight w:val="yellow"/>
              </w:rPr>
            </w:pPr>
            <w:r>
              <w:rPr>
                <w:rFonts w:hint="eastAsia"/>
                <w:szCs w:val="21"/>
              </w:rPr>
              <w:t>与</w:t>
            </w:r>
            <w:r>
              <w:rPr>
                <w:rFonts w:hint="eastAsia"/>
                <w:szCs w:val="21"/>
              </w:rPr>
              <w:t>VCU</w:t>
            </w:r>
            <w:r>
              <w:rPr>
                <w:rFonts w:hint="eastAsia"/>
                <w:szCs w:val="21"/>
              </w:rPr>
              <w:t>通讯异常时，显示“</w:t>
            </w:r>
            <w:r>
              <w:rPr>
                <w:rFonts w:hint="eastAsia"/>
                <w:szCs w:val="21"/>
              </w:rPr>
              <w:t>----</w:t>
            </w:r>
            <w:r>
              <w:rPr>
                <w:rFonts w:hint="eastAsia"/>
                <w:szCs w:val="21"/>
              </w:rPr>
              <w:t>”</w:t>
            </w:r>
          </w:p>
        </w:tc>
      </w:tr>
      <w:tr w:rsidR="00E26D52" w:rsidTr="00E26D52">
        <w:trPr>
          <w:jc w:val="center"/>
        </w:trPr>
        <w:tc>
          <w:tcPr>
            <w:tcW w:w="1123" w:type="dxa"/>
            <w:vAlign w:val="center"/>
          </w:tcPr>
          <w:p w:rsidR="00E26D52" w:rsidRPr="00A233AB" w:rsidRDefault="00E26D52" w:rsidP="008019FE">
            <w:pPr>
              <w:spacing w:line="400" w:lineRule="exact"/>
              <w:jc w:val="center"/>
              <w:rPr>
                <w:szCs w:val="21"/>
              </w:rPr>
            </w:pPr>
            <w:r>
              <w:rPr>
                <w:rFonts w:hint="eastAsia"/>
                <w:szCs w:val="21"/>
              </w:rPr>
              <w:t>故障提示</w:t>
            </w:r>
          </w:p>
        </w:tc>
        <w:tc>
          <w:tcPr>
            <w:tcW w:w="919" w:type="dxa"/>
            <w:vAlign w:val="center"/>
          </w:tcPr>
          <w:p w:rsidR="00E26D52" w:rsidRPr="00A233AB" w:rsidRDefault="00A302CA" w:rsidP="008019FE">
            <w:pPr>
              <w:spacing w:line="400" w:lineRule="exact"/>
              <w:rPr>
                <w:szCs w:val="21"/>
              </w:rPr>
            </w:pPr>
            <w:r>
              <w:rPr>
                <w:rFonts w:hint="eastAsia"/>
                <w:szCs w:val="21"/>
              </w:rPr>
              <w:t>HMI</w:t>
            </w:r>
          </w:p>
        </w:tc>
        <w:tc>
          <w:tcPr>
            <w:tcW w:w="1769" w:type="dxa"/>
          </w:tcPr>
          <w:p w:rsidR="00E26D52" w:rsidRPr="00A233AB" w:rsidRDefault="00E26D52" w:rsidP="008019FE">
            <w:pPr>
              <w:spacing w:line="400" w:lineRule="exact"/>
              <w:rPr>
                <w:szCs w:val="21"/>
              </w:rPr>
            </w:pPr>
          </w:p>
        </w:tc>
        <w:tc>
          <w:tcPr>
            <w:tcW w:w="1490" w:type="dxa"/>
          </w:tcPr>
          <w:p w:rsidR="00E26D52" w:rsidRPr="00A233AB" w:rsidRDefault="00E26D52" w:rsidP="008019FE">
            <w:pPr>
              <w:rPr>
                <w:szCs w:val="21"/>
              </w:rPr>
            </w:pPr>
          </w:p>
        </w:tc>
        <w:tc>
          <w:tcPr>
            <w:tcW w:w="1320" w:type="dxa"/>
          </w:tcPr>
          <w:p w:rsidR="00E26D52" w:rsidRPr="00A233AB" w:rsidRDefault="00E26D52" w:rsidP="008019FE">
            <w:pPr>
              <w:spacing w:line="400" w:lineRule="exact"/>
              <w:rPr>
                <w:sz w:val="18"/>
                <w:szCs w:val="18"/>
              </w:rPr>
            </w:pPr>
          </w:p>
        </w:tc>
        <w:tc>
          <w:tcPr>
            <w:tcW w:w="1753" w:type="dxa"/>
          </w:tcPr>
          <w:p w:rsidR="00E26D52" w:rsidRDefault="00A302CA" w:rsidP="008019FE">
            <w:pPr>
              <w:spacing w:line="400" w:lineRule="exact"/>
              <w:rPr>
                <w:szCs w:val="21"/>
                <w:highlight w:val="yellow"/>
              </w:rPr>
            </w:pPr>
            <w:r w:rsidRPr="00A302CA">
              <w:rPr>
                <w:rFonts w:hint="eastAsia"/>
                <w:szCs w:val="21"/>
              </w:rPr>
              <w:t>有现存故障闪烁，点击按钮进入现存故障界面</w:t>
            </w:r>
          </w:p>
        </w:tc>
      </w:tr>
    </w:tbl>
    <w:p w:rsidR="006D2B40" w:rsidRDefault="006D2B40" w:rsidP="00340952">
      <w:pPr>
        <w:pStyle w:val="a6"/>
        <w:spacing w:line="360" w:lineRule="auto"/>
        <w:ind w:left="851" w:firstLineChars="0" w:firstLine="0"/>
        <w:jc w:val="center"/>
        <w:rPr>
          <w:rFonts w:hAnsi="宋体"/>
          <w:b/>
          <w:sz w:val="24"/>
        </w:rPr>
      </w:pPr>
    </w:p>
    <w:p w:rsidR="00340952" w:rsidRDefault="00340952" w:rsidP="003F3821">
      <w:pPr>
        <w:pStyle w:val="3"/>
      </w:pPr>
      <w:bookmarkStart w:id="43" w:name="_Toc469301093"/>
      <w:r>
        <w:rPr>
          <w:rFonts w:hint="eastAsia"/>
        </w:rPr>
        <w:t>页脚</w:t>
      </w:r>
      <w:bookmarkEnd w:id="43"/>
    </w:p>
    <w:p w:rsidR="00340952" w:rsidRDefault="00D55B58" w:rsidP="006D2B40">
      <w:pPr>
        <w:pStyle w:val="a6"/>
        <w:spacing w:line="360" w:lineRule="auto"/>
        <w:ind w:left="851" w:firstLineChars="0" w:firstLine="0"/>
        <w:jc w:val="center"/>
        <w:rPr>
          <w:rFonts w:hAnsi="宋体"/>
          <w:b/>
          <w:sz w:val="24"/>
        </w:rPr>
      </w:pPr>
      <w:r>
        <w:rPr>
          <w:rFonts w:hAnsi="宋体"/>
          <w:b/>
          <w:noProof/>
          <w:sz w:val="24"/>
        </w:rPr>
        <w:drawing>
          <wp:inline distT="0" distB="0" distL="0" distR="0">
            <wp:extent cx="5452110" cy="457200"/>
            <wp:effectExtent l="0" t="0" r="0" b="0"/>
            <wp:docPr id="7" name="图片 122" descr="页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descr="页脚"/>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110" cy="457200"/>
                    </a:xfrm>
                    <a:prstGeom prst="rect">
                      <a:avLst/>
                    </a:prstGeom>
                    <a:noFill/>
                    <a:ln>
                      <a:noFill/>
                    </a:ln>
                  </pic:spPr>
                </pic:pic>
              </a:graphicData>
            </a:graphic>
          </wp:inline>
        </w:drawing>
      </w:r>
    </w:p>
    <w:p w:rsidR="00C94FA8" w:rsidRPr="00A233AB" w:rsidRDefault="00C94FA8" w:rsidP="00C94FA8">
      <w:pPr>
        <w:numPr>
          <w:ilvl w:val="0"/>
          <w:numId w:val="22"/>
        </w:numPr>
        <w:rPr>
          <w:sz w:val="24"/>
        </w:rPr>
      </w:pPr>
      <w:r w:rsidRPr="00A233AB">
        <w:rPr>
          <w:rFonts w:hint="eastAsia"/>
          <w:sz w:val="24"/>
        </w:rPr>
        <w:t>按键——显示器内部功能</w:t>
      </w:r>
    </w:p>
    <w:tbl>
      <w:tblPr>
        <w:tblW w:w="9305"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768"/>
        <w:gridCol w:w="1767"/>
        <w:gridCol w:w="1250"/>
        <w:gridCol w:w="2200"/>
        <w:gridCol w:w="965"/>
        <w:gridCol w:w="1355"/>
      </w:tblGrid>
      <w:tr w:rsidR="001355CB" w:rsidRPr="00A233AB" w:rsidTr="001355CB">
        <w:trPr>
          <w:trHeight w:val="291"/>
          <w:jc w:val="center"/>
        </w:trPr>
        <w:tc>
          <w:tcPr>
            <w:tcW w:w="1768" w:type="dxa"/>
          </w:tcPr>
          <w:p w:rsidR="001355CB" w:rsidRPr="00A233AB" w:rsidRDefault="001355CB" w:rsidP="008019FE">
            <w:pPr>
              <w:spacing w:line="360" w:lineRule="auto"/>
              <w:jc w:val="center"/>
              <w:rPr>
                <w:szCs w:val="21"/>
              </w:rPr>
            </w:pPr>
            <w:r w:rsidRPr="00A233AB">
              <w:rPr>
                <w:rFonts w:hint="eastAsia"/>
                <w:szCs w:val="21"/>
              </w:rPr>
              <w:t>按键名称</w:t>
            </w:r>
          </w:p>
        </w:tc>
        <w:tc>
          <w:tcPr>
            <w:tcW w:w="1767" w:type="dxa"/>
          </w:tcPr>
          <w:p w:rsidR="001355CB" w:rsidRPr="00A233AB" w:rsidRDefault="001355CB" w:rsidP="008019FE">
            <w:pPr>
              <w:spacing w:line="360" w:lineRule="auto"/>
              <w:jc w:val="center"/>
              <w:rPr>
                <w:szCs w:val="21"/>
              </w:rPr>
            </w:pPr>
            <w:r w:rsidRPr="00A233AB">
              <w:rPr>
                <w:rFonts w:hint="eastAsia"/>
                <w:szCs w:val="21"/>
              </w:rPr>
              <w:t>图示</w:t>
            </w:r>
          </w:p>
        </w:tc>
        <w:tc>
          <w:tcPr>
            <w:tcW w:w="1250" w:type="dxa"/>
          </w:tcPr>
          <w:p w:rsidR="001355CB" w:rsidRPr="00A233AB" w:rsidRDefault="001355CB" w:rsidP="008019FE">
            <w:pPr>
              <w:spacing w:line="360" w:lineRule="auto"/>
              <w:jc w:val="center"/>
              <w:rPr>
                <w:szCs w:val="21"/>
              </w:rPr>
            </w:pPr>
            <w:r w:rsidRPr="00A233AB">
              <w:rPr>
                <w:rFonts w:hint="eastAsia"/>
                <w:szCs w:val="21"/>
              </w:rPr>
              <w:t>功能</w:t>
            </w:r>
          </w:p>
        </w:tc>
        <w:tc>
          <w:tcPr>
            <w:tcW w:w="2200" w:type="dxa"/>
          </w:tcPr>
          <w:p w:rsidR="001355CB" w:rsidRPr="00A233AB" w:rsidRDefault="001355CB" w:rsidP="008019FE">
            <w:pPr>
              <w:spacing w:line="360" w:lineRule="auto"/>
              <w:jc w:val="center"/>
              <w:rPr>
                <w:szCs w:val="21"/>
              </w:rPr>
            </w:pPr>
            <w:r w:rsidRPr="00A233AB">
              <w:rPr>
                <w:rFonts w:hint="eastAsia"/>
                <w:szCs w:val="21"/>
              </w:rPr>
              <w:t>处理</w:t>
            </w:r>
          </w:p>
        </w:tc>
        <w:tc>
          <w:tcPr>
            <w:tcW w:w="965" w:type="dxa"/>
          </w:tcPr>
          <w:p w:rsidR="001355CB" w:rsidRPr="00A233AB" w:rsidRDefault="001355CB" w:rsidP="008019FE">
            <w:pPr>
              <w:spacing w:line="360" w:lineRule="auto"/>
              <w:jc w:val="center"/>
              <w:rPr>
                <w:szCs w:val="21"/>
              </w:rPr>
            </w:pPr>
            <w:r w:rsidRPr="00A233AB">
              <w:rPr>
                <w:rFonts w:hint="eastAsia"/>
                <w:szCs w:val="21"/>
              </w:rPr>
              <w:t>备注</w:t>
            </w:r>
          </w:p>
        </w:tc>
        <w:tc>
          <w:tcPr>
            <w:tcW w:w="1355" w:type="dxa"/>
          </w:tcPr>
          <w:p w:rsidR="001355CB" w:rsidRPr="00A233AB" w:rsidRDefault="001355CB" w:rsidP="008019FE">
            <w:pPr>
              <w:spacing w:line="360" w:lineRule="auto"/>
              <w:jc w:val="center"/>
              <w:rPr>
                <w:szCs w:val="21"/>
              </w:rPr>
            </w:pPr>
            <w:r>
              <w:rPr>
                <w:rFonts w:hint="eastAsia"/>
                <w:szCs w:val="21"/>
              </w:rPr>
              <w:t>测试（√</w:t>
            </w:r>
            <w:r>
              <w:rPr>
                <w:rFonts w:hint="eastAsia"/>
                <w:szCs w:val="21"/>
              </w:rPr>
              <w:t>/</w:t>
            </w:r>
            <w:r>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运行</w:t>
            </w:r>
          </w:p>
        </w:tc>
        <w:tc>
          <w:tcPr>
            <w:tcW w:w="1767" w:type="dxa"/>
          </w:tcPr>
          <w:p w:rsidR="001355CB" w:rsidRPr="00A233AB" w:rsidRDefault="001355CB" w:rsidP="008019FE">
            <w:pPr>
              <w:spacing w:line="360" w:lineRule="auto"/>
              <w:jc w:val="center"/>
              <w:rPr>
                <w:szCs w:val="21"/>
              </w:rPr>
            </w:pPr>
            <w:r>
              <w:object w:dxaOrig="1500" w:dyaOrig="1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6.35pt" o:ole="">
                  <v:imagedata r:id="rId15" o:title=""/>
                </v:shape>
                <o:OLEObject Type="Embed" ProgID="PBrush" ShapeID="_x0000_i1025" DrawAspect="Content" ObjectID="_1562413755" r:id="rId16"/>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400" w:lineRule="exact"/>
              <w:jc w:val="center"/>
              <w:rPr>
                <w:szCs w:val="21"/>
              </w:rPr>
            </w:pPr>
            <w:r>
              <w:rPr>
                <w:rFonts w:hint="eastAsia"/>
                <w:szCs w:val="21"/>
              </w:rPr>
              <w:t>运行界面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color w:val="FF0000"/>
                <w:szCs w:val="21"/>
              </w:rPr>
            </w:pPr>
          </w:p>
        </w:tc>
        <w:tc>
          <w:tcPr>
            <w:tcW w:w="1355" w:type="dxa"/>
          </w:tcPr>
          <w:p w:rsidR="001355CB" w:rsidRPr="001355C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车辆</w:t>
            </w:r>
          </w:p>
        </w:tc>
        <w:tc>
          <w:tcPr>
            <w:tcW w:w="1767" w:type="dxa"/>
          </w:tcPr>
          <w:p w:rsidR="001355CB" w:rsidRPr="00A233AB" w:rsidRDefault="001355CB" w:rsidP="008019FE">
            <w:pPr>
              <w:spacing w:line="360" w:lineRule="auto"/>
              <w:jc w:val="center"/>
              <w:rPr>
                <w:noProof/>
                <w:sz w:val="24"/>
              </w:rPr>
            </w:pPr>
            <w:r>
              <w:object w:dxaOrig="1500" w:dyaOrig="1125">
                <v:shape id="_x0000_i1026" type="#_x0000_t75" style="width:75.75pt;height:56.35pt" o:ole="">
                  <v:imagedata r:id="rId17" o:title=""/>
                </v:shape>
                <o:OLEObject Type="Embed" ProgID="PBrush" ShapeID="_x0000_i1026" DrawAspect="Content" ObjectID="_1562413756" r:id="rId18"/>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400" w:lineRule="exact"/>
              <w:jc w:val="center"/>
              <w:rPr>
                <w:szCs w:val="21"/>
              </w:rPr>
            </w:pPr>
            <w:r>
              <w:rPr>
                <w:rFonts w:hint="eastAsia"/>
                <w:szCs w:val="21"/>
              </w:rPr>
              <w:t>车辆界面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color w:val="FF0000"/>
                <w:szCs w:val="21"/>
              </w:rPr>
            </w:pPr>
          </w:p>
        </w:tc>
        <w:tc>
          <w:tcPr>
            <w:tcW w:w="1355" w:type="dxa"/>
          </w:tcPr>
          <w:p w:rsidR="001355CB" w:rsidRPr="00A233AB" w:rsidRDefault="001355CB" w:rsidP="008019FE">
            <w:pPr>
              <w:spacing w:line="360" w:lineRule="auto"/>
              <w:jc w:val="center"/>
              <w:rPr>
                <w:color w:val="FF0000"/>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制动</w:t>
            </w:r>
          </w:p>
        </w:tc>
        <w:tc>
          <w:tcPr>
            <w:tcW w:w="1767" w:type="dxa"/>
          </w:tcPr>
          <w:p w:rsidR="001355CB" w:rsidRPr="00A233AB" w:rsidRDefault="001355CB" w:rsidP="008019FE">
            <w:pPr>
              <w:spacing w:line="360" w:lineRule="auto"/>
              <w:jc w:val="center"/>
              <w:rPr>
                <w:szCs w:val="21"/>
              </w:rPr>
            </w:pPr>
            <w:r>
              <w:object w:dxaOrig="1500" w:dyaOrig="1125">
                <v:shape id="_x0000_i1027" type="#_x0000_t75" style="width:75.75pt;height:56.35pt" o:ole="">
                  <v:imagedata r:id="rId19" o:title=""/>
                </v:shape>
                <o:OLEObject Type="Embed" ProgID="PBrush" ShapeID="_x0000_i1027" DrawAspect="Content" ObjectID="_1562413757" r:id="rId20"/>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制动界面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dstrike/>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空调</w:t>
            </w:r>
          </w:p>
        </w:tc>
        <w:tc>
          <w:tcPr>
            <w:tcW w:w="1767" w:type="dxa"/>
          </w:tcPr>
          <w:p w:rsidR="001355CB" w:rsidRPr="00A233AB" w:rsidRDefault="001355CB" w:rsidP="008019FE">
            <w:pPr>
              <w:spacing w:line="360" w:lineRule="auto"/>
              <w:jc w:val="center"/>
              <w:rPr>
                <w:szCs w:val="21"/>
              </w:rPr>
            </w:pPr>
            <w:r>
              <w:object w:dxaOrig="1500" w:dyaOrig="1125">
                <v:shape id="_x0000_i1028" type="#_x0000_t75" style="width:75.75pt;height:56.35pt" o:ole="">
                  <v:imagedata r:id="rId21" o:title=""/>
                </v:shape>
                <o:OLEObject Type="Embed" ProgID="PBrush" ShapeID="_x0000_i1028" DrawAspect="Content" ObjectID="_1562413758" r:id="rId22"/>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空调界面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dstrike/>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事件</w:t>
            </w:r>
          </w:p>
        </w:tc>
        <w:tc>
          <w:tcPr>
            <w:tcW w:w="1767" w:type="dxa"/>
          </w:tcPr>
          <w:p w:rsidR="001355CB" w:rsidRPr="00A233AB" w:rsidRDefault="001355CB" w:rsidP="008019FE">
            <w:pPr>
              <w:spacing w:line="360" w:lineRule="auto"/>
              <w:jc w:val="center"/>
              <w:rPr>
                <w:color w:val="000000"/>
                <w:kern w:val="0"/>
                <w:sz w:val="24"/>
              </w:rPr>
            </w:pPr>
            <w:r>
              <w:object w:dxaOrig="1500" w:dyaOrig="1125">
                <v:shape id="_x0000_i1029" type="#_x0000_t75" style="width:75.75pt;height:56.35pt" o:ole="">
                  <v:imagedata r:id="rId23" o:title=""/>
                </v:shape>
                <o:OLEObject Type="Embed" ProgID="PBrush" ShapeID="_x0000_i1029" DrawAspect="Content" ObjectID="_1562413759" r:id="rId24"/>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事件界面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lastRenderedPageBreak/>
              <w:t>网络</w:t>
            </w:r>
          </w:p>
        </w:tc>
        <w:tc>
          <w:tcPr>
            <w:tcW w:w="1767" w:type="dxa"/>
          </w:tcPr>
          <w:p w:rsidR="001355CB" w:rsidRPr="00A233AB" w:rsidRDefault="001355CB" w:rsidP="008019FE">
            <w:pPr>
              <w:spacing w:line="360" w:lineRule="auto"/>
              <w:jc w:val="center"/>
              <w:rPr>
                <w:color w:val="000000"/>
                <w:kern w:val="0"/>
                <w:sz w:val="24"/>
              </w:rPr>
            </w:pPr>
            <w:r>
              <w:object w:dxaOrig="1500" w:dyaOrig="1125">
                <v:shape id="_x0000_i1030" type="#_x0000_t75" style="width:75.75pt;height:56.35pt" o:ole="">
                  <v:imagedata r:id="rId25" o:title=""/>
                </v:shape>
                <o:OLEObject Type="Embed" ProgID="PBrush" ShapeID="_x0000_i1030" DrawAspect="Content" ObjectID="_1562413760" r:id="rId26"/>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网络界面</w:t>
            </w:r>
          </w:p>
        </w:tc>
        <w:tc>
          <w:tcPr>
            <w:tcW w:w="2200" w:type="dxa"/>
          </w:tcPr>
          <w:p w:rsidR="001355CB" w:rsidRDefault="001355CB" w:rsidP="00C94FA8">
            <w:pPr>
              <w:spacing w:line="360" w:lineRule="auto"/>
              <w:jc w:val="center"/>
              <w:rPr>
                <w:szCs w:val="21"/>
              </w:rPr>
            </w:pPr>
            <w:r w:rsidRPr="00A233AB">
              <w:rPr>
                <w:rFonts w:hint="eastAsia"/>
                <w:szCs w:val="21"/>
              </w:rPr>
              <w:t>参见</w:t>
            </w:r>
          </w:p>
          <w:p w:rsidR="001355CB" w:rsidRPr="00A233AB" w:rsidRDefault="001355CB" w:rsidP="00C94FA8">
            <w:pPr>
              <w:spacing w:line="360" w:lineRule="auto"/>
              <w:jc w:val="left"/>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帮助</w:t>
            </w:r>
          </w:p>
        </w:tc>
        <w:tc>
          <w:tcPr>
            <w:tcW w:w="1767" w:type="dxa"/>
          </w:tcPr>
          <w:p w:rsidR="001355CB" w:rsidRPr="00A233AB" w:rsidRDefault="001355CB" w:rsidP="008019FE">
            <w:pPr>
              <w:spacing w:line="360" w:lineRule="auto"/>
              <w:jc w:val="center"/>
              <w:rPr>
                <w:color w:val="000000"/>
                <w:kern w:val="0"/>
                <w:sz w:val="24"/>
              </w:rPr>
            </w:pPr>
            <w:r>
              <w:object w:dxaOrig="1500" w:dyaOrig="1125">
                <v:shape id="_x0000_i1031" type="#_x0000_t75" style="width:75.75pt;height:56.35pt" o:ole="">
                  <v:imagedata r:id="rId27" o:title=""/>
                </v:shape>
                <o:OLEObject Type="Embed" ProgID="PBrush" ShapeID="_x0000_i1031" DrawAspect="Content" ObjectID="_1562413761" r:id="rId28"/>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帮助界面</w:t>
            </w:r>
          </w:p>
        </w:tc>
        <w:tc>
          <w:tcPr>
            <w:tcW w:w="2200" w:type="dxa"/>
          </w:tcPr>
          <w:p w:rsidR="001355CB" w:rsidRDefault="001355CB" w:rsidP="008019FE">
            <w:pPr>
              <w:spacing w:line="360" w:lineRule="auto"/>
              <w:jc w:val="left"/>
              <w:rPr>
                <w:szCs w:val="21"/>
              </w:rPr>
            </w:pPr>
            <w:r w:rsidRPr="00A233AB">
              <w:rPr>
                <w:rFonts w:hint="eastAsia"/>
                <w:szCs w:val="21"/>
              </w:rPr>
              <w:t>参见</w:t>
            </w:r>
          </w:p>
          <w:p w:rsidR="001355CB" w:rsidRPr="00A233AB" w:rsidRDefault="001355CB" w:rsidP="008019FE">
            <w:pPr>
              <w:spacing w:line="360" w:lineRule="auto"/>
              <w:jc w:val="left"/>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检修</w:t>
            </w:r>
          </w:p>
        </w:tc>
        <w:tc>
          <w:tcPr>
            <w:tcW w:w="1767" w:type="dxa"/>
          </w:tcPr>
          <w:p w:rsidR="001355CB" w:rsidRPr="00A233AB" w:rsidRDefault="001355CB" w:rsidP="008019FE">
            <w:pPr>
              <w:spacing w:line="360" w:lineRule="auto"/>
              <w:jc w:val="center"/>
              <w:rPr>
                <w:color w:val="000000"/>
                <w:kern w:val="0"/>
                <w:sz w:val="24"/>
              </w:rPr>
            </w:pPr>
            <w:r>
              <w:object w:dxaOrig="1500" w:dyaOrig="1125">
                <v:shape id="_x0000_i1032" type="#_x0000_t75" style="width:75.75pt;height:56.35pt" o:ole="">
                  <v:imagedata r:id="rId29" o:title=""/>
                </v:shape>
                <o:OLEObject Type="Embed" ProgID="PBrush" ShapeID="_x0000_i1032" DrawAspect="Content" ObjectID="_1562413762" r:id="rId30"/>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检修界面</w:t>
            </w:r>
          </w:p>
        </w:tc>
        <w:tc>
          <w:tcPr>
            <w:tcW w:w="2200" w:type="dxa"/>
          </w:tcPr>
          <w:p w:rsidR="001355CB" w:rsidRDefault="001355CB" w:rsidP="008019FE">
            <w:pPr>
              <w:spacing w:line="400" w:lineRule="exact"/>
              <w:rPr>
                <w:szCs w:val="21"/>
              </w:rPr>
            </w:pPr>
            <w:r w:rsidRPr="00A233AB">
              <w:rPr>
                <w:rFonts w:hint="eastAsia"/>
                <w:szCs w:val="21"/>
              </w:rPr>
              <w:t>参见</w:t>
            </w:r>
          </w:p>
          <w:p w:rsidR="001355CB" w:rsidRPr="00A233AB" w:rsidRDefault="001355CB" w:rsidP="008019FE">
            <w:pPr>
              <w:spacing w:line="400" w:lineRule="exact"/>
              <w:rPr>
                <w:dstrike/>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旁路</w:t>
            </w:r>
          </w:p>
        </w:tc>
        <w:tc>
          <w:tcPr>
            <w:tcW w:w="1767" w:type="dxa"/>
          </w:tcPr>
          <w:p w:rsidR="001355CB" w:rsidRPr="00A233AB" w:rsidRDefault="001355CB" w:rsidP="008019FE">
            <w:pPr>
              <w:spacing w:line="360" w:lineRule="auto"/>
              <w:jc w:val="center"/>
              <w:rPr>
                <w:color w:val="000000"/>
                <w:kern w:val="0"/>
                <w:sz w:val="24"/>
              </w:rPr>
            </w:pPr>
            <w:r>
              <w:object w:dxaOrig="1500" w:dyaOrig="1125">
                <v:shape id="_x0000_i1033" type="#_x0000_t75" style="width:75.75pt;height:56.35pt" o:ole="">
                  <v:imagedata r:id="rId31" o:title=""/>
                </v:shape>
                <o:OLEObject Type="Embed" ProgID="PBrush" ShapeID="_x0000_i1033" DrawAspect="Content" ObjectID="_1562413763" r:id="rId32"/>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旁路界面</w:t>
            </w:r>
          </w:p>
        </w:tc>
        <w:tc>
          <w:tcPr>
            <w:tcW w:w="2200" w:type="dxa"/>
          </w:tcPr>
          <w:p w:rsidR="001355CB" w:rsidRDefault="001355CB" w:rsidP="008019FE">
            <w:pPr>
              <w:spacing w:line="400" w:lineRule="exact"/>
              <w:rPr>
                <w:szCs w:val="21"/>
              </w:rPr>
            </w:pPr>
            <w:r w:rsidRPr="00A233AB">
              <w:rPr>
                <w:rFonts w:hint="eastAsia"/>
                <w:szCs w:val="21"/>
              </w:rPr>
              <w:t>参见</w:t>
            </w:r>
          </w:p>
          <w:p w:rsidR="001355CB" w:rsidRPr="00A233AB" w:rsidRDefault="001355CB" w:rsidP="008019FE">
            <w:pPr>
              <w:spacing w:line="400" w:lineRule="exact"/>
              <w:rPr>
                <w:dstrike/>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r w:rsidR="001355CB" w:rsidRPr="00A233AB" w:rsidTr="001355CB">
        <w:trPr>
          <w:trHeight w:val="291"/>
          <w:jc w:val="center"/>
        </w:trPr>
        <w:tc>
          <w:tcPr>
            <w:tcW w:w="1768" w:type="dxa"/>
            <w:vAlign w:val="center"/>
          </w:tcPr>
          <w:p w:rsidR="001355CB" w:rsidRPr="00A233AB" w:rsidRDefault="001355CB" w:rsidP="008019FE">
            <w:pPr>
              <w:spacing w:line="360" w:lineRule="auto"/>
              <w:jc w:val="center"/>
              <w:rPr>
                <w:szCs w:val="21"/>
              </w:rPr>
            </w:pPr>
            <w:r>
              <w:rPr>
                <w:rFonts w:hint="eastAsia"/>
                <w:szCs w:val="21"/>
              </w:rPr>
              <w:t>设置</w:t>
            </w:r>
          </w:p>
        </w:tc>
        <w:tc>
          <w:tcPr>
            <w:tcW w:w="1767" w:type="dxa"/>
          </w:tcPr>
          <w:p w:rsidR="001355CB" w:rsidRPr="00A233AB" w:rsidRDefault="001355CB" w:rsidP="008019FE">
            <w:pPr>
              <w:spacing w:line="360" w:lineRule="auto"/>
              <w:jc w:val="center"/>
              <w:rPr>
                <w:szCs w:val="21"/>
              </w:rPr>
            </w:pPr>
            <w:r>
              <w:object w:dxaOrig="1500" w:dyaOrig="1125">
                <v:shape id="_x0000_i1034" type="#_x0000_t75" style="width:75.75pt;height:56.35pt" o:ole="">
                  <v:imagedata r:id="rId33" o:title=""/>
                </v:shape>
                <o:OLEObject Type="Embed" ProgID="PBrush" ShapeID="_x0000_i1034" DrawAspect="Content" ObjectID="_1562413764" r:id="rId34"/>
              </w:object>
            </w:r>
          </w:p>
        </w:tc>
        <w:tc>
          <w:tcPr>
            <w:tcW w:w="1250" w:type="dxa"/>
            <w:vAlign w:val="center"/>
          </w:tcPr>
          <w:p w:rsidR="001355CB" w:rsidRDefault="001355CB" w:rsidP="008019FE">
            <w:pPr>
              <w:spacing w:line="360" w:lineRule="auto"/>
              <w:jc w:val="center"/>
              <w:rPr>
                <w:szCs w:val="21"/>
              </w:rPr>
            </w:pPr>
            <w:r>
              <w:rPr>
                <w:rFonts w:hint="eastAsia"/>
                <w:szCs w:val="21"/>
              </w:rPr>
              <w:t>切换到</w:t>
            </w:r>
          </w:p>
          <w:p w:rsidR="001355CB" w:rsidRPr="00A233AB" w:rsidRDefault="001355CB" w:rsidP="008019FE">
            <w:pPr>
              <w:spacing w:line="360" w:lineRule="auto"/>
              <w:jc w:val="center"/>
              <w:rPr>
                <w:szCs w:val="21"/>
              </w:rPr>
            </w:pPr>
            <w:r>
              <w:rPr>
                <w:rFonts w:hint="eastAsia"/>
                <w:szCs w:val="21"/>
              </w:rPr>
              <w:t>设置界面</w:t>
            </w:r>
          </w:p>
        </w:tc>
        <w:tc>
          <w:tcPr>
            <w:tcW w:w="2200" w:type="dxa"/>
          </w:tcPr>
          <w:p w:rsidR="001355CB" w:rsidRDefault="001355CB" w:rsidP="008019FE">
            <w:pPr>
              <w:spacing w:line="360" w:lineRule="auto"/>
              <w:jc w:val="center"/>
              <w:rPr>
                <w:szCs w:val="21"/>
              </w:rPr>
            </w:pPr>
            <w:r w:rsidRPr="00A233AB">
              <w:rPr>
                <w:rFonts w:hint="eastAsia"/>
                <w:szCs w:val="21"/>
              </w:rPr>
              <w:t>参见</w:t>
            </w:r>
          </w:p>
          <w:p w:rsidR="001355CB" w:rsidRPr="00A233AB" w:rsidRDefault="001355CB" w:rsidP="008019FE">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965" w:type="dxa"/>
          </w:tcPr>
          <w:p w:rsidR="001355CB" w:rsidRPr="00A233AB" w:rsidRDefault="001355CB" w:rsidP="008019FE">
            <w:pPr>
              <w:spacing w:line="360" w:lineRule="auto"/>
              <w:jc w:val="center"/>
              <w:rPr>
                <w:szCs w:val="21"/>
              </w:rPr>
            </w:pPr>
          </w:p>
        </w:tc>
        <w:tc>
          <w:tcPr>
            <w:tcW w:w="1355" w:type="dxa"/>
          </w:tcPr>
          <w:p w:rsidR="001355CB" w:rsidRPr="00A233AB" w:rsidRDefault="001355CB" w:rsidP="008019FE">
            <w:pPr>
              <w:spacing w:line="360" w:lineRule="auto"/>
              <w:jc w:val="center"/>
              <w:rPr>
                <w:szCs w:val="21"/>
              </w:rPr>
            </w:pPr>
            <w:r w:rsidRPr="001355CB">
              <w:rPr>
                <w:rFonts w:hint="eastAsia"/>
                <w:szCs w:val="21"/>
              </w:rPr>
              <w:t>√</w:t>
            </w:r>
          </w:p>
        </w:tc>
      </w:tr>
    </w:tbl>
    <w:p w:rsidR="00C94FA8" w:rsidRDefault="00C94FA8" w:rsidP="00C94FA8">
      <w:pPr>
        <w:numPr>
          <w:ilvl w:val="0"/>
          <w:numId w:val="23"/>
        </w:numPr>
        <w:spacing w:line="360" w:lineRule="auto"/>
        <w:rPr>
          <w:sz w:val="24"/>
        </w:rPr>
      </w:pPr>
      <w:r>
        <w:rPr>
          <w:rFonts w:hint="eastAsia"/>
          <w:sz w:val="24"/>
        </w:rPr>
        <w:t>按键颜色方案（一）</w:t>
      </w:r>
    </w:p>
    <w:p w:rsidR="00C94FA8" w:rsidRPr="00275F13" w:rsidRDefault="00D55B58" w:rsidP="00275F13">
      <w:pPr>
        <w:spacing w:line="360" w:lineRule="auto"/>
        <w:ind w:left="420"/>
        <w:rPr>
          <w:sz w:val="24"/>
        </w:rPr>
      </w:pPr>
      <w:r>
        <w:rPr>
          <w:noProof/>
          <w:sz w:val="24"/>
        </w:rPr>
        <w:drawing>
          <wp:inline distT="0" distB="0" distL="0" distR="0">
            <wp:extent cx="957580" cy="7162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7580" cy="716280"/>
                    </a:xfrm>
                    <a:prstGeom prst="rect">
                      <a:avLst/>
                    </a:prstGeom>
                    <a:noFill/>
                    <a:ln>
                      <a:noFill/>
                    </a:ln>
                  </pic:spPr>
                </pic:pic>
              </a:graphicData>
            </a:graphic>
          </wp:inline>
        </w:drawing>
      </w:r>
      <w:r w:rsidR="00C94FA8">
        <w:rPr>
          <w:rFonts w:hint="eastAsia"/>
          <w:sz w:val="24"/>
        </w:rPr>
        <w:t>（选择）</w:t>
      </w:r>
      <w:r w:rsidR="00C94FA8">
        <w:rPr>
          <w:rFonts w:hint="eastAsia"/>
          <w:sz w:val="24"/>
        </w:rPr>
        <w:t xml:space="preserve"> </w:t>
      </w:r>
      <w:r w:rsidR="00C94FA8">
        <w:object w:dxaOrig="1500" w:dyaOrig="1125">
          <v:shape id="_x0000_i1035" type="#_x0000_t75" style="width:75.75pt;height:56.35pt" o:ole="">
            <v:imagedata r:id="rId15" o:title=""/>
          </v:shape>
          <o:OLEObject Type="Embed" ProgID="PBrush" ShapeID="_x0000_i1035" DrawAspect="Content" ObjectID="_1562413765" r:id="rId36"/>
        </w:object>
      </w:r>
      <w:r w:rsidR="00C94FA8">
        <w:rPr>
          <w:rFonts w:hint="eastAsia"/>
          <w:sz w:val="24"/>
        </w:rPr>
        <w:t>（未选择）</w:t>
      </w:r>
    </w:p>
    <w:p w:rsidR="00340952" w:rsidRDefault="00340952" w:rsidP="003F3821">
      <w:pPr>
        <w:pStyle w:val="3"/>
      </w:pPr>
      <w:bookmarkStart w:id="44" w:name="_Toc469301094"/>
      <w:r>
        <w:rPr>
          <w:rFonts w:hint="eastAsia"/>
        </w:rPr>
        <w:t>显示内容</w:t>
      </w:r>
      <w:bookmarkEnd w:id="44"/>
    </w:p>
    <w:p w:rsidR="00340952" w:rsidRDefault="00A45564" w:rsidP="006D2B40">
      <w:pPr>
        <w:pStyle w:val="a6"/>
        <w:spacing w:line="360" w:lineRule="auto"/>
        <w:ind w:left="426" w:firstLineChars="0" w:firstLine="0"/>
        <w:jc w:val="center"/>
        <w:rPr>
          <w:rFonts w:hAnsi="宋体"/>
          <w:b/>
          <w:sz w:val="24"/>
        </w:rPr>
      </w:pPr>
      <w:r>
        <w:rPr>
          <w:rFonts w:hAnsi="宋体"/>
          <w:b/>
          <w:noProof/>
          <w:sz w:val="24"/>
        </w:rPr>
        <w:lastRenderedPageBreak/>
        <w:drawing>
          <wp:inline distT="0" distB="0" distL="0" distR="0">
            <wp:extent cx="5340023" cy="4023360"/>
            <wp:effectExtent l="0" t="0" r="0" b="0"/>
            <wp:docPr id="99" name="图片 99" descr="E:\工作\项目\成都7、10号线\成都7号线画面\运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工作\项目\成都7、10号线\成都7号线画面\运行界面.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546" cy="4023754"/>
                    </a:xfrm>
                    <a:prstGeom prst="rect">
                      <a:avLst/>
                    </a:prstGeom>
                    <a:noFill/>
                    <a:ln>
                      <a:noFill/>
                    </a:ln>
                  </pic:spPr>
                </pic:pic>
              </a:graphicData>
            </a:graphic>
          </wp:inline>
        </w:drawing>
      </w:r>
    </w:p>
    <w:p w:rsidR="00441A65" w:rsidRPr="00441A65" w:rsidRDefault="00441A65" w:rsidP="00441A65">
      <w:pPr>
        <w:pStyle w:val="a6"/>
        <w:spacing w:line="360" w:lineRule="auto"/>
        <w:ind w:left="426" w:firstLineChars="0" w:firstLine="0"/>
        <w:jc w:val="left"/>
        <w:rPr>
          <w:rFonts w:hAnsi="宋体"/>
          <w:b/>
          <w:sz w:val="24"/>
        </w:rPr>
      </w:pPr>
      <w:r>
        <w:rPr>
          <w:rFonts w:hAnsi="宋体" w:hint="eastAsia"/>
          <w:b/>
          <w:sz w:val="24"/>
        </w:rPr>
        <w:t>1</w:t>
      </w:r>
      <w:r>
        <w:rPr>
          <w:rFonts w:hAnsi="宋体" w:hint="eastAsia"/>
          <w:b/>
          <w:sz w:val="24"/>
        </w:rPr>
        <w:t>、列车为限速模式时，右边限速框显示限速值（黄底黑字），非限速模式时，不显示内容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46"/>
        <w:gridCol w:w="963"/>
        <w:gridCol w:w="1701"/>
        <w:gridCol w:w="1276"/>
        <w:gridCol w:w="1134"/>
        <w:gridCol w:w="2693"/>
      </w:tblGrid>
      <w:tr w:rsidR="00FF3D08" w:rsidRPr="007A724B" w:rsidTr="00D17391">
        <w:trPr>
          <w:jc w:val="center"/>
        </w:trPr>
        <w:tc>
          <w:tcPr>
            <w:tcW w:w="846" w:type="dxa"/>
            <w:vAlign w:val="center"/>
          </w:tcPr>
          <w:p w:rsidR="00FF3D08" w:rsidRPr="007A724B" w:rsidRDefault="00FF3D08" w:rsidP="008019FE">
            <w:pPr>
              <w:spacing w:line="400" w:lineRule="exact"/>
              <w:jc w:val="center"/>
              <w:rPr>
                <w:b/>
                <w:szCs w:val="21"/>
              </w:rPr>
            </w:pPr>
            <w:r w:rsidRPr="007A724B">
              <w:rPr>
                <w:rFonts w:hint="eastAsia"/>
                <w:b/>
                <w:szCs w:val="21"/>
              </w:rPr>
              <w:t>信号名称</w:t>
            </w:r>
          </w:p>
        </w:tc>
        <w:tc>
          <w:tcPr>
            <w:tcW w:w="963" w:type="dxa"/>
            <w:vAlign w:val="center"/>
          </w:tcPr>
          <w:p w:rsidR="00FF3D08" w:rsidRPr="007A724B" w:rsidRDefault="00FF3D08" w:rsidP="008019FE">
            <w:pPr>
              <w:spacing w:line="400" w:lineRule="exact"/>
              <w:jc w:val="center"/>
              <w:rPr>
                <w:b/>
                <w:szCs w:val="21"/>
              </w:rPr>
            </w:pPr>
            <w:r w:rsidRPr="007A724B">
              <w:rPr>
                <w:rFonts w:hint="eastAsia"/>
                <w:b/>
                <w:szCs w:val="21"/>
              </w:rPr>
              <w:t>系统</w:t>
            </w:r>
          </w:p>
        </w:tc>
        <w:tc>
          <w:tcPr>
            <w:tcW w:w="1701" w:type="dxa"/>
          </w:tcPr>
          <w:p w:rsidR="00FF3D08" w:rsidRPr="007A724B" w:rsidRDefault="00FF3D08" w:rsidP="008019FE">
            <w:pPr>
              <w:spacing w:line="400" w:lineRule="exact"/>
              <w:jc w:val="center"/>
              <w:rPr>
                <w:b/>
                <w:szCs w:val="21"/>
              </w:rPr>
            </w:pPr>
            <w:r w:rsidRPr="007A724B">
              <w:rPr>
                <w:rFonts w:hint="eastAsia"/>
                <w:b/>
                <w:szCs w:val="21"/>
              </w:rPr>
              <w:t>地址</w:t>
            </w:r>
            <w:r w:rsidRPr="007A724B">
              <w:rPr>
                <w:rFonts w:hint="eastAsia"/>
                <w:b/>
                <w:szCs w:val="21"/>
              </w:rPr>
              <w:t>/</w:t>
            </w:r>
            <w:r w:rsidRPr="007A724B">
              <w:rPr>
                <w:rFonts w:hint="eastAsia"/>
                <w:b/>
                <w:szCs w:val="21"/>
              </w:rPr>
              <w:t>字节偏移</w:t>
            </w:r>
            <w:r w:rsidRPr="007A724B">
              <w:rPr>
                <w:rFonts w:hint="eastAsia"/>
                <w:b/>
                <w:szCs w:val="21"/>
              </w:rPr>
              <w:t>/</w:t>
            </w:r>
            <w:r w:rsidRPr="007A724B">
              <w:rPr>
                <w:rFonts w:hint="eastAsia"/>
                <w:b/>
                <w:szCs w:val="21"/>
              </w:rPr>
              <w:t>位偏移</w:t>
            </w:r>
          </w:p>
        </w:tc>
        <w:tc>
          <w:tcPr>
            <w:tcW w:w="1276" w:type="dxa"/>
          </w:tcPr>
          <w:p w:rsidR="00FF3D08" w:rsidRPr="007A724B" w:rsidRDefault="00FF3D08" w:rsidP="008019FE">
            <w:pPr>
              <w:spacing w:line="400" w:lineRule="exact"/>
              <w:jc w:val="center"/>
              <w:rPr>
                <w:b/>
                <w:szCs w:val="21"/>
              </w:rPr>
            </w:pPr>
            <w:r w:rsidRPr="007A724B">
              <w:rPr>
                <w:rFonts w:hint="eastAsia"/>
                <w:b/>
                <w:szCs w:val="21"/>
              </w:rPr>
              <w:t>数据类型</w:t>
            </w:r>
            <w:r w:rsidRPr="007A724B">
              <w:rPr>
                <w:rFonts w:hint="eastAsia"/>
                <w:b/>
                <w:szCs w:val="21"/>
              </w:rPr>
              <w:t>/</w:t>
            </w:r>
            <w:r w:rsidRPr="007A724B">
              <w:rPr>
                <w:rFonts w:hint="eastAsia"/>
                <w:b/>
                <w:szCs w:val="21"/>
              </w:rPr>
              <w:t>显示范围</w:t>
            </w:r>
          </w:p>
        </w:tc>
        <w:tc>
          <w:tcPr>
            <w:tcW w:w="1134" w:type="dxa"/>
            <w:shd w:val="clear" w:color="auto" w:fill="auto"/>
          </w:tcPr>
          <w:p w:rsidR="00FF3D08" w:rsidRPr="007A724B" w:rsidRDefault="00FF3D08" w:rsidP="008019FE">
            <w:pPr>
              <w:spacing w:line="400" w:lineRule="exact"/>
              <w:jc w:val="center"/>
              <w:rPr>
                <w:b/>
                <w:szCs w:val="21"/>
              </w:rPr>
            </w:pPr>
            <w:r w:rsidRPr="007A724B">
              <w:rPr>
                <w:rFonts w:hint="eastAsia"/>
                <w:b/>
                <w:szCs w:val="21"/>
              </w:rPr>
              <w:t>处理、显示</w:t>
            </w:r>
          </w:p>
        </w:tc>
        <w:tc>
          <w:tcPr>
            <w:tcW w:w="2693" w:type="dxa"/>
            <w:shd w:val="clear" w:color="auto" w:fill="auto"/>
          </w:tcPr>
          <w:p w:rsidR="00FF3D08" w:rsidRPr="007A724B" w:rsidRDefault="00FF3D08" w:rsidP="008019FE">
            <w:pPr>
              <w:spacing w:line="400" w:lineRule="exact"/>
              <w:jc w:val="center"/>
              <w:rPr>
                <w:b/>
                <w:szCs w:val="21"/>
              </w:rPr>
            </w:pPr>
            <w:r w:rsidRPr="007A724B">
              <w:rPr>
                <w:rFonts w:hint="eastAsia"/>
                <w:b/>
                <w:szCs w:val="21"/>
              </w:rPr>
              <w:t>备注</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PIDS</w:t>
            </w:r>
            <w:r w:rsidRPr="007A724B">
              <w:rPr>
                <w:rFonts w:hint="eastAsia"/>
                <w:szCs w:val="21"/>
              </w:rPr>
              <w:t>主从</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PIDS</w:t>
            </w:r>
          </w:p>
        </w:tc>
        <w:tc>
          <w:tcPr>
            <w:tcW w:w="1701" w:type="dxa"/>
          </w:tcPr>
          <w:p w:rsidR="00FF3D08" w:rsidRPr="007A724B" w:rsidRDefault="00FF3D08" w:rsidP="005429CD">
            <w:pPr>
              <w:spacing w:line="400" w:lineRule="exact"/>
              <w:jc w:val="center"/>
              <w:rPr>
                <w:szCs w:val="21"/>
              </w:rPr>
            </w:pPr>
            <w:r w:rsidRPr="007A724B">
              <w:rPr>
                <w:rFonts w:hint="eastAsia"/>
                <w:szCs w:val="21"/>
              </w:rPr>
              <w:t>0x*80/11/7</w:t>
            </w:r>
          </w:p>
          <w:p w:rsidR="00FF3D08" w:rsidRPr="007A724B" w:rsidRDefault="00FF3D08" w:rsidP="005429CD">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：主</w:t>
            </w:r>
          </w:p>
          <w:p w:rsidR="00FF3D08" w:rsidRPr="007A724B" w:rsidRDefault="00FF3D08" w:rsidP="008019FE">
            <w:pPr>
              <w:spacing w:line="400" w:lineRule="exact"/>
              <w:jc w:val="center"/>
              <w:rPr>
                <w:szCs w:val="21"/>
              </w:rPr>
            </w:pPr>
            <w:r w:rsidRPr="007A724B">
              <w:rPr>
                <w:rFonts w:hint="eastAsia"/>
                <w:szCs w:val="21"/>
              </w:rPr>
              <w:t>0</w:t>
            </w:r>
            <w:r w:rsidRPr="007A724B">
              <w:rPr>
                <w:rFonts w:hint="eastAsia"/>
                <w:szCs w:val="21"/>
              </w:rPr>
              <w:t>：从</w:t>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0x180</w:t>
            </w:r>
            <w:r w:rsidRPr="007A724B">
              <w:rPr>
                <w:rFonts w:hint="eastAsia"/>
                <w:szCs w:val="21"/>
              </w:rPr>
              <w:t>该位为</w:t>
            </w:r>
            <w:r w:rsidRPr="007A724B">
              <w:rPr>
                <w:rFonts w:hint="eastAsia"/>
                <w:szCs w:val="21"/>
              </w:rPr>
              <w:t>1</w:t>
            </w:r>
            <w:r w:rsidRPr="007A724B">
              <w:rPr>
                <w:rFonts w:hint="eastAsia"/>
                <w:szCs w:val="21"/>
              </w:rPr>
              <w:t>，则</w:t>
            </w:r>
            <w:r w:rsidRPr="007A724B">
              <w:rPr>
                <w:rFonts w:hint="eastAsia"/>
                <w:szCs w:val="21"/>
              </w:rPr>
              <w:t>PIDS1</w:t>
            </w:r>
            <w:r w:rsidRPr="007A724B">
              <w:rPr>
                <w:rFonts w:hint="eastAsia"/>
                <w:szCs w:val="21"/>
              </w:rPr>
              <w:t>为主；</w:t>
            </w:r>
          </w:p>
          <w:p w:rsidR="00FF3D08" w:rsidRPr="007A724B" w:rsidRDefault="00FF3D08" w:rsidP="009B37E8">
            <w:pPr>
              <w:spacing w:line="400" w:lineRule="exact"/>
              <w:jc w:val="center"/>
              <w:rPr>
                <w:szCs w:val="21"/>
              </w:rPr>
            </w:pPr>
            <w:r w:rsidRPr="007A724B">
              <w:rPr>
                <w:rFonts w:hint="eastAsia"/>
                <w:szCs w:val="21"/>
              </w:rPr>
              <w:t>否则，</w:t>
            </w:r>
            <w:r w:rsidRPr="007A724B">
              <w:rPr>
                <w:rFonts w:hint="eastAsia"/>
                <w:szCs w:val="21"/>
              </w:rPr>
              <w:t>0x680</w:t>
            </w:r>
            <w:r w:rsidRPr="007A724B">
              <w:rPr>
                <w:rFonts w:hint="eastAsia"/>
                <w:szCs w:val="21"/>
              </w:rPr>
              <w:t>该位为</w:t>
            </w:r>
            <w:r w:rsidRPr="007A724B">
              <w:rPr>
                <w:rFonts w:hint="eastAsia"/>
                <w:szCs w:val="21"/>
              </w:rPr>
              <w:t>1</w:t>
            </w:r>
            <w:r w:rsidRPr="007A724B">
              <w:rPr>
                <w:rFonts w:hint="eastAsia"/>
                <w:szCs w:val="21"/>
              </w:rPr>
              <w:t>，则</w:t>
            </w:r>
            <w:r w:rsidRPr="007A724B">
              <w:rPr>
                <w:rFonts w:hint="eastAsia"/>
                <w:szCs w:val="21"/>
              </w:rPr>
              <w:t>PIDS2</w:t>
            </w:r>
            <w:r w:rsidRPr="007A724B">
              <w:rPr>
                <w:rFonts w:hint="eastAsia"/>
                <w:szCs w:val="21"/>
              </w:rPr>
              <w:t>为主</w:t>
            </w:r>
            <w:r w:rsidRPr="007A724B">
              <w:rPr>
                <w:rFonts w:hint="eastAsia"/>
                <w:szCs w:val="21"/>
              </w:rPr>
              <w:t>.</w:t>
            </w:r>
          </w:p>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下一站</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PIDS</w:t>
            </w:r>
          </w:p>
        </w:tc>
        <w:tc>
          <w:tcPr>
            <w:tcW w:w="1701" w:type="dxa"/>
          </w:tcPr>
          <w:p w:rsidR="00FF3D08" w:rsidRPr="007A724B" w:rsidDel="000A0678" w:rsidRDefault="00FF3D08" w:rsidP="000A0678">
            <w:pPr>
              <w:spacing w:line="400" w:lineRule="exact"/>
              <w:jc w:val="center"/>
              <w:rPr>
                <w:del w:id="45" w:author="wangzhenxian" w:date="2016-06-06T08:49:00Z"/>
                <w:szCs w:val="21"/>
              </w:rPr>
            </w:pPr>
            <w:r w:rsidRPr="007A724B">
              <w:rPr>
                <w:rFonts w:hint="eastAsia"/>
                <w:szCs w:val="21"/>
              </w:rPr>
              <w:t>0x*80/</w:t>
            </w:r>
            <w:ins w:id="46" w:author="wangzhenxian" w:date="2016-06-06T08:49:00Z">
              <w:r w:rsidRPr="007A724B" w:rsidDel="000A0678">
                <w:rPr>
                  <w:rFonts w:hint="eastAsia"/>
                  <w:szCs w:val="21"/>
                </w:rPr>
                <w:t xml:space="preserve"> </w:t>
              </w:r>
            </w:ins>
            <w:del w:id="47" w:author="wangzhenxian" w:date="2016-06-06T08:49:00Z">
              <w:r w:rsidRPr="007A724B" w:rsidDel="000A0678">
                <w:rPr>
                  <w:rFonts w:hint="eastAsia"/>
                  <w:szCs w:val="21"/>
                </w:rPr>
                <w:delText>8-9</w:delText>
              </w:r>
            </w:del>
            <w:ins w:id="48" w:author="wangzhenxian" w:date="2016-06-06T08:49:00Z">
              <w:r w:rsidRPr="007A724B">
                <w:rPr>
                  <w:rFonts w:hint="eastAsia"/>
                  <w:szCs w:val="21"/>
                </w:rPr>
                <w:t>6-7</w:t>
              </w:r>
            </w:ins>
          </w:p>
          <w:p w:rsidR="00FF3D08" w:rsidRPr="007A724B" w:rsidRDefault="00FF3D08" w:rsidP="007466EB">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字</w:t>
            </w:r>
          </w:p>
          <w:p w:rsidR="00FF3D08" w:rsidRPr="007A724B" w:rsidRDefault="00FF3D08" w:rsidP="008019FE">
            <w:pPr>
              <w:spacing w:line="400" w:lineRule="exact"/>
              <w:jc w:val="center"/>
              <w:rPr>
                <w:szCs w:val="21"/>
              </w:rPr>
            </w:pPr>
            <w:r w:rsidRPr="007A724B">
              <w:rPr>
                <w:rFonts w:hint="eastAsia"/>
                <w:szCs w:val="21"/>
              </w:rPr>
              <w:t>1~31</w:t>
            </w:r>
          </w:p>
        </w:tc>
        <w:tc>
          <w:tcPr>
            <w:tcW w:w="1134" w:type="dxa"/>
            <w:shd w:val="clear" w:color="auto" w:fill="auto"/>
          </w:tcPr>
          <w:p w:rsidR="00FF3D08" w:rsidRPr="007A724B" w:rsidRDefault="00FF3D08" w:rsidP="008019FE">
            <w:pPr>
              <w:spacing w:line="400" w:lineRule="exact"/>
              <w:jc w:val="center"/>
              <w:rPr>
                <w:szCs w:val="21"/>
              </w:rPr>
            </w:pPr>
          </w:p>
        </w:tc>
        <w:tc>
          <w:tcPr>
            <w:tcW w:w="2693" w:type="dxa"/>
            <w:vMerge w:val="restart"/>
            <w:shd w:val="clear" w:color="auto" w:fill="auto"/>
          </w:tcPr>
          <w:p w:rsidR="00FF3D08" w:rsidRPr="007A724B" w:rsidRDefault="00FF3D08" w:rsidP="00A8576E">
            <w:pPr>
              <w:spacing w:line="400" w:lineRule="exact"/>
              <w:jc w:val="left"/>
              <w:rPr>
                <w:szCs w:val="21"/>
              </w:rPr>
            </w:pPr>
            <w:r w:rsidRPr="007A724B">
              <w:rPr>
                <w:rFonts w:hint="eastAsia"/>
                <w:szCs w:val="21"/>
              </w:rPr>
              <w:t>1</w:t>
            </w:r>
            <w:r w:rsidRPr="007A724B">
              <w:rPr>
                <w:rFonts w:hint="eastAsia"/>
                <w:szCs w:val="21"/>
              </w:rPr>
              <w:t>、</w:t>
            </w:r>
            <w:r w:rsidRPr="007A724B">
              <w:rPr>
                <w:rFonts w:hint="eastAsia"/>
                <w:szCs w:val="21"/>
              </w:rPr>
              <w:t>PIDS</w:t>
            </w:r>
            <w:r w:rsidRPr="007A724B">
              <w:rPr>
                <w:rFonts w:hint="eastAsia"/>
                <w:szCs w:val="21"/>
              </w:rPr>
              <w:t>通讯正常</w:t>
            </w:r>
          </w:p>
          <w:p w:rsidR="00FF3D08" w:rsidRPr="007A724B" w:rsidRDefault="00FF3D08" w:rsidP="00A8576E">
            <w:pPr>
              <w:spacing w:line="400" w:lineRule="exact"/>
              <w:jc w:val="left"/>
              <w:rPr>
                <w:szCs w:val="21"/>
              </w:rPr>
            </w:pPr>
            <w:r w:rsidRPr="007A724B">
              <w:rPr>
                <w:rFonts w:hint="eastAsia"/>
                <w:szCs w:val="21"/>
              </w:rPr>
              <w:t>2</w:t>
            </w:r>
            <w:r w:rsidRPr="007A724B">
              <w:rPr>
                <w:rFonts w:hint="eastAsia"/>
                <w:szCs w:val="21"/>
              </w:rPr>
              <w:t>、取主</w:t>
            </w:r>
            <w:r w:rsidRPr="007A724B">
              <w:rPr>
                <w:rFonts w:hint="eastAsia"/>
                <w:szCs w:val="21"/>
              </w:rPr>
              <w:t>PIDS</w:t>
            </w:r>
            <w:r w:rsidRPr="007A724B">
              <w:rPr>
                <w:rFonts w:hint="eastAsia"/>
                <w:szCs w:val="21"/>
              </w:rPr>
              <w:t>数据且数据有效</w:t>
            </w:r>
          </w:p>
          <w:p w:rsidR="00FF3D08" w:rsidRPr="007A724B" w:rsidRDefault="00FF3D08" w:rsidP="00A8576E">
            <w:pPr>
              <w:spacing w:line="400" w:lineRule="exact"/>
              <w:jc w:val="left"/>
              <w:rPr>
                <w:szCs w:val="21"/>
              </w:rPr>
            </w:pPr>
            <w:r w:rsidRPr="007A724B">
              <w:rPr>
                <w:rFonts w:hint="eastAsia"/>
                <w:szCs w:val="21"/>
              </w:rPr>
              <w:t>3</w:t>
            </w:r>
            <w:r w:rsidRPr="007A724B">
              <w:rPr>
                <w:rFonts w:hint="eastAsia"/>
                <w:szCs w:val="21"/>
              </w:rPr>
              <w:t>、上述都满足，则显示站点，上述都不满足，显示“</w:t>
            </w:r>
            <w:r w:rsidRPr="007A724B">
              <w:rPr>
                <w:rFonts w:hint="eastAsia"/>
                <w:szCs w:val="21"/>
              </w:rPr>
              <w:t>----</w:t>
            </w:r>
            <w:r w:rsidRPr="007A724B">
              <w:rPr>
                <w:rFonts w:hint="eastAsia"/>
                <w:szCs w:val="21"/>
              </w:rPr>
              <w:t>”</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终点站</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PIDS</w:t>
            </w:r>
          </w:p>
        </w:tc>
        <w:tc>
          <w:tcPr>
            <w:tcW w:w="1701" w:type="dxa"/>
          </w:tcPr>
          <w:p w:rsidR="00FF3D08" w:rsidRPr="007A724B" w:rsidRDefault="00FF3D08" w:rsidP="005429CD">
            <w:pPr>
              <w:spacing w:line="400" w:lineRule="exact"/>
              <w:jc w:val="center"/>
              <w:rPr>
                <w:szCs w:val="21"/>
              </w:rPr>
            </w:pPr>
            <w:r w:rsidRPr="007A724B">
              <w:rPr>
                <w:rFonts w:hint="eastAsia"/>
                <w:szCs w:val="21"/>
              </w:rPr>
              <w:t>0x*80/4-5</w:t>
            </w:r>
          </w:p>
          <w:p w:rsidR="00FF3D08" w:rsidRPr="007A724B" w:rsidRDefault="00FF3D08" w:rsidP="005429CD">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字</w:t>
            </w:r>
          </w:p>
          <w:p w:rsidR="00FF3D08" w:rsidRPr="007A724B" w:rsidRDefault="00FF3D08" w:rsidP="008019FE">
            <w:pPr>
              <w:spacing w:line="400" w:lineRule="exact"/>
              <w:jc w:val="center"/>
              <w:rPr>
                <w:szCs w:val="21"/>
              </w:rPr>
            </w:pPr>
            <w:r w:rsidRPr="007A724B">
              <w:rPr>
                <w:rFonts w:hint="eastAsia"/>
                <w:szCs w:val="21"/>
              </w:rPr>
              <w:t>1~31</w:t>
            </w:r>
          </w:p>
        </w:tc>
        <w:tc>
          <w:tcPr>
            <w:tcW w:w="1134" w:type="dxa"/>
            <w:shd w:val="clear" w:color="auto" w:fill="auto"/>
          </w:tcPr>
          <w:p w:rsidR="00FF3D08" w:rsidRPr="007A724B" w:rsidRDefault="00FF3D08" w:rsidP="008019FE">
            <w:pPr>
              <w:spacing w:line="400" w:lineRule="exact"/>
              <w:jc w:val="center"/>
              <w:rPr>
                <w:szCs w:val="21"/>
              </w:rPr>
            </w:pPr>
          </w:p>
        </w:tc>
        <w:tc>
          <w:tcPr>
            <w:tcW w:w="2693" w:type="dxa"/>
            <w:vMerge/>
            <w:shd w:val="clear" w:color="auto" w:fill="auto"/>
          </w:tcPr>
          <w:p w:rsidR="00FF3D08" w:rsidRPr="007A724B" w:rsidRDefault="00FF3D08" w:rsidP="009B37E8">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5429CD">
            <w:pPr>
              <w:spacing w:line="400" w:lineRule="exact"/>
              <w:jc w:val="center"/>
              <w:rPr>
                <w:szCs w:val="21"/>
              </w:rPr>
            </w:pPr>
            <w:r w:rsidRPr="007A724B">
              <w:rPr>
                <w:rFonts w:hint="eastAsia"/>
                <w:szCs w:val="21"/>
              </w:rPr>
              <w:t>上行</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PIDS</w:t>
            </w:r>
          </w:p>
        </w:tc>
        <w:tc>
          <w:tcPr>
            <w:tcW w:w="1701" w:type="dxa"/>
          </w:tcPr>
          <w:p w:rsidR="00FF3D08" w:rsidRPr="007A724B" w:rsidRDefault="00FF3D08" w:rsidP="005429CD">
            <w:pPr>
              <w:spacing w:line="400" w:lineRule="exact"/>
              <w:jc w:val="center"/>
              <w:rPr>
                <w:szCs w:val="21"/>
              </w:rPr>
            </w:pPr>
            <w:r w:rsidRPr="007A724B">
              <w:rPr>
                <w:rFonts w:hint="eastAsia"/>
                <w:szCs w:val="21"/>
              </w:rPr>
              <w:t>0x*80/11/5</w:t>
            </w:r>
          </w:p>
          <w:p w:rsidR="00FF3D08" w:rsidRPr="007A724B" w:rsidRDefault="00FF3D08" w:rsidP="005429CD">
            <w:pPr>
              <w:spacing w:line="400" w:lineRule="exact"/>
              <w:jc w:val="center"/>
              <w:rPr>
                <w:color w:val="FF0000"/>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：上行</w:t>
            </w:r>
          </w:p>
        </w:tc>
        <w:tc>
          <w:tcPr>
            <w:tcW w:w="2693" w:type="dxa"/>
            <w:vMerge w:val="restart"/>
            <w:shd w:val="clear" w:color="auto" w:fill="auto"/>
          </w:tcPr>
          <w:p w:rsidR="00FF3D08" w:rsidRPr="007A724B" w:rsidRDefault="00FF3D08" w:rsidP="00C24126">
            <w:pPr>
              <w:spacing w:line="400" w:lineRule="exact"/>
              <w:jc w:val="left"/>
              <w:rPr>
                <w:szCs w:val="21"/>
              </w:rPr>
            </w:pPr>
            <w:r w:rsidRPr="007A724B">
              <w:rPr>
                <w:rFonts w:hint="eastAsia"/>
                <w:szCs w:val="21"/>
              </w:rPr>
              <w:t>1</w:t>
            </w:r>
            <w:r w:rsidRPr="007A724B">
              <w:rPr>
                <w:rFonts w:hint="eastAsia"/>
                <w:szCs w:val="21"/>
              </w:rPr>
              <w:t>、</w:t>
            </w:r>
            <w:r w:rsidRPr="007A724B">
              <w:rPr>
                <w:rFonts w:hint="eastAsia"/>
                <w:szCs w:val="21"/>
              </w:rPr>
              <w:t>PIDS</w:t>
            </w:r>
            <w:r w:rsidRPr="007A724B">
              <w:rPr>
                <w:rFonts w:hint="eastAsia"/>
                <w:szCs w:val="21"/>
              </w:rPr>
              <w:t>通讯正常</w:t>
            </w:r>
          </w:p>
          <w:p w:rsidR="00FF3D08" w:rsidRPr="007A724B" w:rsidRDefault="00FF3D08" w:rsidP="00C24126">
            <w:pPr>
              <w:spacing w:line="400" w:lineRule="exact"/>
              <w:jc w:val="left"/>
              <w:rPr>
                <w:szCs w:val="21"/>
              </w:rPr>
            </w:pPr>
            <w:r w:rsidRPr="007A724B">
              <w:rPr>
                <w:rFonts w:hint="eastAsia"/>
                <w:szCs w:val="21"/>
              </w:rPr>
              <w:t>2</w:t>
            </w:r>
            <w:r w:rsidRPr="007A724B">
              <w:rPr>
                <w:rFonts w:hint="eastAsia"/>
                <w:szCs w:val="21"/>
              </w:rPr>
              <w:t>、取主</w:t>
            </w:r>
            <w:r w:rsidRPr="007A724B">
              <w:rPr>
                <w:rFonts w:hint="eastAsia"/>
                <w:szCs w:val="21"/>
              </w:rPr>
              <w:t>PIDS</w:t>
            </w:r>
            <w:r w:rsidRPr="007A724B">
              <w:rPr>
                <w:rFonts w:hint="eastAsia"/>
                <w:szCs w:val="21"/>
              </w:rPr>
              <w:t>数据</w:t>
            </w:r>
          </w:p>
          <w:p w:rsidR="00FF3D08" w:rsidRPr="007A724B" w:rsidRDefault="00FF3D08" w:rsidP="00A8576E">
            <w:pPr>
              <w:spacing w:line="400" w:lineRule="exact"/>
              <w:jc w:val="left"/>
              <w:rPr>
                <w:szCs w:val="21"/>
              </w:rPr>
            </w:pPr>
            <w:r w:rsidRPr="007A724B">
              <w:rPr>
                <w:rFonts w:hint="eastAsia"/>
                <w:szCs w:val="21"/>
              </w:rPr>
              <w:t>3</w:t>
            </w:r>
            <w:r w:rsidRPr="007A724B">
              <w:rPr>
                <w:rFonts w:hint="eastAsia"/>
                <w:szCs w:val="21"/>
              </w:rPr>
              <w:t>、上行为</w:t>
            </w:r>
            <w:r w:rsidRPr="007A724B">
              <w:rPr>
                <w:rFonts w:hint="eastAsia"/>
                <w:szCs w:val="21"/>
              </w:rPr>
              <w:t>1</w:t>
            </w:r>
            <w:r w:rsidRPr="007A724B">
              <w:rPr>
                <w:rFonts w:hint="eastAsia"/>
                <w:szCs w:val="21"/>
              </w:rPr>
              <w:t>，则显示（上行），</w:t>
            </w:r>
            <w:r w:rsidRPr="007A724B">
              <w:rPr>
                <w:rFonts w:hint="eastAsia"/>
                <w:szCs w:val="21"/>
              </w:rPr>
              <w:lastRenderedPageBreak/>
              <w:t>下行为</w:t>
            </w:r>
            <w:r w:rsidRPr="007A724B">
              <w:rPr>
                <w:rFonts w:hint="eastAsia"/>
                <w:szCs w:val="21"/>
              </w:rPr>
              <w:t>1</w:t>
            </w:r>
            <w:r w:rsidRPr="007A724B">
              <w:rPr>
                <w:rFonts w:hint="eastAsia"/>
                <w:szCs w:val="21"/>
              </w:rPr>
              <w:t>，则显示（下行）</w:t>
            </w:r>
          </w:p>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6B1827">
            <w:pPr>
              <w:spacing w:line="400" w:lineRule="exact"/>
              <w:jc w:val="center"/>
              <w:rPr>
                <w:szCs w:val="21"/>
              </w:rPr>
            </w:pPr>
            <w:r w:rsidRPr="007A724B">
              <w:rPr>
                <w:rFonts w:hint="eastAsia"/>
                <w:szCs w:val="21"/>
              </w:rPr>
              <w:t>下行</w:t>
            </w:r>
          </w:p>
        </w:tc>
        <w:tc>
          <w:tcPr>
            <w:tcW w:w="963" w:type="dxa"/>
            <w:vAlign w:val="center"/>
          </w:tcPr>
          <w:p w:rsidR="00FF3D08" w:rsidRPr="007A724B" w:rsidRDefault="00FF3D08" w:rsidP="006B1827">
            <w:pPr>
              <w:spacing w:line="400" w:lineRule="exact"/>
              <w:jc w:val="center"/>
              <w:rPr>
                <w:szCs w:val="21"/>
              </w:rPr>
            </w:pPr>
            <w:r w:rsidRPr="007A724B">
              <w:rPr>
                <w:rFonts w:hint="eastAsia"/>
                <w:szCs w:val="21"/>
              </w:rPr>
              <w:t>PIDS</w:t>
            </w:r>
          </w:p>
        </w:tc>
        <w:tc>
          <w:tcPr>
            <w:tcW w:w="1701" w:type="dxa"/>
          </w:tcPr>
          <w:p w:rsidR="00FF3D08" w:rsidRPr="007A724B" w:rsidRDefault="00FF3D08" w:rsidP="006B1827">
            <w:pPr>
              <w:spacing w:line="400" w:lineRule="exact"/>
              <w:jc w:val="center"/>
              <w:rPr>
                <w:szCs w:val="21"/>
              </w:rPr>
            </w:pPr>
            <w:r w:rsidRPr="007A724B">
              <w:rPr>
                <w:rFonts w:hint="eastAsia"/>
                <w:szCs w:val="21"/>
              </w:rPr>
              <w:t>0x*80/11/4</w:t>
            </w:r>
          </w:p>
          <w:p w:rsidR="00FF3D08" w:rsidRPr="007A724B" w:rsidRDefault="00FF3D08" w:rsidP="006B1827">
            <w:pPr>
              <w:spacing w:line="400" w:lineRule="exact"/>
              <w:jc w:val="center"/>
              <w:rPr>
                <w:color w:val="FF0000"/>
                <w:szCs w:val="21"/>
              </w:rPr>
            </w:pPr>
            <w:r w:rsidRPr="007A724B">
              <w:rPr>
                <w:rFonts w:hint="eastAsia"/>
                <w:szCs w:val="21"/>
              </w:rPr>
              <w:lastRenderedPageBreak/>
              <w:t>(*=1/6)</w:t>
            </w:r>
          </w:p>
        </w:tc>
        <w:tc>
          <w:tcPr>
            <w:tcW w:w="1276" w:type="dxa"/>
          </w:tcPr>
          <w:p w:rsidR="00FF3D08" w:rsidRPr="007A724B" w:rsidRDefault="00FF3D08" w:rsidP="006B1827">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9B37E8">
            <w:pPr>
              <w:spacing w:line="400" w:lineRule="exact"/>
              <w:jc w:val="center"/>
              <w:rPr>
                <w:szCs w:val="21"/>
              </w:rPr>
            </w:pPr>
            <w:r w:rsidRPr="007A724B">
              <w:rPr>
                <w:rFonts w:hint="eastAsia"/>
                <w:szCs w:val="21"/>
              </w:rPr>
              <w:t>1</w:t>
            </w:r>
            <w:r w:rsidRPr="007A724B">
              <w:rPr>
                <w:rFonts w:hint="eastAsia"/>
                <w:szCs w:val="21"/>
              </w:rPr>
              <w:t>：下行</w:t>
            </w:r>
          </w:p>
        </w:tc>
        <w:tc>
          <w:tcPr>
            <w:tcW w:w="2693" w:type="dxa"/>
            <w:vMerge/>
            <w:shd w:val="clear" w:color="auto" w:fill="auto"/>
          </w:tcPr>
          <w:p w:rsidR="00FF3D08" w:rsidRPr="007A724B" w:rsidRDefault="00FF3D08" w:rsidP="006B1827">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工作模式</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tc>
        <w:tc>
          <w:tcPr>
            <w:tcW w:w="1701" w:type="dxa"/>
          </w:tcPr>
          <w:p w:rsidR="00FF3D08" w:rsidRPr="007A724B" w:rsidRDefault="00FF3D08" w:rsidP="008019FE">
            <w:pPr>
              <w:spacing w:line="400" w:lineRule="exact"/>
              <w:jc w:val="center"/>
              <w:rPr>
                <w:szCs w:val="21"/>
              </w:rPr>
            </w:pPr>
            <w:r w:rsidRPr="007A724B">
              <w:rPr>
                <w:rFonts w:hint="eastAsia"/>
                <w:szCs w:val="21"/>
              </w:rPr>
              <w:t>0xC0/2</w:t>
            </w:r>
          </w:p>
        </w:tc>
        <w:tc>
          <w:tcPr>
            <w:tcW w:w="1276" w:type="dxa"/>
          </w:tcPr>
          <w:p w:rsidR="00FF3D08" w:rsidRPr="007A724B" w:rsidRDefault="00FF3D08" w:rsidP="008019FE">
            <w:pPr>
              <w:spacing w:line="400" w:lineRule="exact"/>
              <w:jc w:val="center"/>
              <w:rPr>
                <w:szCs w:val="21"/>
              </w:rPr>
            </w:pPr>
            <w:r w:rsidRPr="007A724B">
              <w:rPr>
                <w:rFonts w:hint="eastAsia"/>
                <w:szCs w:val="21"/>
              </w:rPr>
              <w:t>字节</w:t>
            </w:r>
          </w:p>
          <w:p w:rsidR="00FF3D08" w:rsidRPr="007A724B" w:rsidRDefault="00FF3D08" w:rsidP="008019FE">
            <w:pPr>
              <w:spacing w:line="400" w:lineRule="exact"/>
              <w:jc w:val="center"/>
              <w:rPr>
                <w:szCs w:val="21"/>
              </w:rPr>
            </w:pPr>
            <w:r w:rsidRPr="007A724B">
              <w:rPr>
                <w:rFonts w:hint="eastAsia"/>
                <w:szCs w:val="21"/>
              </w:rPr>
              <w:t>1~9</w:t>
            </w:r>
          </w:p>
        </w:tc>
        <w:tc>
          <w:tcPr>
            <w:tcW w:w="1134" w:type="dxa"/>
            <w:shd w:val="clear" w:color="auto" w:fill="auto"/>
          </w:tcPr>
          <w:p w:rsidR="00FF3D08" w:rsidRPr="007A724B" w:rsidDel="007466EB" w:rsidRDefault="00FF3D08" w:rsidP="008D38D8">
            <w:pPr>
              <w:spacing w:line="400" w:lineRule="exact"/>
              <w:jc w:val="left"/>
              <w:rPr>
                <w:del w:id="49" w:author="wangzhenxian" w:date="2016-06-06T09:13:00Z"/>
                <w:szCs w:val="21"/>
              </w:rPr>
            </w:pPr>
            <w:ins w:id="50" w:author="wangzhenxian" w:date="2016-06-06T09:13:00Z">
              <w:r w:rsidRPr="007A724B">
                <w:rPr>
                  <w:rFonts w:hint="eastAsia"/>
                  <w:szCs w:val="21"/>
                </w:rPr>
                <w:t>1=</w:t>
              </w:r>
              <w:r w:rsidRPr="007A724B">
                <w:rPr>
                  <w:rFonts w:hint="eastAsia"/>
                  <w:szCs w:val="21"/>
                </w:rPr>
                <w:t>应急运行、</w:t>
              </w:r>
              <w:r w:rsidRPr="007A724B">
                <w:rPr>
                  <w:rFonts w:hint="eastAsia"/>
                  <w:szCs w:val="21"/>
                </w:rPr>
                <w:t>2=ATO</w:t>
              </w:r>
              <w:r w:rsidRPr="007A724B">
                <w:rPr>
                  <w:rFonts w:hint="eastAsia"/>
                  <w:szCs w:val="21"/>
                </w:rPr>
                <w:t>模式、</w:t>
              </w:r>
              <w:r w:rsidRPr="007A724B">
                <w:rPr>
                  <w:rFonts w:hint="eastAsia"/>
                  <w:szCs w:val="21"/>
                </w:rPr>
                <w:t>3=ATB</w:t>
              </w:r>
              <w:r w:rsidRPr="007A724B">
                <w:rPr>
                  <w:rFonts w:hint="eastAsia"/>
                  <w:szCs w:val="21"/>
                </w:rPr>
                <w:t>模式、</w:t>
              </w:r>
              <w:r w:rsidRPr="007A724B">
                <w:rPr>
                  <w:rFonts w:hint="eastAsia"/>
                  <w:szCs w:val="21"/>
                </w:rPr>
                <w:t>4=ATP</w:t>
              </w:r>
              <w:r w:rsidRPr="007A724B">
                <w:rPr>
                  <w:rFonts w:hint="eastAsia"/>
                  <w:szCs w:val="21"/>
                </w:rPr>
                <w:t>模式、</w:t>
              </w:r>
              <w:r w:rsidRPr="007A724B">
                <w:rPr>
                  <w:rFonts w:hint="eastAsia"/>
                  <w:szCs w:val="21"/>
                </w:rPr>
                <w:t>5=RMR</w:t>
              </w:r>
              <w:r w:rsidRPr="007A724B">
                <w:rPr>
                  <w:rFonts w:hint="eastAsia"/>
                  <w:szCs w:val="21"/>
                </w:rPr>
                <w:t>模式、</w:t>
              </w:r>
              <w:r w:rsidRPr="007A724B">
                <w:rPr>
                  <w:rFonts w:hint="eastAsia"/>
                  <w:szCs w:val="21"/>
                </w:rPr>
                <w:t>6=RMF</w:t>
              </w:r>
              <w:r w:rsidRPr="007A724B">
                <w:rPr>
                  <w:rFonts w:hint="eastAsia"/>
                  <w:szCs w:val="21"/>
                </w:rPr>
                <w:t>模式、</w:t>
              </w:r>
              <w:r w:rsidRPr="007A724B">
                <w:rPr>
                  <w:rFonts w:hint="eastAsia"/>
                  <w:szCs w:val="21"/>
                </w:rPr>
                <w:t>7=</w:t>
              </w:r>
              <w:r w:rsidRPr="007A724B">
                <w:rPr>
                  <w:rFonts w:hint="eastAsia"/>
                  <w:szCs w:val="21"/>
                </w:rPr>
                <w:t>零位模式、</w:t>
              </w:r>
              <w:r w:rsidRPr="007A724B">
                <w:rPr>
                  <w:rFonts w:hint="eastAsia"/>
                  <w:szCs w:val="21"/>
                </w:rPr>
                <w:t>8=</w:t>
              </w:r>
              <w:r w:rsidRPr="007A724B">
                <w:rPr>
                  <w:rFonts w:hint="eastAsia"/>
                  <w:szCs w:val="21"/>
                </w:rPr>
                <w:t>洗车模式、</w:t>
              </w:r>
              <w:r w:rsidRPr="007A724B">
                <w:rPr>
                  <w:rFonts w:hint="eastAsia"/>
                  <w:szCs w:val="21"/>
                </w:rPr>
                <w:t>9=</w:t>
              </w:r>
              <w:r w:rsidRPr="007A724B">
                <w:rPr>
                  <w:rFonts w:hint="eastAsia"/>
                  <w:szCs w:val="21"/>
                </w:rPr>
                <w:t>人工驾驶模式</w:t>
              </w:r>
            </w:ins>
            <w:del w:id="51" w:author="wangzhenxian" w:date="2016-06-06T09:13:00Z">
              <w:r w:rsidRPr="007A724B" w:rsidDel="007466EB">
                <w:rPr>
                  <w:rFonts w:hint="eastAsia"/>
                  <w:szCs w:val="21"/>
                </w:rPr>
                <w:delText>1=</w:delText>
              </w:r>
              <w:r w:rsidRPr="007A724B" w:rsidDel="007466EB">
                <w:rPr>
                  <w:rFonts w:hint="eastAsia"/>
                  <w:szCs w:val="21"/>
                </w:rPr>
                <w:delText>应急运行、</w:delText>
              </w:r>
              <w:r w:rsidRPr="007A724B" w:rsidDel="007466EB">
                <w:rPr>
                  <w:rFonts w:hint="eastAsia"/>
                  <w:szCs w:val="21"/>
                </w:rPr>
                <w:delText>2=ATO</w:delText>
              </w:r>
              <w:r w:rsidRPr="007A724B" w:rsidDel="007466EB">
                <w:rPr>
                  <w:rFonts w:hint="eastAsia"/>
                  <w:szCs w:val="21"/>
                </w:rPr>
                <w:delText>模式、</w:delText>
              </w:r>
            </w:del>
          </w:p>
          <w:p w:rsidR="00FF3D08" w:rsidRPr="007A724B" w:rsidDel="007466EB" w:rsidRDefault="00FF3D08" w:rsidP="008D38D8">
            <w:pPr>
              <w:spacing w:line="400" w:lineRule="exact"/>
              <w:jc w:val="left"/>
              <w:rPr>
                <w:del w:id="52" w:author="wangzhenxian" w:date="2016-06-06T09:13:00Z"/>
                <w:szCs w:val="21"/>
              </w:rPr>
            </w:pPr>
            <w:del w:id="53" w:author="wangzhenxian" w:date="2016-06-06T09:13:00Z">
              <w:r w:rsidRPr="007A724B" w:rsidDel="007466EB">
                <w:rPr>
                  <w:rFonts w:hint="eastAsia"/>
                  <w:szCs w:val="21"/>
                </w:rPr>
                <w:delText>3=</w:delText>
              </w:r>
              <w:r w:rsidRPr="007A724B" w:rsidDel="007466EB">
                <w:rPr>
                  <w:rFonts w:hint="eastAsia"/>
                  <w:szCs w:val="21"/>
                </w:rPr>
                <w:delText>方向零位、</w:delText>
              </w:r>
              <w:r w:rsidRPr="007A724B" w:rsidDel="007466EB">
                <w:rPr>
                  <w:rFonts w:hint="eastAsia"/>
                  <w:szCs w:val="21"/>
                </w:rPr>
                <w:delText>4=ATP</w:delText>
              </w:r>
              <w:r w:rsidRPr="007A724B" w:rsidDel="007466EB">
                <w:rPr>
                  <w:rFonts w:hint="eastAsia"/>
                  <w:szCs w:val="21"/>
                </w:rPr>
                <w:delText>模式、</w:delText>
              </w:r>
              <w:r w:rsidRPr="007A724B" w:rsidDel="007466EB">
                <w:rPr>
                  <w:rFonts w:hint="eastAsia"/>
                  <w:szCs w:val="21"/>
                </w:rPr>
                <w:delText>5=ATP+</w:delText>
              </w:r>
              <w:r w:rsidRPr="007A724B" w:rsidDel="007466EB">
                <w:rPr>
                  <w:rFonts w:hint="eastAsia"/>
                  <w:szCs w:val="21"/>
                </w:rPr>
                <w:delText>模式、</w:delText>
              </w:r>
            </w:del>
          </w:p>
          <w:p w:rsidR="00FF3D08" w:rsidRPr="007A724B" w:rsidDel="007466EB" w:rsidRDefault="00FF3D08" w:rsidP="008D38D8">
            <w:pPr>
              <w:spacing w:line="400" w:lineRule="exact"/>
              <w:jc w:val="left"/>
              <w:rPr>
                <w:del w:id="54" w:author="wangzhenxian" w:date="2016-06-06T09:13:00Z"/>
                <w:szCs w:val="21"/>
              </w:rPr>
            </w:pPr>
            <w:del w:id="55" w:author="wangzhenxian" w:date="2016-06-06T09:13:00Z">
              <w:r w:rsidRPr="007A724B" w:rsidDel="007466EB">
                <w:rPr>
                  <w:rFonts w:hint="eastAsia"/>
                  <w:szCs w:val="21"/>
                </w:rPr>
                <w:delText>6=</w:delText>
              </w:r>
              <w:r w:rsidRPr="007A724B" w:rsidDel="007466EB">
                <w:rPr>
                  <w:rFonts w:hint="eastAsia"/>
                  <w:szCs w:val="21"/>
                </w:rPr>
                <w:delText>洗车模式、</w:delText>
              </w:r>
              <w:r w:rsidRPr="007A724B" w:rsidDel="007466EB">
                <w:rPr>
                  <w:rFonts w:hint="eastAsia"/>
                  <w:szCs w:val="21"/>
                </w:rPr>
                <w:delText>7=RM</w:delText>
              </w:r>
              <w:r w:rsidRPr="007A724B" w:rsidDel="007466EB">
                <w:rPr>
                  <w:rFonts w:hint="eastAsia"/>
                  <w:szCs w:val="21"/>
                </w:rPr>
                <w:delText>模式、</w:delText>
              </w:r>
            </w:del>
          </w:p>
          <w:p w:rsidR="00FF3D08" w:rsidRPr="007A724B" w:rsidDel="007466EB" w:rsidRDefault="00FF3D08" w:rsidP="008D38D8">
            <w:pPr>
              <w:spacing w:line="400" w:lineRule="exact"/>
              <w:jc w:val="left"/>
              <w:rPr>
                <w:del w:id="56" w:author="wangzhenxian" w:date="2016-06-06T09:13:00Z"/>
                <w:szCs w:val="21"/>
              </w:rPr>
            </w:pPr>
            <w:del w:id="57" w:author="wangzhenxian" w:date="2016-06-06T09:13:00Z">
              <w:r w:rsidRPr="007A724B" w:rsidDel="007466EB">
                <w:rPr>
                  <w:rFonts w:hint="eastAsia"/>
                  <w:szCs w:val="21"/>
                </w:rPr>
                <w:delText>8=</w:delText>
              </w:r>
              <w:r w:rsidRPr="007A724B" w:rsidDel="007466EB">
                <w:rPr>
                  <w:rFonts w:hint="eastAsia"/>
                  <w:szCs w:val="21"/>
                </w:rPr>
                <w:delText>人工驾驶模式、</w:delText>
              </w:r>
            </w:del>
          </w:p>
          <w:p w:rsidR="00FF3D08" w:rsidRPr="007A724B" w:rsidRDefault="00FF3D08" w:rsidP="008D38D8">
            <w:pPr>
              <w:spacing w:line="400" w:lineRule="exact"/>
              <w:jc w:val="left"/>
              <w:rPr>
                <w:szCs w:val="21"/>
              </w:rPr>
            </w:pPr>
            <w:del w:id="58" w:author="wangzhenxian" w:date="2016-06-06T09:13:00Z">
              <w:r w:rsidRPr="007A724B" w:rsidDel="007466EB">
                <w:rPr>
                  <w:rFonts w:hint="eastAsia"/>
                  <w:szCs w:val="21"/>
                </w:rPr>
                <w:delText>9=</w:delText>
              </w:r>
              <w:r w:rsidRPr="007A724B" w:rsidDel="007466EB">
                <w:rPr>
                  <w:rFonts w:hint="eastAsia"/>
                  <w:szCs w:val="21"/>
                </w:rPr>
                <w:delText>救援模式</w:delText>
              </w:r>
            </w:del>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与</w:t>
            </w:r>
            <w:r w:rsidRPr="007A724B">
              <w:rPr>
                <w:rFonts w:hint="eastAsia"/>
                <w:szCs w:val="21"/>
              </w:rPr>
              <w:t>VCU</w:t>
            </w:r>
            <w:r w:rsidRPr="007A724B">
              <w:rPr>
                <w:rFonts w:hint="eastAsia"/>
                <w:szCs w:val="21"/>
              </w:rPr>
              <w:t>通讯异常或数据溢出时显示“</w:t>
            </w:r>
            <w:r w:rsidRPr="007A724B">
              <w:rPr>
                <w:rFonts w:hint="eastAsia"/>
                <w:szCs w:val="21"/>
              </w:rPr>
              <w:t>-----</w:t>
            </w:r>
            <w:r w:rsidRPr="007A724B">
              <w:rPr>
                <w:rFonts w:hint="eastAsia"/>
                <w:szCs w:val="21"/>
              </w:rPr>
              <w:t>”</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工况</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tc>
        <w:tc>
          <w:tcPr>
            <w:tcW w:w="1701" w:type="dxa"/>
          </w:tcPr>
          <w:p w:rsidR="00FF3D08" w:rsidRPr="007A724B" w:rsidRDefault="00FF3D08" w:rsidP="008019FE">
            <w:pPr>
              <w:spacing w:line="400" w:lineRule="exact"/>
              <w:jc w:val="center"/>
              <w:rPr>
                <w:szCs w:val="21"/>
              </w:rPr>
            </w:pPr>
            <w:r w:rsidRPr="007A724B">
              <w:rPr>
                <w:rFonts w:hint="eastAsia"/>
                <w:szCs w:val="21"/>
              </w:rPr>
              <w:t>0xC0/3</w:t>
            </w:r>
          </w:p>
        </w:tc>
        <w:tc>
          <w:tcPr>
            <w:tcW w:w="1276" w:type="dxa"/>
          </w:tcPr>
          <w:p w:rsidR="00FF3D08" w:rsidRPr="007A724B" w:rsidRDefault="00FF3D08" w:rsidP="008019FE">
            <w:pPr>
              <w:spacing w:line="400" w:lineRule="exact"/>
              <w:jc w:val="center"/>
              <w:rPr>
                <w:szCs w:val="21"/>
              </w:rPr>
            </w:pPr>
            <w:r w:rsidRPr="007A724B">
              <w:rPr>
                <w:rFonts w:hint="eastAsia"/>
                <w:szCs w:val="21"/>
              </w:rPr>
              <w:t>字节</w:t>
            </w:r>
          </w:p>
          <w:p w:rsidR="00FF3D08" w:rsidRPr="007A724B" w:rsidRDefault="00FF3D08" w:rsidP="000D4FB7">
            <w:pPr>
              <w:spacing w:line="400" w:lineRule="exact"/>
              <w:jc w:val="center"/>
              <w:rPr>
                <w:szCs w:val="21"/>
              </w:rPr>
            </w:pPr>
            <w:r w:rsidRPr="007A724B">
              <w:rPr>
                <w:rFonts w:hint="eastAsia"/>
                <w:szCs w:val="21"/>
              </w:rPr>
              <w:t>1~5</w:t>
            </w:r>
          </w:p>
        </w:tc>
        <w:tc>
          <w:tcPr>
            <w:tcW w:w="1134" w:type="dxa"/>
            <w:shd w:val="clear" w:color="auto" w:fill="auto"/>
          </w:tcPr>
          <w:p w:rsidR="00FF3D08" w:rsidRPr="007A724B" w:rsidRDefault="00FF3D08" w:rsidP="009B5E9E">
            <w:pPr>
              <w:spacing w:line="400" w:lineRule="exact"/>
              <w:jc w:val="left"/>
              <w:rPr>
                <w:szCs w:val="21"/>
              </w:rPr>
            </w:pPr>
            <w:r w:rsidRPr="007A724B">
              <w:rPr>
                <w:rFonts w:hint="eastAsia"/>
                <w:szCs w:val="21"/>
              </w:rPr>
              <w:t>1</w:t>
            </w:r>
            <w:r w:rsidRPr="007A724B">
              <w:rPr>
                <w:rFonts w:hint="eastAsia"/>
                <w:szCs w:val="21"/>
              </w:rPr>
              <w:t>、停放制动、</w:t>
            </w:r>
            <w:r w:rsidRPr="007A724B">
              <w:rPr>
                <w:rFonts w:hint="eastAsia"/>
                <w:szCs w:val="21"/>
              </w:rPr>
              <w:t>2=</w:t>
            </w:r>
            <w:r w:rsidRPr="007A724B">
              <w:rPr>
                <w:rFonts w:hint="eastAsia"/>
                <w:szCs w:val="21"/>
              </w:rPr>
              <w:t>紧急制动、</w:t>
            </w:r>
            <w:r w:rsidRPr="007A724B">
              <w:rPr>
                <w:rFonts w:hint="eastAsia"/>
                <w:szCs w:val="21"/>
              </w:rPr>
              <w:t>3=</w:t>
            </w:r>
            <w:r w:rsidRPr="007A724B">
              <w:rPr>
                <w:rFonts w:hint="eastAsia"/>
                <w:szCs w:val="21"/>
              </w:rPr>
              <w:t>常用制动、</w:t>
            </w:r>
            <w:r w:rsidRPr="007A724B">
              <w:rPr>
                <w:rFonts w:hint="eastAsia"/>
                <w:szCs w:val="21"/>
              </w:rPr>
              <w:t>4=</w:t>
            </w:r>
            <w:r w:rsidRPr="007A724B">
              <w:rPr>
                <w:rFonts w:hint="eastAsia"/>
                <w:szCs w:val="21"/>
              </w:rPr>
              <w:t>牵引、</w:t>
            </w:r>
            <w:r w:rsidRPr="007A724B">
              <w:rPr>
                <w:rFonts w:hint="eastAsia"/>
                <w:szCs w:val="21"/>
              </w:rPr>
              <w:t>5=</w:t>
            </w:r>
            <w:r w:rsidRPr="007A724B">
              <w:rPr>
                <w:rFonts w:hint="eastAsia"/>
                <w:szCs w:val="21"/>
              </w:rPr>
              <w:t>惰行</w:t>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与</w:t>
            </w:r>
            <w:r w:rsidRPr="007A724B">
              <w:rPr>
                <w:rFonts w:hint="eastAsia"/>
                <w:szCs w:val="21"/>
              </w:rPr>
              <w:t>VCU</w:t>
            </w:r>
            <w:r w:rsidRPr="007A724B">
              <w:rPr>
                <w:rFonts w:hint="eastAsia"/>
                <w:szCs w:val="21"/>
              </w:rPr>
              <w:t>通讯异常或数据溢出时显示“</w:t>
            </w:r>
            <w:r w:rsidRPr="007A724B">
              <w:rPr>
                <w:rFonts w:hint="eastAsia"/>
                <w:szCs w:val="21"/>
              </w:rPr>
              <w:t>-----</w:t>
            </w:r>
            <w:r w:rsidRPr="007A724B">
              <w:rPr>
                <w:rFonts w:hint="eastAsia"/>
                <w:szCs w:val="21"/>
              </w:rPr>
              <w:t>”</w:t>
            </w:r>
          </w:p>
          <w:p w:rsidR="00FF3D08" w:rsidRPr="007A724B" w:rsidRDefault="00FF3D08" w:rsidP="008019FE">
            <w:pPr>
              <w:spacing w:line="400" w:lineRule="exact"/>
              <w:jc w:val="center"/>
              <w:rPr>
                <w:szCs w:val="21"/>
              </w:rPr>
            </w:pPr>
            <w:r w:rsidRPr="007A724B">
              <w:rPr>
                <w:rFonts w:hint="eastAsia"/>
                <w:szCs w:val="21"/>
              </w:rPr>
              <w:t>紧急制动：红底黑字</w:t>
            </w:r>
          </w:p>
          <w:p w:rsidR="00FF3D08" w:rsidRPr="007A724B" w:rsidRDefault="00FF3D08" w:rsidP="00D51C64">
            <w:pPr>
              <w:spacing w:line="400" w:lineRule="exact"/>
              <w:jc w:val="center"/>
              <w:rPr>
                <w:szCs w:val="21"/>
              </w:rPr>
            </w:pPr>
            <w:r w:rsidRPr="007A724B">
              <w:rPr>
                <w:rFonts w:hint="eastAsia"/>
                <w:szCs w:val="21"/>
              </w:rPr>
              <w:t>制动：黄底黑字</w:t>
            </w:r>
          </w:p>
          <w:p w:rsidR="00FF3D08" w:rsidRPr="007A724B" w:rsidRDefault="00FF3D08" w:rsidP="00D51C64">
            <w:pPr>
              <w:spacing w:line="400" w:lineRule="exact"/>
              <w:jc w:val="center"/>
              <w:rPr>
                <w:szCs w:val="21"/>
              </w:rPr>
            </w:pPr>
            <w:r w:rsidRPr="007A724B">
              <w:rPr>
                <w:rFonts w:hint="eastAsia"/>
                <w:szCs w:val="21"/>
              </w:rPr>
              <w:t>牵引：绿底黑字</w:t>
            </w:r>
          </w:p>
          <w:p w:rsidR="00FF3D08" w:rsidRPr="007A724B" w:rsidRDefault="00FF3D08" w:rsidP="00DC7F9A">
            <w:pPr>
              <w:spacing w:line="400" w:lineRule="exact"/>
              <w:jc w:val="center"/>
              <w:rPr>
                <w:szCs w:val="21"/>
              </w:rPr>
            </w:pPr>
            <w:r w:rsidRPr="007A724B">
              <w:rPr>
                <w:rFonts w:hint="eastAsia"/>
                <w:szCs w:val="21"/>
              </w:rPr>
              <w:t>惰行：黑底白框</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限速值</w:t>
            </w:r>
            <w:r w:rsidRPr="007A724B">
              <w:rPr>
                <w:rFonts w:hint="eastAsia"/>
                <w:szCs w:val="21"/>
              </w:rPr>
              <w:t>-</w:t>
            </w:r>
            <w:r w:rsidRPr="007A724B">
              <w:rPr>
                <w:rFonts w:hint="eastAsia"/>
                <w:szCs w:val="21"/>
              </w:rPr>
              <w:t>有效位</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DCUM</w:t>
            </w:r>
          </w:p>
        </w:tc>
        <w:tc>
          <w:tcPr>
            <w:tcW w:w="1701" w:type="dxa"/>
          </w:tcPr>
          <w:p w:rsidR="00FF3D08" w:rsidRPr="007A724B" w:rsidRDefault="00FF3D08" w:rsidP="008019FE">
            <w:pPr>
              <w:spacing w:line="400" w:lineRule="exact"/>
              <w:jc w:val="center"/>
              <w:rPr>
                <w:szCs w:val="21"/>
              </w:rPr>
            </w:pPr>
            <w:r w:rsidRPr="007A724B">
              <w:rPr>
                <w:rFonts w:hint="eastAsia"/>
                <w:szCs w:val="21"/>
              </w:rPr>
              <w:t>4*A/26/5</w:t>
            </w:r>
          </w:p>
          <w:p w:rsidR="00FF3D08" w:rsidRPr="007A724B" w:rsidRDefault="00FF3D08" w:rsidP="008019FE">
            <w:pPr>
              <w:spacing w:line="400" w:lineRule="exact"/>
              <w:jc w:val="center"/>
              <w:rPr>
                <w:szCs w:val="21"/>
              </w:rPr>
            </w:pPr>
            <w:r w:rsidRPr="007A724B">
              <w:rPr>
                <w:rFonts w:hint="eastAsia"/>
                <w:szCs w:val="21"/>
              </w:rPr>
              <w:t>*-9/C/D/8</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9B5E9E">
            <w:pPr>
              <w:spacing w:line="400" w:lineRule="exact"/>
              <w:jc w:val="left"/>
              <w:rPr>
                <w:szCs w:val="21"/>
              </w:rPr>
            </w:pPr>
            <w:r w:rsidRPr="007A724B">
              <w:rPr>
                <w:rFonts w:hint="eastAsia"/>
                <w:szCs w:val="21"/>
              </w:rPr>
              <w:t>1=</w:t>
            </w:r>
            <w:r w:rsidRPr="007A724B">
              <w:rPr>
                <w:rFonts w:hint="eastAsia"/>
                <w:szCs w:val="21"/>
              </w:rPr>
              <w:t>有效</w:t>
            </w:r>
          </w:p>
          <w:p w:rsidR="00FF3D08" w:rsidRPr="007A724B" w:rsidRDefault="00FF3D08" w:rsidP="009B5E9E">
            <w:pPr>
              <w:spacing w:line="400" w:lineRule="exact"/>
              <w:jc w:val="left"/>
              <w:rPr>
                <w:szCs w:val="21"/>
              </w:rPr>
            </w:pPr>
            <w:r w:rsidRPr="007A724B">
              <w:rPr>
                <w:rFonts w:hint="eastAsia"/>
                <w:szCs w:val="21"/>
              </w:rPr>
              <w:t>0=</w:t>
            </w:r>
            <w:r w:rsidRPr="007A724B">
              <w:rPr>
                <w:rFonts w:hint="eastAsia"/>
                <w:szCs w:val="21"/>
              </w:rPr>
              <w:t>无效</w:t>
            </w:r>
          </w:p>
        </w:tc>
        <w:tc>
          <w:tcPr>
            <w:tcW w:w="2693" w:type="dxa"/>
            <w:shd w:val="clear" w:color="auto" w:fill="auto"/>
          </w:tcPr>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限速值</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DCUM</w:t>
            </w:r>
          </w:p>
        </w:tc>
        <w:tc>
          <w:tcPr>
            <w:tcW w:w="1701" w:type="dxa"/>
          </w:tcPr>
          <w:p w:rsidR="00FF3D08" w:rsidRPr="007A724B" w:rsidRDefault="00FF3D08" w:rsidP="000658B9">
            <w:pPr>
              <w:spacing w:line="400" w:lineRule="exact"/>
              <w:jc w:val="center"/>
              <w:rPr>
                <w:szCs w:val="21"/>
              </w:rPr>
            </w:pPr>
            <w:r w:rsidRPr="007A724B">
              <w:rPr>
                <w:rFonts w:hint="eastAsia"/>
                <w:szCs w:val="21"/>
              </w:rPr>
              <w:t>4*A/16-17</w:t>
            </w:r>
          </w:p>
          <w:p w:rsidR="00FF3D08" w:rsidRPr="007A724B" w:rsidRDefault="00FF3D08" w:rsidP="000658B9">
            <w:pPr>
              <w:spacing w:line="400" w:lineRule="exact"/>
              <w:jc w:val="center"/>
              <w:rPr>
                <w:szCs w:val="21"/>
              </w:rPr>
            </w:pPr>
            <w:r w:rsidRPr="007A724B">
              <w:rPr>
                <w:rFonts w:hint="eastAsia"/>
                <w:szCs w:val="21"/>
              </w:rPr>
              <w:t>*-9/C/D/8</w:t>
            </w:r>
          </w:p>
        </w:tc>
        <w:tc>
          <w:tcPr>
            <w:tcW w:w="1276" w:type="dxa"/>
          </w:tcPr>
          <w:p w:rsidR="00FF3D08" w:rsidRPr="007A724B" w:rsidRDefault="00FF3D08" w:rsidP="008019FE">
            <w:pPr>
              <w:spacing w:line="400" w:lineRule="exact"/>
              <w:jc w:val="center"/>
              <w:rPr>
                <w:szCs w:val="21"/>
              </w:rPr>
            </w:pPr>
            <w:r w:rsidRPr="007A724B">
              <w:rPr>
                <w:rFonts w:hint="eastAsia"/>
                <w:szCs w:val="21"/>
              </w:rPr>
              <w:t>字</w:t>
            </w:r>
          </w:p>
        </w:tc>
        <w:tc>
          <w:tcPr>
            <w:tcW w:w="1134" w:type="dxa"/>
            <w:shd w:val="clear" w:color="auto" w:fill="auto"/>
          </w:tcPr>
          <w:p w:rsidR="00FF3D08" w:rsidRPr="007A724B" w:rsidRDefault="00FF3D08" w:rsidP="009B5E9E">
            <w:pPr>
              <w:spacing w:line="400" w:lineRule="exact"/>
              <w:jc w:val="left"/>
              <w:rPr>
                <w:szCs w:val="21"/>
              </w:rPr>
            </w:pPr>
          </w:p>
        </w:tc>
        <w:tc>
          <w:tcPr>
            <w:tcW w:w="2693" w:type="dxa"/>
            <w:shd w:val="clear" w:color="auto" w:fill="auto"/>
          </w:tcPr>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牵引制动力百分比</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tc>
        <w:tc>
          <w:tcPr>
            <w:tcW w:w="1701" w:type="dxa"/>
            <w:vAlign w:val="center"/>
          </w:tcPr>
          <w:p w:rsidR="00FF3D08" w:rsidRPr="007A724B" w:rsidRDefault="00FF3D08" w:rsidP="00457D73">
            <w:pPr>
              <w:spacing w:line="400" w:lineRule="exact"/>
              <w:jc w:val="center"/>
              <w:rPr>
                <w:szCs w:val="21"/>
              </w:rPr>
            </w:pPr>
            <w:r w:rsidRPr="007A724B">
              <w:rPr>
                <w:rFonts w:hint="eastAsia"/>
                <w:szCs w:val="21"/>
              </w:rPr>
              <w:t>0xC0/4</w:t>
            </w:r>
          </w:p>
        </w:tc>
        <w:tc>
          <w:tcPr>
            <w:tcW w:w="1276" w:type="dxa"/>
            <w:vAlign w:val="center"/>
          </w:tcPr>
          <w:p w:rsidR="00FF3D08" w:rsidRPr="007A724B" w:rsidRDefault="00FF3D08" w:rsidP="00457D73">
            <w:pPr>
              <w:spacing w:line="400" w:lineRule="exact"/>
              <w:jc w:val="center"/>
              <w:rPr>
                <w:szCs w:val="21"/>
              </w:rPr>
            </w:pPr>
            <w:r w:rsidRPr="007A724B">
              <w:rPr>
                <w:rFonts w:hint="eastAsia"/>
                <w:szCs w:val="21"/>
              </w:rPr>
              <w:t>字节</w:t>
            </w:r>
          </w:p>
          <w:p w:rsidR="00FF3D08" w:rsidRPr="007A724B" w:rsidRDefault="00FF3D08" w:rsidP="00457D73">
            <w:pPr>
              <w:spacing w:line="400" w:lineRule="exact"/>
              <w:jc w:val="center"/>
              <w:rPr>
                <w:szCs w:val="21"/>
              </w:rPr>
            </w:pPr>
            <w:r w:rsidRPr="007A724B">
              <w:rPr>
                <w:rFonts w:hint="eastAsia"/>
                <w:szCs w:val="21"/>
              </w:rPr>
              <w:t>**</w:t>
            </w:r>
          </w:p>
        </w:tc>
        <w:tc>
          <w:tcPr>
            <w:tcW w:w="1134" w:type="dxa"/>
            <w:shd w:val="clear" w:color="auto" w:fill="auto"/>
            <w:vAlign w:val="center"/>
          </w:tcPr>
          <w:p w:rsidR="00FF3D08" w:rsidRPr="007A724B" w:rsidRDefault="00FF3D08" w:rsidP="00457D73">
            <w:pPr>
              <w:spacing w:line="400" w:lineRule="exact"/>
              <w:jc w:val="center"/>
              <w:rPr>
                <w:szCs w:val="21"/>
              </w:rPr>
            </w:pPr>
            <w:r w:rsidRPr="007A724B">
              <w:rPr>
                <w:rFonts w:hint="eastAsia"/>
                <w:szCs w:val="21"/>
              </w:rPr>
              <w:t>1=1%</w:t>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停放制动不显示</w:t>
            </w:r>
          </w:p>
          <w:p w:rsidR="00FF3D08" w:rsidRPr="007A724B" w:rsidRDefault="00FF3D08" w:rsidP="008019FE">
            <w:pPr>
              <w:spacing w:line="400" w:lineRule="exact"/>
              <w:jc w:val="center"/>
              <w:rPr>
                <w:szCs w:val="21"/>
              </w:rPr>
            </w:pPr>
            <w:r w:rsidRPr="007A724B">
              <w:rPr>
                <w:rFonts w:hint="eastAsia"/>
                <w:szCs w:val="21"/>
              </w:rPr>
              <w:t>紧急制动</w:t>
            </w:r>
            <w:r w:rsidRPr="007A724B">
              <w:rPr>
                <w:rFonts w:hint="eastAsia"/>
                <w:szCs w:val="21"/>
              </w:rPr>
              <w:t>100%</w:t>
            </w:r>
          </w:p>
          <w:p w:rsidR="00FF3D08" w:rsidRPr="007A724B" w:rsidRDefault="00FF3D08" w:rsidP="008019FE">
            <w:pPr>
              <w:spacing w:line="400" w:lineRule="exact"/>
              <w:jc w:val="center"/>
              <w:rPr>
                <w:szCs w:val="21"/>
              </w:rPr>
            </w:pPr>
            <w:r w:rsidRPr="007A724B">
              <w:rPr>
                <w:rFonts w:hint="eastAsia"/>
                <w:szCs w:val="21"/>
              </w:rPr>
              <w:t>常用制动</w:t>
            </w:r>
            <w:r w:rsidRPr="007A724B">
              <w:rPr>
                <w:rFonts w:hint="eastAsia"/>
                <w:szCs w:val="21"/>
              </w:rPr>
              <w:t xml:space="preserve"> **%</w:t>
            </w:r>
          </w:p>
          <w:p w:rsidR="00FF3D08" w:rsidRPr="007A724B" w:rsidRDefault="00FF3D08" w:rsidP="008019FE">
            <w:pPr>
              <w:spacing w:line="400" w:lineRule="exact"/>
              <w:jc w:val="center"/>
              <w:rPr>
                <w:szCs w:val="21"/>
              </w:rPr>
            </w:pPr>
            <w:r w:rsidRPr="007A724B">
              <w:rPr>
                <w:rFonts w:hint="eastAsia"/>
                <w:szCs w:val="21"/>
              </w:rPr>
              <w:t>牵引</w:t>
            </w:r>
            <w:r w:rsidRPr="007A724B">
              <w:rPr>
                <w:rFonts w:hint="eastAsia"/>
                <w:szCs w:val="21"/>
              </w:rPr>
              <w:t xml:space="preserve"> **%</w:t>
            </w:r>
          </w:p>
          <w:p w:rsidR="00FF3D08" w:rsidRPr="007A724B" w:rsidRDefault="00FF3D08" w:rsidP="008019FE">
            <w:pPr>
              <w:spacing w:line="400" w:lineRule="exact"/>
              <w:jc w:val="center"/>
              <w:rPr>
                <w:szCs w:val="21"/>
              </w:rPr>
            </w:pPr>
            <w:r w:rsidRPr="007A724B">
              <w:rPr>
                <w:rFonts w:hint="eastAsia"/>
                <w:szCs w:val="21"/>
              </w:rPr>
              <w:lastRenderedPageBreak/>
              <w:t>惰性</w:t>
            </w:r>
            <w:r w:rsidRPr="007A724B">
              <w:rPr>
                <w:rFonts w:hint="eastAsia"/>
                <w:szCs w:val="21"/>
              </w:rPr>
              <w:t xml:space="preserve"> 0%</w:t>
            </w:r>
          </w:p>
        </w:tc>
      </w:tr>
      <w:tr w:rsidR="00FF3D08" w:rsidRPr="007A724B" w:rsidTr="00D17391">
        <w:trPr>
          <w:jc w:val="center"/>
        </w:trPr>
        <w:tc>
          <w:tcPr>
            <w:tcW w:w="846" w:type="dxa"/>
            <w:vAlign w:val="center"/>
          </w:tcPr>
          <w:p w:rsidR="00FF3D08" w:rsidRPr="00AC6D0F" w:rsidRDefault="00FF3D08" w:rsidP="008019FE">
            <w:pPr>
              <w:spacing w:line="400" w:lineRule="exact"/>
              <w:jc w:val="center"/>
              <w:rPr>
                <w:szCs w:val="21"/>
              </w:rPr>
            </w:pPr>
            <w:r w:rsidRPr="00AC6D0F">
              <w:rPr>
                <w:rFonts w:hint="eastAsia"/>
                <w:szCs w:val="21"/>
              </w:rPr>
              <w:lastRenderedPageBreak/>
              <w:t>级位</w:t>
            </w:r>
          </w:p>
        </w:tc>
        <w:tc>
          <w:tcPr>
            <w:tcW w:w="963" w:type="dxa"/>
            <w:vAlign w:val="center"/>
          </w:tcPr>
          <w:p w:rsidR="00FF3D08" w:rsidRPr="00AC6D0F" w:rsidRDefault="00FF3D08" w:rsidP="008019FE">
            <w:pPr>
              <w:spacing w:line="400" w:lineRule="exact"/>
              <w:jc w:val="center"/>
              <w:rPr>
                <w:szCs w:val="21"/>
              </w:rPr>
            </w:pPr>
            <w:r w:rsidRPr="00AC6D0F">
              <w:rPr>
                <w:rFonts w:hint="eastAsia"/>
                <w:szCs w:val="21"/>
              </w:rPr>
              <w:t>VCU</w:t>
            </w:r>
          </w:p>
        </w:tc>
        <w:tc>
          <w:tcPr>
            <w:tcW w:w="1701" w:type="dxa"/>
          </w:tcPr>
          <w:p w:rsidR="00FF3D08" w:rsidRPr="00AC6D0F" w:rsidRDefault="00FF3D08" w:rsidP="008019FE">
            <w:pPr>
              <w:spacing w:line="400" w:lineRule="exact"/>
              <w:jc w:val="center"/>
              <w:rPr>
                <w:szCs w:val="21"/>
              </w:rPr>
            </w:pPr>
            <w:r w:rsidRPr="00AC6D0F">
              <w:rPr>
                <w:rFonts w:hint="eastAsia"/>
                <w:szCs w:val="21"/>
              </w:rPr>
              <w:t>0xA1/4-5</w:t>
            </w:r>
          </w:p>
        </w:tc>
        <w:tc>
          <w:tcPr>
            <w:tcW w:w="1276" w:type="dxa"/>
          </w:tcPr>
          <w:p w:rsidR="00FF3D08" w:rsidRPr="00AC6D0F" w:rsidRDefault="00FF3D08" w:rsidP="008019FE">
            <w:pPr>
              <w:spacing w:line="400" w:lineRule="exact"/>
              <w:jc w:val="center"/>
              <w:rPr>
                <w:szCs w:val="21"/>
              </w:rPr>
            </w:pPr>
            <w:r w:rsidRPr="00AC6D0F">
              <w:rPr>
                <w:rFonts w:hint="eastAsia"/>
                <w:szCs w:val="21"/>
              </w:rPr>
              <w:t>字</w:t>
            </w:r>
          </w:p>
          <w:p w:rsidR="00FF3D08" w:rsidRPr="00AC6D0F" w:rsidRDefault="00FF3D08" w:rsidP="008019FE">
            <w:pPr>
              <w:spacing w:line="400" w:lineRule="exact"/>
              <w:jc w:val="center"/>
              <w:rPr>
                <w:szCs w:val="21"/>
              </w:rPr>
            </w:pPr>
            <w:r w:rsidRPr="00AC6D0F">
              <w:rPr>
                <w:rFonts w:hint="eastAsia"/>
                <w:szCs w:val="21"/>
              </w:rPr>
              <w:t>100~10000</w:t>
            </w:r>
          </w:p>
        </w:tc>
        <w:tc>
          <w:tcPr>
            <w:tcW w:w="1134" w:type="dxa"/>
            <w:shd w:val="clear" w:color="auto" w:fill="auto"/>
          </w:tcPr>
          <w:p w:rsidR="00FF3D08" w:rsidRPr="00AC6D0F" w:rsidRDefault="00FF3D08" w:rsidP="009B5E9E">
            <w:pPr>
              <w:spacing w:line="400" w:lineRule="exact"/>
              <w:jc w:val="left"/>
              <w:rPr>
                <w:szCs w:val="21"/>
              </w:rPr>
            </w:pPr>
            <w:r w:rsidRPr="00AC6D0F">
              <w:rPr>
                <w:rFonts w:hint="eastAsia"/>
                <w:sz w:val="18"/>
                <w:szCs w:val="18"/>
              </w:rPr>
              <w:t>100=1% ~ 10000=100%</w:t>
            </w:r>
          </w:p>
        </w:tc>
        <w:tc>
          <w:tcPr>
            <w:tcW w:w="2693" w:type="dxa"/>
            <w:shd w:val="clear" w:color="auto" w:fill="auto"/>
          </w:tcPr>
          <w:p w:rsidR="00FF3D08" w:rsidRPr="00AC6D0F" w:rsidRDefault="00FF3D08" w:rsidP="008019FE">
            <w:pPr>
              <w:spacing w:line="400" w:lineRule="exact"/>
              <w:jc w:val="center"/>
              <w:rPr>
                <w:szCs w:val="21"/>
              </w:rPr>
            </w:pPr>
            <w:r w:rsidRPr="00AC6D0F">
              <w:rPr>
                <w:rFonts w:hint="eastAsia"/>
                <w:szCs w:val="21"/>
              </w:rPr>
              <w:t>有符号数</w:t>
            </w:r>
          </w:p>
          <w:p w:rsidR="00FF3D08" w:rsidRPr="00AC6D0F" w:rsidRDefault="00FF3D08" w:rsidP="008019FE">
            <w:pPr>
              <w:spacing w:line="400" w:lineRule="exact"/>
              <w:jc w:val="center"/>
              <w:rPr>
                <w:szCs w:val="21"/>
              </w:rPr>
            </w:pPr>
            <w:r w:rsidRPr="00AC6D0F">
              <w:rPr>
                <w:rFonts w:hint="eastAsia"/>
                <w:szCs w:val="21"/>
              </w:rPr>
              <w:t>制动为正</w:t>
            </w:r>
          </w:p>
          <w:p w:rsidR="00FF3D08" w:rsidRPr="00AC6D0F" w:rsidRDefault="00FF3D08" w:rsidP="008019FE">
            <w:pPr>
              <w:spacing w:line="400" w:lineRule="exact"/>
              <w:jc w:val="center"/>
              <w:rPr>
                <w:szCs w:val="21"/>
              </w:rPr>
            </w:pPr>
            <w:r w:rsidRPr="00AC6D0F">
              <w:rPr>
                <w:rFonts w:hint="eastAsia"/>
                <w:szCs w:val="21"/>
              </w:rPr>
              <w:t>牵引为负</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受电弓</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p w:rsidR="00FF3D08" w:rsidRPr="007A724B" w:rsidRDefault="00FF3D08" w:rsidP="008019FE">
            <w:pPr>
              <w:spacing w:line="400" w:lineRule="exact"/>
              <w:jc w:val="center"/>
              <w:rPr>
                <w:szCs w:val="21"/>
              </w:rPr>
            </w:pPr>
            <w:r w:rsidRPr="007A724B">
              <w:rPr>
                <w:rFonts w:hint="eastAsia"/>
                <w:szCs w:val="21"/>
              </w:rPr>
              <w:t>RIOM</w:t>
            </w:r>
          </w:p>
        </w:tc>
        <w:tc>
          <w:tcPr>
            <w:tcW w:w="1701" w:type="dxa"/>
          </w:tcPr>
          <w:p w:rsidR="00AC121E" w:rsidRPr="007A724B" w:rsidRDefault="00AC121E" w:rsidP="00AC121E">
            <w:pPr>
              <w:spacing w:line="400" w:lineRule="exact"/>
              <w:jc w:val="center"/>
              <w:rPr>
                <w:szCs w:val="21"/>
              </w:rPr>
            </w:pPr>
            <w:r w:rsidRPr="007A724B">
              <w:rPr>
                <w:rFonts w:hint="eastAsia"/>
                <w:szCs w:val="21"/>
              </w:rPr>
              <w:t>MP1</w:t>
            </w:r>
            <w:r>
              <w:rPr>
                <w:rFonts w:hint="eastAsia"/>
                <w:szCs w:val="21"/>
              </w:rPr>
              <w:t>升故障</w:t>
            </w:r>
            <w:r w:rsidRPr="007A724B">
              <w:rPr>
                <w:rFonts w:hint="eastAsia"/>
                <w:szCs w:val="21"/>
              </w:rPr>
              <w:t>：</w:t>
            </w:r>
          </w:p>
          <w:p w:rsidR="00AC121E" w:rsidRDefault="00AC121E" w:rsidP="00AC121E">
            <w:pPr>
              <w:spacing w:line="400" w:lineRule="exact"/>
              <w:jc w:val="center"/>
              <w:rPr>
                <w:szCs w:val="21"/>
              </w:rPr>
            </w:pPr>
            <w:r w:rsidRPr="007A724B">
              <w:rPr>
                <w:rFonts w:hint="eastAsia"/>
                <w:szCs w:val="21"/>
              </w:rPr>
              <w:t>0</w:t>
            </w:r>
            <w:r w:rsidRPr="007A724B">
              <w:rPr>
                <w:szCs w:val="21"/>
              </w:rPr>
              <w:t>xC0/</w:t>
            </w:r>
            <w:r w:rsidRPr="007A724B">
              <w:rPr>
                <w:rFonts w:hint="eastAsia"/>
                <w:szCs w:val="21"/>
              </w:rPr>
              <w:t>29/</w:t>
            </w:r>
            <w:r>
              <w:rPr>
                <w:rFonts w:hint="eastAsia"/>
                <w:szCs w:val="21"/>
              </w:rPr>
              <w:t>0</w:t>
            </w:r>
          </w:p>
          <w:p w:rsidR="00FF3D08" w:rsidRPr="007A724B" w:rsidRDefault="00FF3D08" w:rsidP="008019FE">
            <w:pPr>
              <w:spacing w:line="400" w:lineRule="exact"/>
              <w:jc w:val="center"/>
              <w:rPr>
                <w:szCs w:val="21"/>
              </w:rPr>
            </w:pPr>
            <w:r w:rsidRPr="007A724B">
              <w:rPr>
                <w:rFonts w:hint="eastAsia"/>
                <w:szCs w:val="21"/>
              </w:rPr>
              <w:t>MP1</w:t>
            </w:r>
            <w:r w:rsidR="00AC121E">
              <w:rPr>
                <w:rFonts w:hint="eastAsia"/>
                <w:szCs w:val="21"/>
              </w:rPr>
              <w:t>降故障</w:t>
            </w:r>
            <w:r w:rsidRPr="007A724B">
              <w:rPr>
                <w:rFonts w:hint="eastAsia"/>
                <w:szCs w:val="21"/>
              </w:rPr>
              <w:t>：</w:t>
            </w:r>
          </w:p>
          <w:p w:rsidR="00FF3D08" w:rsidRPr="007A724B" w:rsidRDefault="00FF3D08" w:rsidP="008019FE">
            <w:pPr>
              <w:spacing w:line="400" w:lineRule="exact"/>
              <w:jc w:val="center"/>
              <w:rPr>
                <w:szCs w:val="21"/>
              </w:rPr>
            </w:pPr>
            <w:r w:rsidRPr="007A724B">
              <w:rPr>
                <w:rFonts w:hint="eastAsia"/>
                <w:szCs w:val="21"/>
              </w:rPr>
              <w:t>0</w:t>
            </w:r>
            <w:r w:rsidRPr="007A724B">
              <w:rPr>
                <w:szCs w:val="21"/>
              </w:rPr>
              <w:t>xC0/</w:t>
            </w:r>
            <w:r w:rsidRPr="007A724B">
              <w:rPr>
                <w:rFonts w:hint="eastAsia"/>
                <w:szCs w:val="21"/>
              </w:rPr>
              <w:t>29/1</w:t>
            </w:r>
          </w:p>
          <w:p w:rsidR="00FF3D08" w:rsidRPr="007A724B" w:rsidRDefault="00FF3D08" w:rsidP="00505E01">
            <w:pPr>
              <w:spacing w:line="400" w:lineRule="exact"/>
              <w:jc w:val="center"/>
              <w:rPr>
                <w:szCs w:val="21"/>
              </w:rPr>
            </w:pPr>
            <w:r w:rsidRPr="007A724B">
              <w:rPr>
                <w:rFonts w:hint="eastAsia"/>
                <w:szCs w:val="21"/>
              </w:rPr>
              <w:t>MP1</w:t>
            </w:r>
            <w:r w:rsidR="00AC121E">
              <w:rPr>
                <w:rFonts w:hint="eastAsia"/>
                <w:szCs w:val="21"/>
              </w:rPr>
              <w:t>升到位</w:t>
            </w:r>
            <w:r w:rsidRPr="007A724B">
              <w:rPr>
                <w:rFonts w:hint="eastAsia"/>
                <w:szCs w:val="21"/>
              </w:rPr>
              <w:t>：</w:t>
            </w:r>
          </w:p>
          <w:p w:rsidR="00FF3D08" w:rsidRPr="007A724B" w:rsidRDefault="00FF3D08" w:rsidP="00AC121E">
            <w:pPr>
              <w:spacing w:line="400" w:lineRule="exact"/>
              <w:jc w:val="center"/>
              <w:rPr>
                <w:szCs w:val="21"/>
              </w:rPr>
            </w:pPr>
            <w:r w:rsidRPr="007A724B">
              <w:rPr>
                <w:rFonts w:hint="eastAsia"/>
                <w:szCs w:val="21"/>
              </w:rPr>
              <w:t>0x2B1/</w:t>
            </w:r>
            <w:r w:rsidR="00AC121E">
              <w:rPr>
                <w:rFonts w:hint="eastAsia"/>
                <w:szCs w:val="21"/>
              </w:rPr>
              <w:t>14</w:t>
            </w:r>
            <w:r w:rsidRPr="007A724B">
              <w:rPr>
                <w:rFonts w:hint="eastAsia"/>
                <w:szCs w:val="21"/>
              </w:rPr>
              <w:t>/</w:t>
            </w:r>
            <w:r w:rsidR="00AC121E">
              <w:rPr>
                <w:rFonts w:hint="eastAsia"/>
                <w:szCs w:val="21"/>
              </w:rPr>
              <w:t>1</w:t>
            </w:r>
          </w:p>
          <w:p w:rsidR="00FF3D08" w:rsidRPr="007A724B" w:rsidRDefault="00FF3D08" w:rsidP="00505E01">
            <w:pPr>
              <w:spacing w:line="400" w:lineRule="exact"/>
              <w:jc w:val="center"/>
              <w:rPr>
                <w:szCs w:val="21"/>
              </w:rPr>
            </w:pPr>
            <w:r w:rsidRPr="007A724B">
              <w:rPr>
                <w:rFonts w:hint="eastAsia"/>
                <w:szCs w:val="21"/>
              </w:rPr>
              <w:t>MP</w:t>
            </w:r>
            <w:r w:rsidR="00AC121E">
              <w:rPr>
                <w:rFonts w:hint="eastAsia"/>
                <w:szCs w:val="21"/>
              </w:rPr>
              <w:t>1</w:t>
            </w:r>
            <w:r w:rsidR="00AC121E">
              <w:rPr>
                <w:rFonts w:hint="eastAsia"/>
                <w:szCs w:val="21"/>
              </w:rPr>
              <w:t>降到位</w:t>
            </w:r>
            <w:r w:rsidRPr="007A724B">
              <w:rPr>
                <w:rFonts w:hint="eastAsia"/>
                <w:szCs w:val="21"/>
              </w:rPr>
              <w:t>：</w:t>
            </w:r>
          </w:p>
          <w:p w:rsidR="00FF3D08" w:rsidRDefault="00FF3D08" w:rsidP="00505E01">
            <w:pPr>
              <w:spacing w:line="400" w:lineRule="exact"/>
              <w:jc w:val="center"/>
              <w:rPr>
                <w:szCs w:val="21"/>
              </w:rPr>
            </w:pPr>
            <w:r w:rsidRPr="007A724B">
              <w:rPr>
                <w:rFonts w:hint="eastAsia"/>
                <w:szCs w:val="21"/>
              </w:rPr>
              <w:t>0</w:t>
            </w:r>
            <w:r w:rsidRPr="007A724B">
              <w:rPr>
                <w:szCs w:val="21"/>
              </w:rPr>
              <w:t>x</w:t>
            </w:r>
            <w:r w:rsidR="00AC121E">
              <w:rPr>
                <w:rFonts w:hint="eastAsia"/>
                <w:szCs w:val="21"/>
              </w:rPr>
              <w:t>2B1</w:t>
            </w:r>
            <w:r w:rsidRPr="007A724B">
              <w:rPr>
                <w:szCs w:val="21"/>
              </w:rPr>
              <w:t>/</w:t>
            </w:r>
            <w:r w:rsidR="00AC121E">
              <w:rPr>
                <w:rFonts w:hint="eastAsia"/>
                <w:szCs w:val="21"/>
              </w:rPr>
              <w:t>0</w:t>
            </w:r>
            <w:r w:rsidRPr="007A724B">
              <w:rPr>
                <w:rFonts w:hint="eastAsia"/>
                <w:szCs w:val="21"/>
              </w:rPr>
              <w:t>/</w:t>
            </w:r>
            <w:r w:rsidR="00AC121E">
              <w:rPr>
                <w:rFonts w:hint="eastAsia"/>
                <w:szCs w:val="21"/>
              </w:rPr>
              <w:t>5</w:t>
            </w:r>
          </w:p>
          <w:p w:rsidR="00AC121E" w:rsidRDefault="00AC121E" w:rsidP="00505E01">
            <w:pPr>
              <w:spacing w:line="400" w:lineRule="exact"/>
              <w:jc w:val="center"/>
              <w:rPr>
                <w:szCs w:val="21"/>
              </w:rPr>
            </w:pPr>
          </w:p>
          <w:p w:rsidR="00AC121E" w:rsidRPr="007A724B" w:rsidRDefault="00AC121E" w:rsidP="00AC121E">
            <w:pPr>
              <w:spacing w:line="400" w:lineRule="exact"/>
              <w:jc w:val="center"/>
              <w:rPr>
                <w:szCs w:val="21"/>
              </w:rPr>
            </w:pPr>
            <w:r w:rsidRPr="007A724B">
              <w:rPr>
                <w:rFonts w:hint="eastAsia"/>
                <w:szCs w:val="21"/>
              </w:rPr>
              <w:t>MP</w:t>
            </w:r>
            <w:r>
              <w:rPr>
                <w:rFonts w:hint="eastAsia"/>
                <w:szCs w:val="21"/>
              </w:rPr>
              <w:t>2</w:t>
            </w:r>
            <w:r>
              <w:rPr>
                <w:rFonts w:hint="eastAsia"/>
                <w:szCs w:val="21"/>
              </w:rPr>
              <w:t>升故障</w:t>
            </w:r>
            <w:r w:rsidRPr="007A724B">
              <w:rPr>
                <w:rFonts w:hint="eastAsia"/>
                <w:szCs w:val="21"/>
              </w:rPr>
              <w:t>：</w:t>
            </w:r>
          </w:p>
          <w:p w:rsidR="00AC121E" w:rsidRDefault="00AC121E" w:rsidP="00AC121E">
            <w:pPr>
              <w:spacing w:line="400" w:lineRule="exact"/>
              <w:jc w:val="center"/>
              <w:rPr>
                <w:szCs w:val="21"/>
              </w:rPr>
            </w:pPr>
            <w:r w:rsidRPr="007A724B">
              <w:rPr>
                <w:rFonts w:hint="eastAsia"/>
                <w:szCs w:val="21"/>
              </w:rPr>
              <w:t>0</w:t>
            </w:r>
            <w:r w:rsidRPr="007A724B">
              <w:rPr>
                <w:szCs w:val="21"/>
              </w:rPr>
              <w:t>xC0/</w:t>
            </w:r>
            <w:r w:rsidRPr="007A724B">
              <w:rPr>
                <w:rFonts w:hint="eastAsia"/>
                <w:szCs w:val="21"/>
              </w:rPr>
              <w:t>29/</w:t>
            </w:r>
            <w:r>
              <w:rPr>
                <w:rFonts w:hint="eastAsia"/>
                <w:szCs w:val="21"/>
              </w:rPr>
              <w:t>3</w:t>
            </w:r>
          </w:p>
          <w:p w:rsidR="00AC121E" w:rsidRPr="007A724B" w:rsidRDefault="00AC121E" w:rsidP="00AC121E">
            <w:pPr>
              <w:spacing w:line="400" w:lineRule="exact"/>
              <w:jc w:val="center"/>
              <w:rPr>
                <w:szCs w:val="21"/>
              </w:rPr>
            </w:pPr>
            <w:r w:rsidRPr="007A724B">
              <w:rPr>
                <w:rFonts w:hint="eastAsia"/>
                <w:szCs w:val="21"/>
              </w:rPr>
              <w:t>MP</w:t>
            </w:r>
            <w:r>
              <w:rPr>
                <w:rFonts w:hint="eastAsia"/>
                <w:szCs w:val="21"/>
              </w:rPr>
              <w:t>2</w:t>
            </w:r>
            <w:r>
              <w:rPr>
                <w:rFonts w:hint="eastAsia"/>
                <w:szCs w:val="21"/>
              </w:rPr>
              <w:t>降故障</w:t>
            </w:r>
            <w:r w:rsidRPr="007A724B">
              <w:rPr>
                <w:rFonts w:hint="eastAsia"/>
                <w:szCs w:val="21"/>
              </w:rPr>
              <w:t>：</w:t>
            </w:r>
          </w:p>
          <w:p w:rsidR="00AC121E" w:rsidRPr="007A724B" w:rsidRDefault="00AC121E" w:rsidP="00AC121E">
            <w:pPr>
              <w:spacing w:line="400" w:lineRule="exact"/>
              <w:jc w:val="center"/>
              <w:rPr>
                <w:szCs w:val="21"/>
              </w:rPr>
            </w:pPr>
            <w:r w:rsidRPr="007A724B">
              <w:rPr>
                <w:rFonts w:hint="eastAsia"/>
                <w:szCs w:val="21"/>
              </w:rPr>
              <w:t>0</w:t>
            </w:r>
            <w:r w:rsidRPr="007A724B">
              <w:rPr>
                <w:szCs w:val="21"/>
              </w:rPr>
              <w:t>xC0/</w:t>
            </w:r>
            <w:r w:rsidRPr="007A724B">
              <w:rPr>
                <w:rFonts w:hint="eastAsia"/>
                <w:szCs w:val="21"/>
              </w:rPr>
              <w:t>29/</w:t>
            </w:r>
            <w:r>
              <w:rPr>
                <w:rFonts w:hint="eastAsia"/>
                <w:szCs w:val="21"/>
              </w:rPr>
              <w:t>4</w:t>
            </w:r>
          </w:p>
          <w:p w:rsidR="00AC121E" w:rsidRPr="007A724B" w:rsidRDefault="00AC121E" w:rsidP="00AC121E">
            <w:pPr>
              <w:spacing w:line="400" w:lineRule="exact"/>
              <w:jc w:val="center"/>
              <w:rPr>
                <w:szCs w:val="21"/>
              </w:rPr>
            </w:pPr>
            <w:r w:rsidRPr="007A724B">
              <w:rPr>
                <w:rFonts w:hint="eastAsia"/>
                <w:szCs w:val="21"/>
              </w:rPr>
              <w:t>MP</w:t>
            </w:r>
            <w:r>
              <w:rPr>
                <w:rFonts w:hint="eastAsia"/>
                <w:szCs w:val="21"/>
              </w:rPr>
              <w:t>2</w:t>
            </w:r>
            <w:r>
              <w:rPr>
                <w:rFonts w:hint="eastAsia"/>
                <w:szCs w:val="21"/>
              </w:rPr>
              <w:t>升到位</w:t>
            </w:r>
            <w:r w:rsidRPr="007A724B">
              <w:rPr>
                <w:rFonts w:hint="eastAsia"/>
                <w:szCs w:val="21"/>
              </w:rPr>
              <w:t>：</w:t>
            </w:r>
          </w:p>
          <w:p w:rsidR="00AC121E" w:rsidRPr="007A724B" w:rsidRDefault="00AC121E" w:rsidP="00AC121E">
            <w:pPr>
              <w:spacing w:line="400" w:lineRule="exact"/>
              <w:jc w:val="center"/>
              <w:rPr>
                <w:szCs w:val="21"/>
              </w:rPr>
            </w:pPr>
            <w:r w:rsidRPr="007A724B">
              <w:rPr>
                <w:rFonts w:hint="eastAsia"/>
                <w:szCs w:val="21"/>
              </w:rPr>
              <w:t>0x2B1/</w:t>
            </w:r>
            <w:r>
              <w:rPr>
                <w:rFonts w:hint="eastAsia"/>
                <w:szCs w:val="21"/>
              </w:rPr>
              <w:t>14</w:t>
            </w:r>
            <w:r w:rsidRPr="007A724B">
              <w:rPr>
                <w:rFonts w:hint="eastAsia"/>
                <w:szCs w:val="21"/>
              </w:rPr>
              <w:t>/</w:t>
            </w:r>
            <w:r>
              <w:rPr>
                <w:rFonts w:hint="eastAsia"/>
                <w:szCs w:val="21"/>
              </w:rPr>
              <w:t>3</w:t>
            </w:r>
          </w:p>
          <w:p w:rsidR="00AC121E" w:rsidRPr="007A724B" w:rsidRDefault="00AC121E" w:rsidP="00AC121E">
            <w:pPr>
              <w:spacing w:line="400" w:lineRule="exact"/>
              <w:jc w:val="center"/>
              <w:rPr>
                <w:szCs w:val="21"/>
              </w:rPr>
            </w:pPr>
            <w:r w:rsidRPr="007A724B">
              <w:rPr>
                <w:rFonts w:hint="eastAsia"/>
                <w:szCs w:val="21"/>
              </w:rPr>
              <w:t>MP</w:t>
            </w:r>
            <w:r>
              <w:rPr>
                <w:rFonts w:hint="eastAsia"/>
                <w:szCs w:val="21"/>
              </w:rPr>
              <w:t>2</w:t>
            </w:r>
            <w:r>
              <w:rPr>
                <w:rFonts w:hint="eastAsia"/>
                <w:szCs w:val="21"/>
              </w:rPr>
              <w:t>降到位</w:t>
            </w:r>
            <w:r w:rsidRPr="007A724B">
              <w:rPr>
                <w:rFonts w:hint="eastAsia"/>
                <w:szCs w:val="21"/>
              </w:rPr>
              <w:t>：</w:t>
            </w:r>
          </w:p>
          <w:p w:rsidR="00AC121E" w:rsidRDefault="00AC121E" w:rsidP="00AC121E">
            <w:pPr>
              <w:spacing w:line="400" w:lineRule="exact"/>
              <w:jc w:val="center"/>
              <w:rPr>
                <w:szCs w:val="21"/>
              </w:rPr>
            </w:pPr>
            <w:r w:rsidRPr="007A724B">
              <w:rPr>
                <w:rFonts w:hint="eastAsia"/>
                <w:szCs w:val="21"/>
              </w:rPr>
              <w:t>0</w:t>
            </w:r>
            <w:r w:rsidRPr="007A724B">
              <w:rPr>
                <w:szCs w:val="21"/>
              </w:rPr>
              <w:t>x</w:t>
            </w:r>
            <w:r>
              <w:rPr>
                <w:rFonts w:hint="eastAsia"/>
                <w:szCs w:val="21"/>
              </w:rPr>
              <w:t>5B1</w:t>
            </w:r>
            <w:r w:rsidRPr="007A724B">
              <w:rPr>
                <w:szCs w:val="21"/>
              </w:rPr>
              <w:t>/</w:t>
            </w:r>
            <w:r>
              <w:rPr>
                <w:rFonts w:hint="eastAsia"/>
                <w:szCs w:val="21"/>
              </w:rPr>
              <w:t>0</w:t>
            </w:r>
            <w:r w:rsidRPr="007A724B">
              <w:rPr>
                <w:rFonts w:hint="eastAsia"/>
                <w:szCs w:val="21"/>
              </w:rPr>
              <w:t>/</w:t>
            </w:r>
            <w:r>
              <w:rPr>
                <w:rFonts w:hint="eastAsia"/>
                <w:szCs w:val="21"/>
              </w:rPr>
              <w:t>5</w:t>
            </w:r>
          </w:p>
          <w:p w:rsidR="00AC121E" w:rsidRPr="007A724B" w:rsidRDefault="00AC121E" w:rsidP="00505E01">
            <w:pPr>
              <w:spacing w:line="400" w:lineRule="exact"/>
              <w:jc w:val="center"/>
              <w:rPr>
                <w:szCs w:val="21"/>
              </w:rPr>
            </w:pPr>
          </w:p>
          <w:p w:rsidR="00FF3D08" w:rsidRPr="007A724B" w:rsidRDefault="00FF3D08" w:rsidP="00505E01">
            <w:pPr>
              <w:spacing w:line="400" w:lineRule="exact"/>
              <w:jc w:val="center"/>
              <w:rPr>
                <w:color w:val="FF0000"/>
                <w:szCs w:val="21"/>
              </w:rPr>
            </w:pP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CF5B4C" w:rsidRDefault="00CF5B4C" w:rsidP="008727F1">
            <w:pPr>
              <w:jc w:val="center"/>
              <w:rPr>
                <w:szCs w:val="21"/>
              </w:rPr>
            </w:pPr>
            <w:r>
              <w:rPr>
                <w:rFonts w:hint="eastAsia"/>
                <w:szCs w:val="21"/>
              </w:rPr>
              <w:t>升故障</w:t>
            </w:r>
          </w:p>
          <w:p w:rsidR="00CF5B4C" w:rsidRDefault="00CF5B4C" w:rsidP="008727F1">
            <w:pPr>
              <w:jc w:val="center"/>
              <w:rPr>
                <w:szCs w:val="21"/>
              </w:rPr>
            </w:pPr>
            <w:r>
              <w:rPr>
                <w:noProof/>
                <w:szCs w:val="21"/>
              </w:rPr>
              <w:drawing>
                <wp:inline distT="0" distB="0" distL="0" distR="0">
                  <wp:extent cx="293370" cy="293370"/>
                  <wp:effectExtent l="0" t="0" r="0" b="0"/>
                  <wp:docPr id="79" name="图片 79" descr="E:\QT-Project\chengduxian1126\chengduxian\images\PanUpFault31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QT-Project\chengduxian1126\chengduxian\images\PanUpFault31_31.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 cy="293370"/>
                          </a:xfrm>
                          <a:prstGeom prst="rect">
                            <a:avLst/>
                          </a:prstGeom>
                          <a:noFill/>
                          <a:ln>
                            <a:noFill/>
                          </a:ln>
                        </pic:spPr>
                      </pic:pic>
                    </a:graphicData>
                  </a:graphic>
                </wp:inline>
              </w:drawing>
            </w:r>
          </w:p>
          <w:p w:rsidR="00FF3D08" w:rsidRPr="007A724B" w:rsidRDefault="00FF3D08" w:rsidP="008727F1">
            <w:pPr>
              <w:jc w:val="center"/>
              <w:rPr>
                <w:szCs w:val="21"/>
              </w:rPr>
            </w:pPr>
            <w:r w:rsidRPr="007A724B">
              <w:rPr>
                <w:rFonts w:hint="eastAsia"/>
                <w:szCs w:val="21"/>
              </w:rPr>
              <w:t>降</w:t>
            </w:r>
            <w:r w:rsidR="00CF5B4C">
              <w:rPr>
                <w:rFonts w:hint="eastAsia"/>
                <w:szCs w:val="21"/>
              </w:rPr>
              <w:t>故障</w:t>
            </w:r>
            <w:r w:rsidRPr="007A724B">
              <w:rPr>
                <w:noProof/>
                <w:szCs w:val="21"/>
              </w:rPr>
              <w:drawing>
                <wp:inline distT="0" distB="0" distL="0" distR="0">
                  <wp:extent cx="293370" cy="293370"/>
                  <wp:effectExtent l="0" t="0" r="0" b="0"/>
                  <wp:docPr id="21" name="图片 21" descr="PanDownFault31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DownFault31_3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 cy="293370"/>
                          </a:xfrm>
                          <a:prstGeom prst="rect">
                            <a:avLst/>
                          </a:prstGeom>
                          <a:noFill/>
                          <a:ln>
                            <a:noFill/>
                          </a:ln>
                        </pic:spPr>
                      </pic:pic>
                    </a:graphicData>
                  </a:graphic>
                </wp:inline>
              </w:drawing>
            </w:r>
          </w:p>
          <w:p w:rsidR="00FF3D08" w:rsidRPr="007A724B" w:rsidRDefault="00FF3D08" w:rsidP="008727F1">
            <w:pPr>
              <w:jc w:val="center"/>
              <w:rPr>
                <w:szCs w:val="21"/>
              </w:rPr>
            </w:pPr>
            <w:r w:rsidRPr="007A724B">
              <w:rPr>
                <w:rFonts w:hint="eastAsia"/>
                <w:szCs w:val="21"/>
              </w:rPr>
              <w:t>升</w:t>
            </w:r>
            <w:r w:rsidR="00CF5B4C">
              <w:rPr>
                <w:rFonts w:hint="eastAsia"/>
                <w:szCs w:val="21"/>
              </w:rPr>
              <w:t>到位</w:t>
            </w:r>
            <w:r w:rsidRPr="007A724B">
              <w:rPr>
                <w:rFonts w:hint="eastAsia"/>
                <w:szCs w:val="21"/>
              </w:rPr>
              <w:t xml:space="preserve">    </w:t>
            </w:r>
            <w:r w:rsidRPr="007A724B">
              <w:rPr>
                <w:noProof/>
                <w:szCs w:val="21"/>
              </w:rPr>
              <w:drawing>
                <wp:inline distT="0" distB="0" distL="0" distR="0">
                  <wp:extent cx="293370" cy="293370"/>
                  <wp:effectExtent l="0" t="0" r="0" b="0"/>
                  <wp:docPr id="22" name="图片 22" descr="PanUpInplace31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UpInplace31_3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 cy="293370"/>
                          </a:xfrm>
                          <a:prstGeom prst="rect">
                            <a:avLst/>
                          </a:prstGeom>
                          <a:noFill/>
                          <a:ln>
                            <a:noFill/>
                          </a:ln>
                        </pic:spPr>
                      </pic:pic>
                    </a:graphicData>
                  </a:graphic>
                </wp:inline>
              </w:drawing>
            </w:r>
          </w:p>
          <w:p w:rsidR="00FF3D08" w:rsidRPr="007A724B" w:rsidRDefault="00FF3D08" w:rsidP="008727F1">
            <w:pPr>
              <w:jc w:val="center"/>
              <w:rPr>
                <w:szCs w:val="21"/>
              </w:rPr>
            </w:pPr>
            <w:r w:rsidRPr="007A724B">
              <w:rPr>
                <w:rFonts w:hint="eastAsia"/>
                <w:szCs w:val="21"/>
              </w:rPr>
              <w:t>降</w:t>
            </w:r>
            <w:r w:rsidR="00CF5B4C">
              <w:rPr>
                <w:rFonts w:hint="eastAsia"/>
                <w:szCs w:val="21"/>
              </w:rPr>
              <w:t>到位</w:t>
            </w:r>
            <w:r w:rsidRPr="007A724B">
              <w:rPr>
                <w:rFonts w:hint="eastAsia"/>
                <w:szCs w:val="21"/>
              </w:rPr>
              <w:t xml:space="preserve">    </w:t>
            </w:r>
            <w:r w:rsidRPr="007A724B">
              <w:rPr>
                <w:noProof/>
                <w:szCs w:val="21"/>
              </w:rPr>
              <w:drawing>
                <wp:inline distT="0" distB="0" distL="0" distR="0">
                  <wp:extent cx="293370" cy="293370"/>
                  <wp:effectExtent l="0" t="0" r="0" b="0"/>
                  <wp:docPr id="23" name="图片 23" descr="PanDownInplace31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DownInplace31_3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 cy="293370"/>
                          </a:xfrm>
                          <a:prstGeom prst="rect">
                            <a:avLst/>
                          </a:prstGeom>
                          <a:noFill/>
                          <a:ln>
                            <a:noFill/>
                          </a:ln>
                        </pic:spPr>
                      </pic:pic>
                    </a:graphicData>
                  </a:graphic>
                </wp:inline>
              </w:drawing>
            </w:r>
          </w:p>
          <w:p w:rsidR="00FF3D08" w:rsidRPr="007A724B" w:rsidRDefault="00FF3D08" w:rsidP="008727F1">
            <w:pPr>
              <w:jc w:val="center"/>
              <w:rPr>
                <w:szCs w:val="21"/>
              </w:rPr>
            </w:pPr>
            <w:r w:rsidRPr="007A724B">
              <w:rPr>
                <w:rFonts w:hint="eastAsia"/>
                <w:szCs w:val="21"/>
              </w:rPr>
              <w:t>通讯异常</w:t>
            </w:r>
            <w:r w:rsidRPr="007A724B">
              <w:rPr>
                <w:noProof/>
                <w:szCs w:val="21"/>
              </w:rPr>
              <w:drawing>
                <wp:inline distT="0" distB="0" distL="0" distR="0">
                  <wp:extent cx="293370" cy="293370"/>
                  <wp:effectExtent l="0" t="0" r="0" b="0"/>
                  <wp:docPr id="24" name="图片 24" descr="PanCommFault31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CommFault31_3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 cy="293370"/>
                          </a:xfrm>
                          <a:prstGeom prst="rect">
                            <a:avLst/>
                          </a:prstGeom>
                          <a:noFill/>
                          <a:ln>
                            <a:noFill/>
                          </a:ln>
                        </pic:spPr>
                      </pic:pic>
                    </a:graphicData>
                  </a:graphic>
                </wp:inline>
              </w:drawing>
            </w:r>
          </w:p>
        </w:tc>
        <w:tc>
          <w:tcPr>
            <w:tcW w:w="2693" w:type="dxa"/>
            <w:shd w:val="clear" w:color="auto" w:fill="auto"/>
          </w:tcPr>
          <w:p w:rsidR="00FF3D08" w:rsidRPr="007A724B" w:rsidRDefault="00FF3D08" w:rsidP="008727F1">
            <w:pPr>
              <w:jc w:val="left"/>
              <w:rPr>
                <w:szCs w:val="21"/>
              </w:rPr>
            </w:pPr>
            <w:r w:rsidRPr="007A724B">
              <w:rPr>
                <w:rFonts w:hint="eastAsia"/>
                <w:szCs w:val="21"/>
              </w:rPr>
              <w:t>1</w:t>
            </w:r>
            <w:r w:rsidRPr="007A724B">
              <w:rPr>
                <w:rFonts w:hint="eastAsia"/>
                <w:szCs w:val="21"/>
              </w:rPr>
              <w:t>、</w:t>
            </w:r>
            <w:r w:rsidRPr="007A724B">
              <w:rPr>
                <w:rFonts w:hint="eastAsia"/>
                <w:szCs w:val="21"/>
              </w:rPr>
              <w:t>VCU</w:t>
            </w:r>
            <w:r w:rsidRPr="007A724B">
              <w:rPr>
                <w:rFonts w:hint="eastAsia"/>
                <w:szCs w:val="21"/>
              </w:rPr>
              <w:t>与</w:t>
            </w:r>
            <w:r w:rsidRPr="007A724B">
              <w:rPr>
                <w:rFonts w:hint="eastAsia"/>
                <w:szCs w:val="21"/>
              </w:rPr>
              <w:t>RIOM</w:t>
            </w:r>
            <w:r w:rsidRPr="007A724B">
              <w:rPr>
                <w:rFonts w:hint="eastAsia"/>
                <w:szCs w:val="21"/>
              </w:rPr>
              <w:t>都通讯正常时：</w:t>
            </w:r>
          </w:p>
          <w:p w:rsidR="00FF3D08" w:rsidRPr="007A724B" w:rsidRDefault="00AC121E" w:rsidP="008727F1">
            <w:pPr>
              <w:jc w:val="left"/>
              <w:rPr>
                <w:szCs w:val="21"/>
              </w:rPr>
            </w:pPr>
            <w:r>
              <w:rPr>
                <w:rFonts w:hint="eastAsia"/>
                <w:szCs w:val="21"/>
              </w:rPr>
              <w:t>升故障</w:t>
            </w:r>
            <w:r w:rsidR="00FF3D08" w:rsidRPr="007A724B">
              <w:rPr>
                <w:rFonts w:hint="eastAsia"/>
                <w:szCs w:val="21"/>
              </w:rPr>
              <w:t>为</w:t>
            </w:r>
            <w:r w:rsidR="00FF3D08" w:rsidRPr="007A724B">
              <w:rPr>
                <w:rFonts w:hint="eastAsia"/>
                <w:szCs w:val="21"/>
              </w:rPr>
              <w:t>1</w:t>
            </w:r>
            <w:r w:rsidR="00FF3D08" w:rsidRPr="007A724B">
              <w:rPr>
                <w:rFonts w:hint="eastAsia"/>
                <w:szCs w:val="21"/>
              </w:rPr>
              <w:t>，显示</w:t>
            </w:r>
            <w:r>
              <w:rPr>
                <w:rFonts w:hint="eastAsia"/>
                <w:szCs w:val="21"/>
              </w:rPr>
              <w:t>升故障</w:t>
            </w:r>
            <w:r w:rsidR="00FF3D08" w:rsidRPr="007A724B">
              <w:rPr>
                <w:rFonts w:hint="eastAsia"/>
                <w:szCs w:val="21"/>
              </w:rPr>
              <w:t>；</w:t>
            </w:r>
          </w:p>
          <w:p w:rsidR="00FF3D08" w:rsidRDefault="00AC121E" w:rsidP="008727F1">
            <w:pPr>
              <w:jc w:val="left"/>
              <w:rPr>
                <w:szCs w:val="21"/>
              </w:rPr>
            </w:pPr>
            <w:r>
              <w:rPr>
                <w:rFonts w:hint="eastAsia"/>
                <w:szCs w:val="21"/>
              </w:rPr>
              <w:t>降故障</w:t>
            </w:r>
            <w:r w:rsidR="00FF3D08" w:rsidRPr="007A724B">
              <w:rPr>
                <w:rFonts w:hint="eastAsia"/>
                <w:szCs w:val="21"/>
              </w:rPr>
              <w:t>为</w:t>
            </w:r>
            <w:r w:rsidR="00FF3D08" w:rsidRPr="007A724B">
              <w:rPr>
                <w:rFonts w:hint="eastAsia"/>
                <w:szCs w:val="21"/>
              </w:rPr>
              <w:t>1</w:t>
            </w:r>
            <w:r>
              <w:rPr>
                <w:rFonts w:hint="eastAsia"/>
                <w:szCs w:val="21"/>
              </w:rPr>
              <w:t>，</w:t>
            </w:r>
            <w:r w:rsidR="00FF3D08" w:rsidRPr="007A724B">
              <w:rPr>
                <w:rFonts w:hint="eastAsia"/>
                <w:szCs w:val="21"/>
              </w:rPr>
              <w:t>显示</w:t>
            </w:r>
            <w:r>
              <w:rPr>
                <w:rFonts w:hint="eastAsia"/>
                <w:szCs w:val="21"/>
              </w:rPr>
              <w:t>降故障；升到位</w:t>
            </w:r>
            <w:r w:rsidR="00FF3D08" w:rsidRPr="007A724B">
              <w:rPr>
                <w:rFonts w:hint="eastAsia"/>
                <w:szCs w:val="21"/>
              </w:rPr>
              <w:t>为</w:t>
            </w:r>
            <w:r>
              <w:rPr>
                <w:rFonts w:hint="eastAsia"/>
                <w:szCs w:val="21"/>
              </w:rPr>
              <w:t>1</w:t>
            </w:r>
            <w:r>
              <w:rPr>
                <w:rFonts w:hint="eastAsia"/>
                <w:szCs w:val="21"/>
              </w:rPr>
              <w:t>，</w:t>
            </w:r>
            <w:r w:rsidR="00FF3D08" w:rsidRPr="007A724B">
              <w:rPr>
                <w:rFonts w:hint="eastAsia"/>
                <w:szCs w:val="21"/>
              </w:rPr>
              <w:t>显示升</w:t>
            </w:r>
            <w:r>
              <w:rPr>
                <w:rFonts w:hint="eastAsia"/>
                <w:szCs w:val="21"/>
              </w:rPr>
              <w:t>到位</w:t>
            </w:r>
            <w:r w:rsidR="00FF3D08" w:rsidRPr="007A724B">
              <w:rPr>
                <w:rFonts w:hint="eastAsia"/>
                <w:szCs w:val="21"/>
              </w:rPr>
              <w:t>；</w:t>
            </w:r>
          </w:p>
          <w:p w:rsidR="00AC121E" w:rsidRPr="007A724B" w:rsidRDefault="00AC121E" w:rsidP="008727F1">
            <w:pPr>
              <w:jc w:val="left"/>
              <w:rPr>
                <w:szCs w:val="21"/>
              </w:rPr>
            </w:pPr>
            <w:r>
              <w:rPr>
                <w:rFonts w:hint="eastAsia"/>
                <w:szCs w:val="21"/>
              </w:rPr>
              <w:t>降到位</w:t>
            </w:r>
            <w:r w:rsidRPr="007A724B">
              <w:rPr>
                <w:rFonts w:hint="eastAsia"/>
                <w:szCs w:val="21"/>
              </w:rPr>
              <w:t>为</w:t>
            </w:r>
            <w:r>
              <w:rPr>
                <w:rFonts w:hint="eastAsia"/>
                <w:szCs w:val="21"/>
              </w:rPr>
              <w:t>1</w:t>
            </w:r>
            <w:r>
              <w:rPr>
                <w:rFonts w:hint="eastAsia"/>
                <w:szCs w:val="21"/>
              </w:rPr>
              <w:t>，</w:t>
            </w:r>
            <w:r w:rsidRPr="007A724B">
              <w:rPr>
                <w:rFonts w:hint="eastAsia"/>
                <w:szCs w:val="21"/>
              </w:rPr>
              <w:t>显示</w:t>
            </w:r>
            <w:r>
              <w:rPr>
                <w:rFonts w:hint="eastAsia"/>
                <w:szCs w:val="21"/>
              </w:rPr>
              <w:t>降到位</w:t>
            </w:r>
            <w:r w:rsidRPr="007A724B">
              <w:rPr>
                <w:rFonts w:hint="eastAsia"/>
                <w:szCs w:val="21"/>
              </w:rPr>
              <w:t>；</w:t>
            </w:r>
          </w:p>
          <w:p w:rsidR="00FF3D08" w:rsidRPr="007A724B" w:rsidRDefault="00FF3D08" w:rsidP="008727F1">
            <w:pPr>
              <w:jc w:val="left"/>
              <w:rPr>
                <w:szCs w:val="21"/>
              </w:rPr>
            </w:pPr>
            <w:r w:rsidRPr="007A724B">
              <w:rPr>
                <w:rFonts w:hint="eastAsia"/>
                <w:szCs w:val="21"/>
              </w:rPr>
              <w:t>2</w:t>
            </w:r>
            <w:r w:rsidRPr="007A724B">
              <w:rPr>
                <w:rFonts w:hint="eastAsia"/>
                <w:szCs w:val="21"/>
              </w:rPr>
              <w:t>、</w:t>
            </w:r>
            <w:r w:rsidRPr="007A724B">
              <w:rPr>
                <w:rFonts w:hint="eastAsia"/>
                <w:szCs w:val="21"/>
              </w:rPr>
              <w:t>VCU</w:t>
            </w:r>
            <w:r w:rsidRPr="007A724B">
              <w:rPr>
                <w:rFonts w:hint="eastAsia"/>
                <w:szCs w:val="21"/>
              </w:rPr>
              <w:t>或</w:t>
            </w:r>
            <w:r w:rsidRPr="007A724B">
              <w:rPr>
                <w:rFonts w:hint="eastAsia"/>
                <w:szCs w:val="21"/>
              </w:rPr>
              <w:t>RIOM</w:t>
            </w:r>
            <w:r w:rsidRPr="007A724B">
              <w:rPr>
                <w:rFonts w:hint="eastAsia"/>
                <w:szCs w:val="21"/>
              </w:rPr>
              <w:t>通讯有一个异常，显示通讯异常。</w:t>
            </w:r>
          </w:p>
        </w:tc>
      </w:tr>
      <w:tr w:rsidR="00B874CC" w:rsidRPr="007A724B" w:rsidTr="00D17391">
        <w:trPr>
          <w:jc w:val="center"/>
        </w:trPr>
        <w:tc>
          <w:tcPr>
            <w:tcW w:w="846" w:type="dxa"/>
            <w:vAlign w:val="center"/>
          </w:tcPr>
          <w:p w:rsidR="00B874CC" w:rsidRPr="00B874CC" w:rsidRDefault="00B874CC" w:rsidP="008019FE">
            <w:pPr>
              <w:spacing w:line="400" w:lineRule="exact"/>
              <w:jc w:val="center"/>
              <w:rPr>
                <w:szCs w:val="21"/>
              </w:rPr>
            </w:pPr>
            <w:r>
              <w:rPr>
                <w:rFonts w:hint="eastAsia"/>
                <w:szCs w:val="21"/>
              </w:rPr>
              <w:t>牵引单元最大电压</w:t>
            </w:r>
          </w:p>
        </w:tc>
        <w:tc>
          <w:tcPr>
            <w:tcW w:w="963" w:type="dxa"/>
            <w:vAlign w:val="center"/>
          </w:tcPr>
          <w:p w:rsidR="00B874CC" w:rsidRPr="007A724B" w:rsidRDefault="00B874CC" w:rsidP="008019FE">
            <w:pPr>
              <w:spacing w:line="400" w:lineRule="exact"/>
              <w:jc w:val="center"/>
              <w:rPr>
                <w:szCs w:val="21"/>
              </w:rPr>
            </w:pPr>
          </w:p>
        </w:tc>
        <w:tc>
          <w:tcPr>
            <w:tcW w:w="1701" w:type="dxa"/>
          </w:tcPr>
          <w:p w:rsidR="00B874CC" w:rsidRDefault="00B874CC" w:rsidP="00B874CC">
            <w:pPr>
              <w:spacing w:line="400" w:lineRule="exact"/>
              <w:jc w:val="center"/>
              <w:rPr>
                <w:szCs w:val="21"/>
              </w:rPr>
            </w:pPr>
            <w:r w:rsidRPr="00B874CC">
              <w:rPr>
                <w:rFonts w:hint="eastAsia"/>
                <w:szCs w:val="21"/>
              </w:rPr>
              <w:t>高速断路器</w:t>
            </w:r>
            <w:r w:rsidRPr="00B874CC">
              <w:rPr>
                <w:szCs w:val="21"/>
              </w:rPr>
              <w:t>闭合</w:t>
            </w:r>
            <w:r w:rsidRPr="00B874CC">
              <w:rPr>
                <w:rFonts w:hint="eastAsia"/>
                <w:szCs w:val="21"/>
              </w:rPr>
              <w:t>：</w:t>
            </w:r>
            <w:r w:rsidRPr="00B874CC">
              <w:rPr>
                <w:rFonts w:hint="eastAsia"/>
                <w:szCs w:val="21"/>
              </w:rPr>
              <w:t>0x4</w:t>
            </w:r>
            <w:r>
              <w:rPr>
                <w:rFonts w:hint="eastAsia"/>
                <w:szCs w:val="21"/>
              </w:rPr>
              <w:t>*</w:t>
            </w:r>
            <w:r w:rsidRPr="00B874CC">
              <w:rPr>
                <w:rFonts w:hint="eastAsia"/>
                <w:szCs w:val="21"/>
              </w:rPr>
              <w:t>1/31/0</w:t>
            </w:r>
          </w:p>
          <w:p w:rsidR="00B874CC" w:rsidRDefault="00B874CC" w:rsidP="00B874CC">
            <w:pPr>
              <w:spacing w:line="400" w:lineRule="exact"/>
              <w:jc w:val="center"/>
              <w:rPr>
                <w:szCs w:val="21"/>
              </w:rPr>
            </w:pPr>
            <w:r>
              <w:rPr>
                <w:rFonts w:hint="eastAsia"/>
                <w:szCs w:val="21"/>
              </w:rPr>
              <w:t>直流环节线电压有效位：</w:t>
            </w:r>
            <w:r w:rsidRPr="00B874CC">
              <w:rPr>
                <w:rFonts w:hint="eastAsia"/>
                <w:szCs w:val="21"/>
              </w:rPr>
              <w:t>0x4</w:t>
            </w:r>
            <w:r>
              <w:rPr>
                <w:rFonts w:hint="eastAsia"/>
                <w:szCs w:val="21"/>
              </w:rPr>
              <w:t>*</w:t>
            </w:r>
            <w:r w:rsidRPr="00B874CC">
              <w:rPr>
                <w:rFonts w:hint="eastAsia"/>
                <w:szCs w:val="21"/>
              </w:rPr>
              <w:t>1/</w:t>
            </w:r>
            <w:r>
              <w:rPr>
                <w:rFonts w:hint="eastAsia"/>
                <w:szCs w:val="21"/>
              </w:rPr>
              <w:t>29</w:t>
            </w:r>
            <w:r w:rsidRPr="00B874CC">
              <w:rPr>
                <w:rFonts w:hint="eastAsia"/>
                <w:szCs w:val="21"/>
              </w:rPr>
              <w:t>/0</w:t>
            </w:r>
          </w:p>
          <w:p w:rsidR="00B874CC" w:rsidRDefault="00B874CC" w:rsidP="00B874CC">
            <w:pPr>
              <w:spacing w:line="400" w:lineRule="exact"/>
              <w:jc w:val="center"/>
              <w:rPr>
                <w:szCs w:val="21"/>
              </w:rPr>
            </w:pPr>
            <w:r>
              <w:rPr>
                <w:rFonts w:hint="eastAsia"/>
                <w:szCs w:val="21"/>
              </w:rPr>
              <w:t>直流环节线电压：</w:t>
            </w:r>
            <w:r w:rsidRPr="00B874CC">
              <w:rPr>
                <w:rFonts w:hint="eastAsia"/>
                <w:szCs w:val="21"/>
              </w:rPr>
              <w:t>0x4</w:t>
            </w:r>
            <w:r>
              <w:rPr>
                <w:rFonts w:hint="eastAsia"/>
                <w:szCs w:val="21"/>
              </w:rPr>
              <w:t>*</w:t>
            </w:r>
            <w:r w:rsidRPr="00B874CC">
              <w:rPr>
                <w:rFonts w:hint="eastAsia"/>
                <w:szCs w:val="21"/>
              </w:rPr>
              <w:t>1/</w:t>
            </w:r>
            <w:r>
              <w:rPr>
                <w:rFonts w:hint="eastAsia"/>
                <w:szCs w:val="21"/>
              </w:rPr>
              <w:t>4</w:t>
            </w:r>
            <w:r>
              <w:rPr>
                <w:rFonts w:hint="eastAsia"/>
                <w:szCs w:val="21"/>
              </w:rPr>
              <w:t>，</w:t>
            </w:r>
            <w:r>
              <w:rPr>
                <w:rFonts w:hint="eastAsia"/>
                <w:szCs w:val="21"/>
              </w:rPr>
              <w:t>5</w:t>
            </w:r>
          </w:p>
          <w:p w:rsidR="00B874CC" w:rsidRPr="007A724B" w:rsidRDefault="00B874CC" w:rsidP="00B874CC">
            <w:pPr>
              <w:spacing w:line="400" w:lineRule="exact"/>
              <w:jc w:val="center"/>
              <w:rPr>
                <w:szCs w:val="21"/>
              </w:rPr>
            </w:pPr>
            <w:r>
              <w:rPr>
                <w:rFonts w:hint="eastAsia"/>
                <w:szCs w:val="21"/>
              </w:rPr>
              <w:t>*=9</w:t>
            </w:r>
            <w:r>
              <w:rPr>
                <w:rFonts w:hint="eastAsia"/>
                <w:szCs w:val="21"/>
              </w:rPr>
              <w:t>，</w:t>
            </w:r>
            <w:r>
              <w:rPr>
                <w:rFonts w:hint="eastAsia"/>
                <w:szCs w:val="21"/>
              </w:rPr>
              <w:t>C</w:t>
            </w:r>
            <w:r>
              <w:rPr>
                <w:rFonts w:hint="eastAsia"/>
                <w:szCs w:val="21"/>
              </w:rPr>
              <w:t>，</w:t>
            </w:r>
            <w:r>
              <w:rPr>
                <w:rFonts w:hint="eastAsia"/>
                <w:szCs w:val="21"/>
              </w:rPr>
              <w:t>D</w:t>
            </w:r>
            <w:r>
              <w:rPr>
                <w:rFonts w:hint="eastAsia"/>
                <w:szCs w:val="21"/>
              </w:rPr>
              <w:t>，</w:t>
            </w:r>
            <w:r>
              <w:rPr>
                <w:rFonts w:hint="eastAsia"/>
                <w:szCs w:val="21"/>
              </w:rPr>
              <w:t>8</w:t>
            </w:r>
          </w:p>
        </w:tc>
        <w:tc>
          <w:tcPr>
            <w:tcW w:w="1276" w:type="dxa"/>
          </w:tcPr>
          <w:p w:rsidR="00B874CC" w:rsidRPr="007A724B" w:rsidRDefault="00B874CC" w:rsidP="008019FE">
            <w:pPr>
              <w:spacing w:line="400" w:lineRule="exact"/>
              <w:jc w:val="center"/>
              <w:rPr>
                <w:szCs w:val="21"/>
              </w:rPr>
            </w:pPr>
            <w:r>
              <w:rPr>
                <w:rFonts w:hint="eastAsia"/>
                <w:szCs w:val="21"/>
              </w:rPr>
              <w:t>字</w:t>
            </w:r>
          </w:p>
        </w:tc>
        <w:tc>
          <w:tcPr>
            <w:tcW w:w="1134" w:type="dxa"/>
            <w:shd w:val="clear" w:color="auto" w:fill="auto"/>
          </w:tcPr>
          <w:p w:rsidR="00B874CC" w:rsidRPr="007A724B" w:rsidRDefault="00B874CC" w:rsidP="008019FE">
            <w:pPr>
              <w:spacing w:line="400" w:lineRule="exact"/>
              <w:jc w:val="center"/>
              <w:rPr>
                <w:szCs w:val="21"/>
              </w:rPr>
            </w:pPr>
          </w:p>
        </w:tc>
        <w:tc>
          <w:tcPr>
            <w:tcW w:w="2693" w:type="dxa"/>
            <w:shd w:val="clear" w:color="auto" w:fill="auto"/>
          </w:tcPr>
          <w:p w:rsidR="00B874CC" w:rsidRPr="00A45564" w:rsidRDefault="00A45564" w:rsidP="00A45564">
            <w:pPr>
              <w:pStyle w:val="a6"/>
              <w:numPr>
                <w:ilvl w:val="0"/>
                <w:numId w:val="45"/>
              </w:numPr>
              <w:spacing w:line="400" w:lineRule="exact"/>
              <w:ind w:firstLineChars="0"/>
              <w:jc w:val="center"/>
              <w:rPr>
                <w:szCs w:val="21"/>
              </w:rPr>
            </w:pPr>
            <w:r w:rsidRPr="00A45564">
              <w:rPr>
                <w:rFonts w:hint="eastAsia"/>
                <w:szCs w:val="21"/>
              </w:rPr>
              <w:t>高速断路器闭合显示牵引单元最大电压。</w:t>
            </w:r>
          </w:p>
          <w:p w:rsidR="00A45564" w:rsidRPr="00A45564" w:rsidRDefault="00A45564" w:rsidP="00A45564">
            <w:pPr>
              <w:pStyle w:val="a6"/>
              <w:numPr>
                <w:ilvl w:val="0"/>
                <w:numId w:val="45"/>
              </w:numPr>
              <w:spacing w:line="400" w:lineRule="exact"/>
              <w:ind w:firstLineChars="0"/>
              <w:jc w:val="center"/>
              <w:rPr>
                <w:szCs w:val="21"/>
              </w:rPr>
            </w:pPr>
            <w:r w:rsidRPr="00A45564">
              <w:rPr>
                <w:rFonts w:hint="eastAsia"/>
                <w:szCs w:val="21"/>
              </w:rPr>
              <w:t>高速断路器</w:t>
            </w:r>
            <w:r>
              <w:rPr>
                <w:rFonts w:hint="eastAsia"/>
                <w:szCs w:val="21"/>
              </w:rPr>
              <w:t>无闭合时，不显示电压</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车门数据有效位</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EDCU</w:t>
            </w:r>
          </w:p>
        </w:tc>
        <w:tc>
          <w:tcPr>
            <w:tcW w:w="1701" w:type="dxa"/>
          </w:tcPr>
          <w:p w:rsidR="00FF3D08" w:rsidRPr="007A724B" w:rsidRDefault="00FF3D08" w:rsidP="005100F7">
            <w:pPr>
              <w:spacing w:line="400" w:lineRule="exact"/>
              <w:jc w:val="center"/>
              <w:rPr>
                <w:szCs w:val="21"/>
              </w:rPr>
            </w:pPr>
            <w:r w:rsidRPr="007A724B">
              <w:rPr>
                <w:rFonts w:hint="eastAsia"/>
                <w:szCs w:val="21"/>
              </w:rPr>
              <w:t>门控器</w:t>
            </w:r>
            <w:r w:rsidRPr="007A724B">
              <w:rPr>
                <w:rFonts w:hint="eastAsia"/>
                <w:szCs w:val="21"/>
              </w:rPr>
              <w:t>1</w:t>
            </w:r>
            <w:r w:rsidRPr="007A724B">
              <w:rPr>
                <w:rFonts w:hint="eastAsia"/>
                <w:szCs w:val="21"/>
              </w:rPr>
              <w:t>有效位：</w:t>
            </w:r>
          </w:p>
          <w:p w:rsidR="00FF3D08" w:rsidRPr="007A724B" w:rsidRDefault="00FF3D08" w:rsidP="005100F7">
            <w:pPr>
              <w:spacing w:line="400" w:lineRule="exact"/>
              <w:jc w:val="center"/>
              <w:rPr>
                <w:szCs w:val="21"/>
              </w:rPr>
            </w:pPr>
            <w:r w:rsidRPr="007A724B">
              <w:rPr>
                <w:rFonts w:hint="eastAsia"/>
                <w:szCs w:val="21"/>
              </w:rPr>
              <w:t>0x*61/29/0</w:t>
            </w:r>
          </w:p>
          <w:p w:rsidR="00FF3D08" w:rsidRPr="007A724B" w:rsidRDefault="00FF3D08" w:rsidP="00C33267">
            <w:pPr>
              <w:spacing w:line="400" w:lineRule="exact"/>
              <w:jc w:val="center"/>
              <w:rPr>
                <w:szCs w:val="21"/>
              </w:rPr>
            </w:pPr>
            <w:r w:rsidRPr="007A724B">
              <w:rPr>
                <w:rFonts w:hint="eastAsia"/>
                <w:szCs w:val="21"/>
              </w:rPr>
              <w:lastRenderedPageBreak/>
              <w:t>0x*71/29/0</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2</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0x*61/29/1</w:t>
            </w:r>
          </w:p>
          <w:p w:rsidR="00FF3D08" w:rsidRPr="007A724B" w:rsidRDefault="00FF3D08" w:rsidP="00C33267">
            <w:pPr>
              <w:spacing w:line="400" w:lineRule="exact"/>
              <w:jc w:val="center"/>
              <w:rPr>
                <w:szCs w:val="21"/>
              </w:rPr>
            </w:pPr>
            <w:r w:rsidRPr="007A724B">
              <w:rPr>
                <w:rFonts w:hint="eastAsia"/>
                <w:szCs w:val="21"/>
              </w:rPr>
              <w:t>0x*71/29/1</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3</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0x*61/29/2</w:t>
            </w:r>
          </w:p>
          <w:p w:rsidR="00FF3D08" w:rsidRPr="007A724B" w:rsidRDefault="00FF3D08" w:rsidP="00C33267">
            <w:pPr>
              <w:spacing w:line="400" w:lineRule="exact"/>
              <w:jc w:val="center"/>
              <w:rPr>
                <w:szCs w:val="21"/>
              </w:rPr>
            </w:pPr>
            <w:r w:rsidRPr="007A724B">
              <w:rPr>
                <w:rFonts w:hint="eastAsia"/>
                <w:szCs w:val="21"/>
              </w:rPr>
              <w:t>0x*71/29/2</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4</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0x*61/29/3</w:t>
            </w:r>
          </w:p>
          <w:p w:rsidR="00FF3D08" w:rsidRPr="007A724B" w:rsidRDefault="00FF3D08" w:rsidP="00C33267">
            <w:pPr>
              <w:spacing w:line="400" w:lineRule="exact"/>
              <w:jc w:val="center"/>
              <w:rPr>
                <w:szCs w:val="21"/>
              </w:rPr>
            </w:pPr>
            <w:r w:rsidRPr="007A724B">
              <w:rPr>
                <w:rFonts w:hint="eastAsia"/>
                <w:szCs w:val="21"/>
              </w:rPr>
              <w:t>0x*71/29/3</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5</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0x*61/29/4</w:t>
            </w:r>
          </w:p>
          <w:p w:rsidR="00FF3D08" w:rsidRPr="007A724B" w:rsidRDefault="00FF3D08" w:rsidP="00C33267">
            <w:pPr>
              <w:spacing w:line="400" w:lineRule="exact"/>
              <w:jc w:val="center"/>
              <w:rPr>
                <w:szCs w:val="21"/>
              </w:rPr>
            </w:pPr>
            <w:r w:rsidRPr="007A724B">
              <w:rPr>
                <w:rFonts w:hint="eastAsia"/>
                <w:szCs w:val="21"/>
              </w:rPr>
              <w:t>0x*71/29/4</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6</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0x*61/29/5</w:t>
            </w:r>
          </w:p>
          <w:p w:rsidR="00FF3D08" w:rsidRPr="007A724B" w:rsidRDefault="00FF3D08" w:rsidP="00C33267">
            <w:pPr>
              <w:spacing w:line="400" w:lineRule="exact"/>
              <w:jc w:val="center"/>
              <w:rPr>
                <w:szCs w:val="21"/>
              </w:rPr>
            </w:pPr>
            <w:r w:rsidRPr="007A724B">
              <w:rPr>
                <w:rFonts w:hint="eastAsia"/>
                <w:szCs w:val="21"/>
              </w:rPr>
              <w:t>0x*71/29/5</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7</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0x*61/29/6</w:t>
            </w:r>
          </w:p>
          <w:p w:rsidR="00FF3D08" w:rsidRPr="007A724B" w:rsidRDefault="00FF3D08" w:rsidP="00C33267">
            <w:pPr>
              <w:spacing w:line="400" w:lineRule="exact"/>
              <w:jc w:val="center"/>
              <w:rPr>
                <w:szCs w:val="21"/>
              </w:rPr>
            </w:pPr>
            <w:r w:rsidRPr="007A724B">
              <w:rPr>
                <w:rFonts w:hint="eastAsia"/>
                <w:szCs w:val="21"/>
              </w:rPr>
              <w:t>0x*71/29/6</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8</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0x*61/29/7</w:t>
            </w:r>
          </w:p>
          <w:p w:rsidR="00FF3D08" w:rsidRPr="007A724B" w:rsidRDefault="00FF3D08" w:rsidP="00C33267">
            <w:pPr>
              <w:spacing w:line="400" w:lineRule="exact"/>
              <w:jc w:val="center"/>
              <w:rPr>
                <w:szCs w:val="21"/>
              </w:rPr>
            </w:pPr>
            <w:r w:rsidRPr="007A724B">
              <w:rPr>
                <w:rFonts w:hint="eastAsia"/>
                <w:szCs w:val="21"/>
              </w:rPr>
              <w:t>0x*71/29/7</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9</w:t>
            </w:r>
            <w:r w:rsidRPr="007A724B">
              <w:rPr>
                <w:rFonts w:hint="eastAsia"/>
                <w:szCs w:val="21"/>
              </w:rPr>
              <w:t>有效位：</w:t>
            </w:r>
          </w:p>
          <w:p w:rsidR="00FF3D08" w:rsidRPr="007A724B" w:rsidRDefault="00FF3D08" w:rsidP="00C33267">
            <w:pPr>
              <w:spacing w:line="400" w:lineRule="exact"/>
              <w:jc w:val="center"/>
              <w:rPr>
                <w:szCs w:val="21"/>
              </w:rPr>
            </w:pPr>
            <w:r w:rsidRPr="007A724B">
              <w:rPr>
                <w:rFonts w:hint="eastAsia"/>
                <w:szCs w:val="21"/>
              </w:rPr>
              <w:t>0x*61/28/0</w:t>
            </w:r>
          </w:p>
          <w:p w:rsidR="00FF3D08" w:rsidRPr="007A724B" w:rsidRDefault="00FF3D08" w:rsidP="00C33267">
            <w:pPr>
              <w:spacing w:line="400" w:lineRule="exact"/>
              <w:jc w:val="center"/>
              <w:rPr>
                <w:szCs w:val="21"/>
              </w:rPr>
            </w:pPr>
            <w:r w:rsidRPr="007A724B">
              <w:rPr>
                <w:rFonts w:hint="eastAsia"/>
                <w:szCs w:val="21"/>
              </w:rPr>
              <w:t>0x*71/28/0</w:t>
            </w:r>
          </w:p>
          <w:p w:rsidR="00FF3D08" w:rsidRPr="007A724B" w:rsidRDefault="00FF3D08" w:rsidP="00C33267">
            <w:pPr>
              <w:spacing w:line="400" w:lineRule="exact"/>
              <w:jc w:val="center"/>
              <w:rPr>
                <w:szCs w:val="21"/>
              </w:rPr>
            </w:pPr>
            <w:r w:rsidRPr="007A724B">
              <w:rPr>
                <w:rFonts w:hint="eastAsia"/>
                <w:szCs w:val="21"/>
              </w:rPr>
              <w:t>门控器</w:t>
            </w:r>
            <w:r w:rsidRPr="007A724B">
              <w:rPr>
                <w:rFonts w:hint="eastAsia"/>
                <w:szCs w:val="21"/>
              </w:rPr>
              <w:t>10</w:t>
            </w:r>
            <w:r w:rsidRPr="007A724B">
              <w:rPr>
                <w:rFonts w:hint="eastAsia"/>
                <w:szCs w:val="21"/>
              </w:rPr>
              <w:t>有效</w:t>
            </w:r>
            <w:r w:rsidRPr="007A724B">
              <w:rPr>
                <w:rFonts w:hint="eastAsia"/>
                <w:szCs w:val="21"/>
              </w:rPr>
              <w:lastRenderedPageBreak/>
              <w:t>位：</w:t>
            </w:r>
          </w:p>
          <w:p w:rsidR="00FF3D08" w:rsidRPr="007A724B" w:rsidRDefault="00FF3D08" w:rsidP="00C33267">
            <w:pPr>
              <w:spacing w:line="400" w:lineRule="exact"/>
              <w:jc w:val="center"/>
              <w:rPr>
                <w:szCs w:val="21"/>
              </w:rPr>
            </w:pPr>
            <w:r w:rsidRPr="007A724B">
              <w:rPr>
                <w:rFonts w:hint="eastAsia"/>
                <w:szCs w:val="21"/>
              </w:rPr>
              <w:t>0x*61/28/1</w:t>
            </w:r>
          </w:p>
          <w:p w:rsidR="00FF3D08" w:rsidRPr="007A724B" w:rsidRDefault="00FF3D08" w:rsidP="00C33267">
            <w:pPr>
              <w:spacing w:line="400" w:lineRule="exact"/>
              <w:jc w:val="center"/>
              <w:rPr>
                <w:szCs w:val="21"/>
              </w:rPr>
            </w:pPr>
            <w:r w:rsidRPr="007A724B">
              <w:rPr>
                <w:rFonts w:hint="eastAsia"/>
                <w:szCs w:val="21"/>
              </w:rPr>
              <w:t>0x*71/28/1</w:t>
            </w:r>
          </w:p>
          <w:p w:rsidR="00FF3D08" w:rsidRPr="007A724B" w:rsidRDefault="00FF3D08" w:rsidP="00C33267">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8019FE">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有效</w:t>
            </w:r>
          </w:p>
          <w:p w:rsidR="00FF3D08" w:rsidRPr="007A724B" w:rsidRDefault="00FF3D08" w:rsidP="008019FE">
            <w:pPr>
              <w:spacing w:line="400" w:lineRule="exact"/>
              <w:jc w:val="center"/>
              <w:rPr>
                <w:szCs w:val="21"/>
              </w:rPr>
            </w:pPr>
            <w:r w:rsidRPr="007A724B">
              <w:rPr>
                <w:rFonts w:hint="eastAsia"/>
                <w:szCs w:val="21"/>
              </w:rPr>
              <w:t>0-</w:t>
            </w:r>
            <w:r w:rsidRPr="007A724B">
              <w:rPr>
                <w:rFonts w:hint="eastAsia"/>
                <w:szCs w:val="21"/>
              </w:rPr>
              <w:t>无效</w:t>
            </w:r>
          </w:p>
        </w:tc>
        <w:tc>
          <w:tcPr>
            <w:tcW w:w="2693" w:type="dxa"/>
            <w:shd w:val="clear" w:color="auto" w:fill="auto"/>
          </w:tcPr>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1</w:t>
            </w:r>
            <w:r w:rsidRPr="007A724B">
              <w:rPr>
                <w:rFonts w:hint="eastAsia"/>
                <w:szCs w:val="21"/>
              </w:rPr>
              <w:t>车车门</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EDCU</w:t>
            </w:r>
          </w:p>
        </w:tc>
        <w:tc>
          <w:tcPr>
            <w:tcW w:w="1701" w:type="dxa"/>
          </w:tcPr>
          <w:p w:rsidR="00FF3D08" w:rsidRPr="007A724B" w:rsidRDefault="00FF3D08" w:rsidP="008019FE">
            <w:pPr>
              <w:spacing w:line="400" w:lineRule="exact"/>
              <w:jc w:val="center"/>
              <w:rPr>
                <w:szCs w:val="21"/>
              </w:rPr>
            </w:pPr>
            <w:r w:rsidRPr="007A724B">
              <w:rPr>
                <w:rFonts w:hint="eastAsia"/>
                <w:szCs w:val="21"/>
              </w:rPr>
              <w:t>切除：</w:t>
            </w:r>
          </w:p>
          <w:p w:rsidR="00FF3D08" w:rsidRPr="007A724B" w:rsidRDefault="00FF3D08" w:rsidP="00556198">
            <w:pPr>
              <w:spacing w:line="400" w:lineRule="exact"/>
              <w:jc w:val="center"/>
              <w:rPr>
                <w:szCs w:val="21"/>
              </w:rPr>
            </w:pPr>
            <w:r w:rsidRPr="007A724B">
              <w:rPr>
                <w:rFonts w:hint="eastAsia"/>
                <w:szCs w:val="21"/>
              </w:rPr>
              <w:t>0x*61/3/3</w:t>
            </w:r>
          </w:p>
          <w:p w:rsidR="00FF3D08" w:rsidRPr="007A724B" w:rsidRDefault="00FF3D08" w:rsidP="00556198">
            <w:pPr>
              <w:spacing w:line="400" w:lineRule="exact"/>
              <w:jc w:val="center"/>
              <w:rPr>
                <w:szCs w:val="21"/>
              </w:rPr>
            </w:pPr>
            <w:r w:rsidRPr="007A724B">
              <w:rPr>
                <w:rFonts w:hint="eastAsia"/>
                <w:szCs w:val="21"/>
              </w:rPr>
              <w:t>0x*71/3/3</w:t>
            </w:r>
          </w:p>
          <w:p w:rsidR="00FF3D08" w:rsidRPr="007A724B" w:rsidRDefault="00FF3D08" w:rsidP="00556198">
            <w:pPr>
              <w:spacing w:line="400" w:lineRule="exact"/>
              <w:jc w:val="center"/>
              <w:rPr>
                <w:szCs w:val="21"/>
              </w:rPr>
            </w:pPr>
            <w:r w:rsidRPr="007A724B">
              <w:rPr>
                <w:rFonts w:hint="eastAsia"/>
                <w:szCs w:val="21"/>
              </w:rPr>
              <w:t>紧急解锁：</w:t>
            </w:r>
          </w:p>
          <w:p w:rsidR="00FF3D08" w:rsidRPr="007A724B" w:rsidRDefault="00FF3D08" w:rsidP="00556198">
            <w:pPr>
              <w:spacing w:line="400" w:lineRule="exact"/>
              <w:jc w:val="center"/>
              <w:rPr>
                <w:szCs w:val="21"/>
              </w:rPr>
            </w:pPr>
            <w:r w:rsidRPr="007A724B">
              <w:rPr>
                <w:rFonts w:hint="eastAsia"/>
                <w:szCs w:val="21"/>
              </w:rPr>
              <w:t>0x*61/3/2</w:t>
            </w:r>
          </w:p>
          <w:p w:rsidR="00FF3D08" w:rsidRPr="007A724B" w:rsidRDefault="00FF3D08" w:rsidP="00556198">
            <w:pPr>
              <w:spacing w:line="400" w:lineRule="exact"/>
              <w:jc w:val="center"/>
              <w:rPr>
                <w:szCs w:val="21"/>
              </w:rPr>
            </w:pPr>
            <w:r w:rsidRPr="007A724B">
              <w:rPr>
                <w:rFonts w:hint="eastAsia"/>
                <w:szCs w:val="21"/>
              </w:rPr>
              <w:t>0x*71/3/2</w:t>
            </w:r>
          </w:p>
          <w:p w:rsidR="00FF3D08" w:rsidRPr="007A724B" w:rsidRDefault="00FF3D08" w:rsidP="000E510F">
            <w:pPr>
              <w:spacing w:line="400" w:lineRule="exact"/>
              <w:jc w:val="center"/>
              <w:rPr>
                <w:szCs w:val="21"/>
              </w:rPr>
            </w:pPr>
            <w:r w:rsidRPr="007A724B">
              <w:rPr>
                <w:rFonts w:hint="eastAsia"/>
                <w:szCs w:val="21"/>
              </w:rPr>
              <w:t>故障（取或）：</w:t>
            </w:r>
          </w:p>
          <w:p w:rsidR="00FF3D08" w:rsidRPr="007A724B" w:rsidRDefault="00FF3D08" w:rsidP="000E510F">
            <w:pPr>
              <w:spacing w:line="400" w:lineRule="exact"/>
              <w:jc w:val="center"/>
              <w:rPr>
                <w:szCs w:val="21"/>
              </w:rPr>
            </w:pPr>
            <w:r w:rsidRPr="007A724B">
              <w:rPr>
                <w:rFonts w:hint="eastAsia"/>
                <w:szCs w:val="21"/>
              </w:rPr>
              <w:t>0x*61/3/6-7</w:t>
            </w:r>
          </w:p>
          <w:p w:rsidR="00FF3D08" w:rsidRPr="007A724B" w:rsidRDefault="00FF3D08" w:rsidP="000E510F">
            <w:pPr>
              <w:spacing w:line="400" w:lineRule="exact"/>
              <w:jc w:val="center"/>
              <w:rPr>
                <w:szCs w:val="21"/>
              </w:rPr>
            </w:pPr>
            <w:r w:rsidRPr="007A724B">
              <w:rPr>
                <w:rFonts w:hint="eastAsia"/>
                <w:szCs w:val="21"/>
              </w:rPr>
              <w:t>0x*71/3/6-7</w:t>
            </w:r>
          </w:p>
          <w:p w:rsidR="00FF3D08" w:rsidRPr="007A724B" w:rsidRDefault="00FF3D08" w:rsidP="00556198">
            <w:pPr>
              <w:spacing w:line="400" w:lineRule="exact"/>
              <w:jc w:val="center"/>
              <w:rPr>
                <w:szCs w:val="21"/>
              </w:rPr>
            </w:pPr>
            <w:r w:rsidRPr="007A724B">
              <w:rPr>
                <w:rFonts w:hint="eastAsia"/>
                <w:szCs w:val="21"/>
              </w:rPr>
              <w:t>障碍检测中（取或）：</w:t>
            </w:r>
          </w:p>
          <w:p w:rsidR="00FF3D08" w:rsidRPr="007A724B" w:rsidRDefault="00FF3D08" w:rsidP="00556198">
            <w:pPr>
              <w:spacing w:line="400" w:lineRule="exact"/>
              <w:jc w:val="center"/>
              <w:rPr>
                <w:szCs w:val="21"/>
              </w:rPr>
            </w:pPr>
            <w:r w:rsidRPr="007A724B">
              <w:rPr>
                <w:rFonts w:hint="eastAsia"/>
                <w:szCs w:val="21"/>
              </w:rPr>
              <w:t>0x*61/3/4-5</w:t>
            </w:r>
          </w:p>
          <w:p w:rsidR="00FF3D08" w:rsidRPr="007A724B" w:rsidRDefault="00FF3D08" w:rsidP="00556198">
            <w:pPr>
              <w:spacing w:line="400" w:lineRule="exact"/>
              <w:jc w:val="center"/>
              <w:rPr>
                <w:szCs w:val="21"/>
              </w:rPr>
            </w:pPr>
            <w:r w:rsidRPr="007A724B">
              <w:rPr>
                <w:rFonts w:hint="eastAsia"/>
                <w:szCs w:val="21"/>
              </w:rPr>
              <w:t>0x*71/3/4-5</w:t>
            </w:r>
          </w:p>
          <w:p w:rsidR="00FF3D08" w:rsidRPr="007A724B" w:rsidRDefault="00FF3D08" w:rsidP="00556198">
            <w:pPr>
              <w:spacing w:line="400" w:lineRule="exact"/>
              <w:jc w:val="center"/>
              <w:rPr>
                <w:szCs w:val="21"/>
              </w:rPr>
            </w:pPr>
            <w:r w:rsidRPr="007A724B">
              <w:rPr>
                <w:rFonts w:hint="eastAsia"/>
                <w:szCs w:val="21"/>
              </w:rPr>
              <w:t>障碍检测（取或）：</w:t>
            </w:r>
          </w:p>
          <w:p w:rsidR="00FF3D08" w:rsidRPr="007A724B" w:rsidRDefault="00FF3D08" w:rsidP="00556198">
            <w:pPr>
              <w:spacing w:line="400" w:lineRule="exact"/>
              <w:jc w:val="center"/>
              <w:rPr>
                <w:szCs w:val="21"/>
              </w:rPr>
            </w:pPr>
            <w:r w:rsidRPr="007A724B">
              <w:rPr>
                <w:rFonts w:hint="eastAsia"/>
                <w:szCs w:val="21"/>
              </w:rPr>
              <w:t>0x*60/3/1-2</w:t>
            </w:r>
          </w:p>
          <w:p w:rsidR="00FF3D08" w:rsidRPr="007A724B" w:rsidRDefault="00FF3D08" w:rsidP="00556198">
            <w:pPr>
              <w:spacing w:line="400" w:lineRule="exact"/>
              <w:jc w:val="center"/>
              <w:rPr>
                <w:szCs w:val="21"/>
              </w:rPr>
            </w:pPr>
            <w:r w:rsidRPr="007A724B">
              <w:rPr>
                <w:rFonts w:hint="eastAsia"/>
                <w:szCs w:val="21"/>
              </w:rPr>
              <w:t>0x*70/3/1-2</w:t>
            </w:r>
          </w:p>
          <w:p w:rsidR="00FF3D08" w:rsidRPr="007A724B" w:rsidRDefault="00FF3D08" w:rsidP="008019FE">
            <w:pPr>
              <w:spacing w:line="400" w:lineRule="exact"/>
              <w:jc w:val="center"/>
              <w:rPr>
                <w:szCs w:val="21"/>
              </w:rPr>
            </w:pPr>
            <w:r w:rsidRPr="007A724B">
              <w:rPr>
                <w:rFonts w:hint="eastAsia"/>
                <w:szCs w:val="21"/>
              </w:rPr>
              <w:t>门开关：</w:t>
            </w:r>
          </w:p>
          <w:p w:rsidR="00FF3D08" w:rsidRPr="007A724B" w:rsidRDefault="00FF3D08" w:rsidP="00534EE8">
            <w:pPr>
              <w:spacing w:line="400" w:lineRule="exact"/>
              <w:jc w:val="center"/>
              <w:rPr>
                <w:szCs w:val="21"/>
              </w:rPr>
            </w:pPr>
            <w:r w:rsidRPr="007A724B">
              <w:rPr>
                <w:rFonts w:hint="eastAsia"/>
                <w:szCs w:val="21"/>
              </w:rPr>
              <w:t>0x*61/3/0</w:t>
            </w:r>
          </w:p>
          <w:p w:rsidR="00FF3D08" w:rsidRPr="007A724B" w:rsidRDefault="00FF3D08" w:rsidP="00534EE8">
            <w:pPr>
              <w:spacing w:line="400" w:lineRule="exact"/>
              <w:jc w:val="center"/>
              <w:rPr>
                <w:szCs w:val="21"/>
              </w:rPr>
            </w:pPr>
            <w:r w:rsidRPr="007A724B">
              <w:rPr>
                <w:rFonts w:hint="eastAsia"/>
                <w:szCs w:val="21"/>
              </w:rPr>
              <w:t>0x*71/3/0</w:t>
            </w:r>
          </w:p>
          <w:p w:rsidR="00FF3D08" w:rsidRPr="007A724B" w:rsidRDefault="00FF3D08" w:rsidP="00534EE8">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534EE8">
            <w:pPr>
              <w:spacing w:line="400" w:lineRule="exact"/>
              <w:jc w:val="left"/>
              <w:rPr>
                <w:szCs w:val="21"/>
              </w:rPr>
            </w:pPr>
            <w:r w:rsidRPr="007A724B">
              <w:rPr>
                <w:rFonts w:hint="eastAsia"/>
                <w:szCs w:val="21"/>
              </w:rPr>
              <w:t>门开关：</w:t>
            </w:r>
          </w:p>
          <w:p w:rsidR="00FF3D08" w:rsidRPr="007A724B" w:rsidRDefault="00FF3D08" w:rsidP="00534EE8">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534EE8">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534EE8">
            <w:pPr>
              <w:spacing w:line="400" w:lineRule="exact"/>
              <w:jc w:val="left"/>
              <w:rPr>
                <w:szCs w:val="21"/>
              </w:rPr>
            </w:pPr>
            <w:r w:rsidRPr="007A724B">
              <w:rPr>
                <w:rFonts w:hint="eastAsia"/>
                <w:szCs w:val="21"/>
              </w:rPr>
              <w:t>优先级：</w:t>
            </w:r>
          </w:p>
          <w:p w:rsidR="00FF3D08" w:rsidRPr="007A724B" w:rsidRDefault="00FF3D08" w:rsidP="00534EE8">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8019FE">
            <w:pPr>
              <w:spacing w:line="400" w:lineRule="exact"/>
              <w:jc w:val="center"/>
              <w:rPr>
                <w:szCs w:val="21"/>
              </w:rPr>
            </w:pPr>
          </w:p>
        </w:tc>
        <w:tc>
          <w:tcPr>
            <w:tcW w:w="2693" w:type="dxa"/>
            <w:shd w:val="clear" w:color="auto" w:fill="auto"/>
          </w:tcPr>
          <w:p w:rsidR="00FF3D08" w:rsidRPr="007A724B" w:rsidRDefault="00FF3D08" w:rsidP="00534EE8">
            <w:pPr>
              <w:spacing w:line="400" w:lineRule="exact"/>
              <w:jc w:val="left"/>
              <w:rPr>
                <w:szCs w:val="21"/>
              </w:rPr>
            </w:pPr>
            <w:r w:rsidRPr="007A724B">
              <w:rPr>
                <w:rFonts w:hint="eastAsia"/>
                <w:szCs w:val="21"/>
              </w:rPr>
              <w:t>1</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34EE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39121F">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34EE8">
            <w:pPr>
              <w:spacing w:line="400" w:lineRule="exact"/>
              <w:jc w:val="center"/>
              <w:rPr>
                <w:szCs w:val="21"/>
              </w:rPr>
            </w:pPr>
            <w:r w:rsidRPr="007A724B">
              <w:rPr>
                <w:rFonts w:hint="eastAsia"/>
                <w:szCs w:val="21"/>
              </w:rPr>
              <w:t>2</w:t>
            </w:r>
            <w:r w:rsidRPr="007A724B">
              <w:rPr>
                <w:rFonts w:hint="eastAsia"/>
                <w:szCs w:val="21"/>
              </w:rPr>
              <w:t>车车门</w:t>
            </w:r>
          </w:p>
        </w:tc>
        <w:tc>
          <w:tcPr>
            <w:tcW w:w="963" w:type="dxa"/>
            <w:vAlign w:val="center"/>
          </w:tcPr>
          <w:p w:rsidR="00FF3D08" w:rsidRPr="007A724B" w:rsidRDefault="00FF3D08" w:rsidP="00534EE8">
            <w:pPr>
              <w:spacing w:line="400" w:lineRule="exact"/>
              <w:jc w:val="center"/>
              <w:rPr>
                <w:szCs w:val="21"/>
              </w:rPr>
            </w:pPr>
            <w:r w:rsidRPr="007A724B">
              <w:rPr>
                <w:rFonts w:hint="eastAsia"/>
                <w:szCs w:val="21"/>
              </w:rPr>
              <w:t>EDCU</w:t>
            </w:r>
          </w:p>
        </w:tc>
        <w:tc>
          <w:tcPr>
            <w:tcW w:w="1701" w:type="dxa"/>
          </w:tcPr>
          <w:p w:rsidR="00FF3D08" w:rsidRPr="007A724B" w:rsidRDefault="00FF3D08" w:rsidP="00534EE8">
            <w:pPr>
              <w:spacing w:line="400" w:lineRule="exact"/>
              <w:jc w:val="center"/>
              <w:rPr>
                <w:szCs w:val="21"/>
              </w:rPr>
            </w:pPr>
            <w:r w:rsidRPr="007A724B">
              <w:rPr>
                <w:rFonts w:hint="eastAsia"/>
                <w:szCs w:val="21"/>
              </w:rPr>
              <w:t>切除：</w:t>
            </w:r>
          </w:p>
          <w:p w:rsidR="00FF3D08" w:rsidRPr="007A724B" w:rsidRDefault="00FF3D08" w:rsidP="00534EE8">
            <w:pPr>
              <w:spacing w:line="400" w:lineRule="exact"/>
              <w:jc w:val="center"/>
              <w:rPr>
                <w:szCs w:val="21"/>
              </w:rPr>
            </w:pPr>
            <w:r w:rsidRPr="007A724B">
              <w:rPr>
                <w:rFonts w:hint="eastAsia"/>
                <w:szCs w:val="21"/>
              </w:rPr>
              <w:t>0x*61/5/3</w:t>
            </w:r>
          </w:p>
          <w:p w:rsidR="00FF3D08" w:rsidRPr="007A724B" w:rsidRDefault="00FF3D08" w:rsidP="00534EE8">
            <w:pPr>
              <w:spacing w:line="400" w:lineRule="exact"/>
              <w:jc w:val="center"/>
              <w:rPr>
                <w:szCs w:val="21"/>
              </w:rPr>
            </w:pPr>
            <w:r w:rsidRPr="007A724B">
              <w:rPr>
                <w:rFonts w:hint="eastAsia"/>
                <w:szCs w:val="21"/>
              </w:rPr>
              <w:t>0x*71/5/3</w:t>
            </w:r>
          </w:p>
          <w:p w:rsidR="00FF3D08" w:rsidRPr="007A724B" w:rsidRDefault="00FF3D08" w:rsidP="00534EE8">
            <w:pPr>
              <w:spacing w:line="400" w:lineRule="exact"/>
              <w:jc w:val="center"/>
              <w:rPr>
                <w:szCs w:val="21"/>
              </w:rPr>
            </w:pPr>
            <w:r w:rsidRPr="007A724B">
              <w:rPr>
                <w:rFonts w:hint="eastAsia"/>
                <w:szCs w:val="21"/>
              </w:rPr>
              <w:t>紧急解锁：</w:t>
            </w:r>
          </w:p>
          <w:p w:rsidR="00FF3D08" w:rsidRPr="007A724B" w:rsidRDefault="00FF3D08" w:rsidP="00534EE8">
            <w:pPr>
              <w:spacing w:line="400" w:lineRule="exact"/>
              <w:jc w:val="center"/>
              <w:rPr>
                <w:szCs w:val="21"/>
              </w:rPr>
            </w:pPr>
            <w:r w:rsidRPr="007A724B">
              <w:rPr>
                <w:rFonts w:hint="eastAsia"/>
                <w:szCs w:val="21"/>
              </w:rPr>
              <w:t>0x*61/5/2</w:t>
            </w:r>
          </w:p>
          <w:p w:rsidR="00FF3D08" w:rsidRPr="007A724B" w:rsidRDefault="00FF3D08" w:rsidP="00534EE8">
            <w:pPr>
              <w:spacing w:line="400" w:lineRule="exact"/>
              <w:jc w:val="center"/>
              <w:rPr>
                <w:szCs w:val="21"/>
              </w:rPr>
            </w:pPr>
            <w:r w:rsidRPr="007A724B">
              <w:rPr>
                <w:rFonts w:hint="eastAsia"/>
                <w:szCs w:val="21"/>
              </w:rPr>
              <w:t>0x*71/5/2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0x*61/5/6-7</w:t>
            </w:r>
          </w:p>
          <w:p w:rsidR="00FF3D08" w:rsidRPr="007A724B" w:rsidRDefault="00FF3D08" w:rsidP="00534EE8">
            <w:pPr>
              <w:spacing w:line="400" w:lineRule="exact"/>
              <w:jc w:val="center"/>
              <w:rPr>
                <w:szCs w:val="21"/>
              </w:rPr>
            </w:pPr>
            <w:r w:rsidRPr="007A724B">
              <w:rPr>
                <w:rFonts w:hint="eastAsia"/>
                <w:szCs w:val="21"/>
              </w:rPr>
              <w:t>0x*71/5/6-7</w:t>
            </w:r>
          </w:p>
          <w:p w:rsidR="00FF3D08" w:rsidRPr="007A724B" w:rsidRDefault="00FF3D08" w:rsidP="00534EE8">
            <w:pPr>
              <w:spacing w:line="400" w:lineRule="exact"/>
              <w:jc w:val="center"/>
              <w:rPr>
                <w:szCs w:val="21"/>
              </w:rPr>
            </w:pPr>
            <w:r w:rsidRPr="007A724B">
              <w:rPr>
                <w:rFonts w:hint="eastAsia"/>
                <w:szCs w:val="21"/>
              </w:rPr>
              <w:lastRenderedPageBreak/>
              <w:t>障碍检测中（取或）：</w:t>
            </w:r>
          </w:p>
          <w:p w:rsidR="00FF3D08" w:rsidRPr="007A724B" w:rsidRDefault="00FF3D08" w:rsidP="00534EE8">
            <w:pPr>
              <w:spacing w:line="400" w:lineRule="exact"/>
              <w:jc w:val="center"/>
              <w:rPr>
                <w:szCs w:val="21"/>
              </w:rPr>
            </w:pPr>
            <w:r w:rsidRPr="007A724B">
              <w:rPr>
                <w:rFonts w:hint="eastAsia"/>
                <w:szCs w:val="21"/>
              </w:rPr>
              <w:t>0x*61/5/4-5</w:t>
            </w:r>
          </w:p>
          <w:p w:rsidR="00FF3D08" w:rsidRPr="007A724B" w:rsidRDefault="00FF3D08" w:rsidP="00534EE8">
            <w:pPr>
              <w:spacing w:line="400" w:lineRule="exact"/>
              <w:jc w:val="center"/>
              <w:rPr>
                <w:szCs w:val="21"/>
              </w:rPr>
            </w:pPr>
            <w:r w:rsidRPr="007A724B">
              <w:rPr>
                <w:rFonts w:hint="eastAsia"/>
                <w:szCs w:val="21"/>
              </w:rPr>
              <w:t>0x*71/5/4-5</w:t>
            </w:r>
          </w:p>
          <w:p w:rsidR="00FF3D08" w:rsidRPr="007A724B" w:rsidRDefault="00FF3D08" w:rsidP="00534EE8">
            <w:pPr>
              <w:spacing w:line="400" w:lineRule="exact"/>
              <w:jc w:val="center"/>
              <w:rPr>
                <w:szCs w:val="21"/>
              </w:rPr>
            </w:pPr>
            <w:r w:rsidRPr="007A724B">
              <w:rPr>
                <w:rFonts w:hint="eastAsia"/>
                <w:szCs w:val="21"/>
              </w:rPr>
              <w:t>障碍检测（取或）：</w:t>
            </w:r>
          </w:p>
          <w:p w:rsidR="00FF3D08" w:rsidRPr="007A724B" w:rsidRDefault="00FF3D08" w:rsidP="00534EE8">
            <w:pPr>
              <w:spacing w:line="400" w:lineRule="exact"/>
              <w:jc w:val="center"/>
              <w:rPr>
                <w:szCs w:val="21"/>
              </w:rPr>
            </w:pPr>
            <w:r w:rsidRPr="007A724B">
              <w:rPr>
                <w:rFonts w:hint="eastAsia"/>
                <w:szCs w:val="21"/>
              </w:rPr>
              <w:t>0x*60/6/1-2</w:t>
            </w:r>
          </w:p>
          <w:p w:rsidR="00FF3D08" w:rsidRPr="007A724B" w:rsidRDefault="00FF3D08" w:rsidP="00534EE8">
            <w:pPr>
              <w:spacing w:line="400" w:lineRule="exact"/>
              <w:jc w:val="center"/>
              <w:rPr>
                <w:szCs w:val="21"/>
              </w:rPr>
            </w:pPr>
            <w:r w:rsidRPr="007A724B">
              <w:rPr>
                <w:rFonts w:hint="eastAsia"/>
                <w:szCs w:val="21"/>
              </w:rPr>
              <w:t>0x*70/6/1-2</w:t>
            </w:r>
          </w:p>
          <w:p w:rsidR="00FF3D08" w:rsidRPr="007A724B" w:rsidRDefault="00FF3D08" w:rsidP="00534EE8">
            <w:pPr>
              <w:spacing w:line="400" w:lineRule="exact"/>
              <w:jc w:val="center"/>
              <w:rPr>
                <w:szCs w:val="21"/>
              </w:rPr>
            </w:pPr>
            <w:r w:rsidRPr="007A724B">
              <w:rPr>
                <w:rFonts w:hint="eastAsia"/>
                <w:szCs w:val="21"/>
              </w:rPr>
              <w:t>门开关：</w:t>
            </w:r>
          </w:p>
          <w:p w:rsidR="00FF3D08" w:rsidRPr="007A724B" w:rsidRDefault="00FF3D08" w:rsidP="00534EE8">
            <w:pPr>
              <w:spacing w:line="400" w:lineRule="exact"/>
              <w:jc w:val="center"/>
              <w:rPr>
                <w:szCs w:val="21"/>
              </w:rPr>
            </w:pPr>
            <w:r w:rsidRPr="007A724B">
              <w:rPr>
                <w:rFonts w:hint="eastAsia"/>
                <w:szCs w:val="21"/>
              </w:rPr>
              <w:t>0x*61/5/0</w:t>
            </w:r>
          </w:p>
          <w:p w:rsidR="00FF3D08" w:rsidRPr="007A724B" w:rsidRDefault="00FF3D08" w:rsidP="008B26DD">
            <w:pPr>
              <w:spacing w:line="400" w:lineRule="exact"/>
              <w:jc w:val="center"/>
              <w:rPr>
                <w:szCs w:val="21"/>
              </w:rPr>
            </w:pPr>
            <w:r w:rsidRPr="007A724B">
              <w:rPr>
                <w:rFonts w:hint="eastAsia"/>
                <w:szCs w:val="21"/>
              </w:rPr>
              <w:t>0x*71/5/0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34EE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w:t>
            </w:r>
            <w:r w:rsidRPr="007A724B">
              <w:rPr>
                <w:rFonts w:hint="eastAsia"/>
                <w:szCs w:val="21"/>
              </w:rPr>
              <w:lastRenderedPageBreak/>
              <w:t>检测、门打开、门关闭</w:t>
            </w:r>
          </w:p>
          <w:p w:rsidR="00FF3D08" w:rsidRPr="007A724B" w:rsidRDefault="00FF3D08" w:rsidP="00534EE8">
            <w:pPr>
              <w:spacing w:line="400" w:lineRule="exact"/>
              <w:jc w:val="center"/>
              <w:rPr>
                <w:szCs w:val="21"/>
              </w:rPr>
            </w:pPr>
          </w:p>
        </w:tc>
        <w:tc>
          <w:tcPr>
            <w:tcW w:w="2693" w:type="dxa"/>
            <w:shd w:val="clear" w:color="auto" w:fill="auto"/>
          </w:tcPr>
          <w:p w:rsidR="00FF3D08" w:rsidRPr="007A724B" w:rsidRDefault="00FF3D08" w:rsidP="00534EE8">
            <w:pPr>
              <w:spacing w:line="400" w:lineRule="exact"/>
              <w:jc w:val="left"/>
              <w:rPr>
                <w:szCs w:val="21"/>
              </w:rPr>
            </w:pPr>
            <w:r w:rsidRPr="007A724B">
              <w:rPr>
                <w:rFonts w:hint="eastAsia"/>
                <w:szCs w:val="21"/>
              </w:rPr>
              <w:lastRenderedPageBreak/>
              <w:t>2</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34EE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AD2596">
            <w:pPr>
              <w:spacing w:line="400" w:lineRule="exact"/>
              <w:jc w:val="left"/>
              <w:rPr>
                <w:szCs w:val="21"/>
              </w:rPr>
            </w:pPr>
            <w:r w:rsidRPr="007A724B">
              <w:rPr>
                <w:rFonts w:hint="eastAsia"/>
                <w:szCs w:val="21"/>
              </w:rPr>
              <w:t>若俩门控器都通讯异常或都数据无效，则显示通讯异</w:t>
            </w:r>
            <w:r w:rsidRPr="007A724B">
              <w:rPr>
                <w:rFonts w:hint="eastAsia"/>
                <w:szCs w:val="21"/>
              </w:rPr>
              <w:lastRenderedPageBreak/>
              <w:t>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lastRenderedPageBreak/>
              <w:t>3</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0x*61/7/3</w:t>
            </w:r>
          </w:p>
          <w:p w:rsidR="00FF3D08" w:rsidRPr="007A724B" w:rsidRDefault="00FF3D08" w:rsidP="00541CC8">
            <w:pPr>
              <w:spacing w:line="400" w:lineRule="exact"/>
              <w:jc w:val="center"/>
              <w:rPr>
                <w:szCs w:val="21"/>
              </w:rPr>
            </w:pPr>
            <w:r w:rsidRPr="007A724B">
              <w:rPr>
                <w:rFonts w:hint="eastAsia"/>
                <w:szCs w:val="21"/>
              </w:rPr>
              <w:t>0x*71/7/3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0x*61/7/2</w:t>
            </w:r>
          </w:p>
          <w:p w:rsidR="00FF3D08" w:rsidRPr="007A724B" w:rsidRDefault="00FF3D08" w:rsidP="00541CC8">
            <w:pPr>
              <w:spacing w:line="400" w:lineRule="exact"/>
              <w:jc w:val="center"/>
              <w:rPr>
                <w:szCs w:val="21"/>
              </w:rPr>
            </w:pPr>
            <w:r w:rsidRPr="007A724B">
              <w:rPr>
                <w:rFonts w:hint="eastAsia"/>
                <w:szCs w:val="21"/>
              </w:rPr>
              <w:t>0x*71/7/2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0x*61/7/6-7</w:t>
            </w:r>
          </w:p>
          <w:p w:rsidR="00FF3D08" w:rsidRPr="007A724B" w:rsidRDefault="00FF3D08" w:rsidP="00541CC8">
            <w:pPr>
              <w:spacing w:line="400" w:lineRule="exact"/>
              <w:jc w:val="center"/>
              <w:rPr>
                <w:szCs w:val="21"/>
              </w:rPr>
            </w:pPr>
            <w:r w:rsidRPr="007A724B">
              <w:rPr>
                <w:rFonts w:hint="eastAsia"/>
                <w:szCs w:val="21"/>
              </w:rPr>
              <w:t>0x*71/7/6-7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0x*61/7/4-5</w:t>
            </w:r>
          </w:p>
          <w:p w:rsidR="00FF3D08" w:rsidRPr="007A724B" w:rsidRDefault="00FF3D08" w:rsidP="00541CC8">
            <w:pPr>
              <w:spacing w:line="400" w:lineRule="exact"/>
              <w:jc w:val="center"/>
              <w:rPr>
                <w:szCs w:val="21"/>
              </w:rPr>
            </w:pPr>
            <w:r w:rsidRPr="007A724B">
              <w:rPr>
                <w:rFonts w:hint="eastAsia"/>
                <w:szCs w:val="21"/>
              </w:rPr>
              <w:t>0x*71/7/4-5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0x*60/9/1-2</w:t>
            </w:r>
          </w:p>
          <w:p w:rsidR="00FF3D08" w:rsidRPr="007A724B" w:rsidRDefault="00FF3D08" w:rsidP="00541CC8">
            <w:pPr>
              <w:spacing w:line="400" w:lineRule="exact"/>
              <w:jc w:val="center"/>
              <w:rPr>
                <w:szCs w:val="21"/>
              </w:rPr>
            </w:pPr>
            <w:r w:rsidRPr="007A724B">
              <w:rPr>
                <w:rFonts w:hint="eastAsia"/>
                <w:szCs w:val="21"/>
              </w:rPr>
              <w:t>0x*70/9/1-2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0x*61/7/0</w:t>
            </w:r>
          </w:p>
          <w:p w:rsidR="00FF3D08" w:rsidRPr="007A724B" w:rsidRDefault="00FF3D08" w:rsidP="008B26DD">
            <w:pPr>
              <w:spacing w:line="400" w:lineRule="exact"/>
              <w:jc w:val="center"/>
              <w:rPr>
                <w:szCs w:val="21"/>
              </w:rPr>
            </w:pPr>
            <w:r w:rsidRPr="007A724B">
              <w:rPr>
                <w:rFonts w:hint="eastAsia"/>
                <w:szCs w:val="21"/>
              </w:rPr>
              <w:t>0x*71/7/0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t>3</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t>4</w:t>
            </w:r>
            <w:r w:rsidRPr="007A724B">
              <w:rPr>
                <w:rFonts w:hint="eastAsia"/>
                <w:szCs w:val="21"/>
              </w:rPr>
              <w:t>车车</w:t>
            </w:r>
            <w:r w:rsidRPr="007A724B">
              <w:rPr>
                <w:rFonts w:hint="eastAsia"/>
                <w:szCs w:val="21"/>
              </w:rPr>
              <w:lastRenderedPageBreak/>
              <w:t>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lastRenderedPageBreak/>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lastRenderedPageBreak/>
              <w:t>0x*61/9/3</w:t>
            </w:r>
          </w:p>
          <w:p w:rsidR="00FF3D08" w:rsidRPr="007A724B" w:rsidRDefault="00FF3D08" w:rsidP="00541CC8">
            <w:pPr>
              <w:spacing w:line="400" w:lineRule="exact"/>
              <w:jc w:val="center"/>
              <w:rPr>
                <w:szCs w:val="21"/>
              </w:rPr>
            </w:pPr>
            <w:r w:rsidRPr="007A724B">
              <w:rPr>
                <w:rFonts w:hint="eastAsia"/>
                <w:szCs w:val="21"/>
              </w:rPr>
              <w:t>0x*71/9/3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0x*61/9/2</w:t>
            </w:r>
          </w:p>
          <w:p w:rsidR="00FF3D08" w:rsidRPr="007A724B" w:rsidRDefault="00FF3D08" w:rsidP="00541CC8">
            <w:pPr>
              <w:spacing w:line="400" w:lineRule="exact"/>
              <w:jc w:val="center"/>
              <w:rPr>
                <w:szCs w:val="21"/>
              </w:rPr>
            </w:pPr>
            <w:r w:rsidRPr="007A724B">
              <w:rPr>
                <w:rFonts w:hint="eastAsia"/>
                <w:szCs w:val="21"/>
              </w:rPr>
              <w:t>0x*71/9/2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0x*61/9/6-7</w:t>
            </w:r>
          </w:p>
          <w:p w:rsidR="00FF3D08" w:rsidRPr="007A724B" w:rsidRDefault="00FF3D08" w:rsidP="00541CC8">
            <w:pPr>
              <w:spacing w:line="400" w:lineRule="exact"/>
              <w:jc w:val="center"/>
              <w:rPr>
                <w:szCs w:val="21"/>
              </w:rPr>
            </w:pPr>
            <w:r w:rsidRPr="007A724B">
              <w:rPr>
                <w:rFonts w:hint="eastAsia"/>
                <w:szCs w:val="21"/>
              </w:rPr>
              <w:t>0x*71/9/6-7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0x*61/9/4-5</w:t>
            </w:r>
          </w:p>
          <w:p w:rsidR="00FF3D08" w:rsidRPr="007A724B" w:rsidRDefault="00FF3D08" w:rsidP="00541CC8">
            <w:pPr>
              <w:spacing w:line="400" w:lineRule="exact"/>
              <w:jc w:val="center"/>
              <w:rPr>
                <w:szCs w:val="21"/>
              </w:rPr>
            </w:pPr>
            <w:r w:rsidRPr="007A724B">
              <w:rPr>
                <w:rFonts w:hint="eastAsia"/>
                <w:szCs w:val="21"/>
              </w:rPr>
              <w:t>0x*71/9/4-5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0x*60/12/1-2</w:t>
            </w:r>
          </w:p>
          <w:p w:rsidR="00FF3D08" w:rsidRPr="007A724B" w:rsidRDefault="00FF3D08" w:rsidP="00541CC8">
            <w:pPr>
              <w:spacing w:line="400" w:lineRule="exact"/>
              <w:jc w:val="center"/>
              <w:rPr>
                <w:szCs w:val="21"/>
              </w:rPr>
            </w:pPr>
            <w:r w:rsidRPr="007A724B">
              <w:rPr>
                <w:rFonts w:hint="eastAsia"/>
                <w:szCs w:val="21"/>
              </w:rPr>
              <w:t>0x*70/12/1-2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0x*61/9/0</w:t>
            </w:r>
          </w:p>
          <w:p w:rsidR="00FF3D08" w:rsidRPr="007A724B" w:rsidRDefault="00FF3D08" w:rsidP="008B26DD">
            <w:pPr>
              <w:spacing w:line="400" w:lineRule="exact"/>
              <w:jc w:val="center"/>
              <w:rPr>
                <w:szCs w:val="21"/>
              </w:rPr>
            </w:pPr>
            <w:r w:rsidRPr="007A724B">
              <w:rPr>
                <w:rFonts w:hint="eastAsia"/>
                <w:szCs w:val="21"/>
              </w:rPr>
              <w:t>0x*71/9/0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lastRenderedPageBreak/>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lastRenderedPageBreak/>
              <w:t>4</w:t>
            </w:r>
            <w:r w:rsidRPr="007A724B">
              <w:rPr>
                <w:rFonts w:hint="eastAsia"/>
                <w:szCs w:val="21"/>
              </w:rPr>
              <w:t>车主门控器通讯正常且数</w:t>
            </w:r>
            <w:r w:rsidRPr="007A724B">
              <w:rPr>
                <w:rFonts w:hint="eastAsia"/>
                <w:szCs w:val="21"/>
              </w:rPr>
              <w:lastRenderedPageBreak/>
              <w:t>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lastRenderedPageBreak/>
              <w:t>5</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0x*61/11/3</w:t>
            </w:r>
          </w:p>
          <w:p w:rsidR="00FF3D08" w:rsidRPr="007A724B" w:rsidRDefault="00FF3D08" w:rsidP="00541CC8">
            <w:pPr>
              <w:spacing w:line="400" w:lineRule="exact"/>
              <w:jc w:val="center"/>
              <w:rPr>
                <w:szCs w:val="21"/>
              </w:rPr>
            </w:pPr>
            <w:r w:rsidRPr="007A724B">
              <w:rPr>
                <w:rFonts w:hint="eastAsia"/>
                <w:szCs w:val="21"/>
              </w:rPr>
              <w:t>0x*71/11/3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0x*61/11/2</w:t>
            </w:r>
          </w:p>
          <w:p w:rsidR="00FF3D08" w:rsidRPr="007A724B" w:rsidRDefault="00FF3D08" w:rsidP="00541CC8">
            <w:pPr>
              <w:spacing w:line="400" w:lineRule="exact"/>
              <w:jc w:val="center"/>
              <w:rPr>
                <w:szCs w:val="21"/>
              </w:rPr>
            </w:pPr>
            <w:r w:rsidRPr="007A724B">
              <w:rPr>
                <w:rFonts w:hint="eastAsia"/>
                <w:szCs w:val="21"/>
              </w:rPr>
              <w:t>0x*71/11/2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0x*61/11/6-7</w:t>
            </w:r>
          </w:p>
          <w:p w:rsidR="00FF3D08" w:rsidRPr="007A724B" w:rsidRDefault="00FF3D08" w:rsidP="00541CC8">
            <w:pPr>
              <w:spacing w:line="400" w:lineRule="exact"/>
              <w:jc w:val="center"/>
              <w:rPr>
                <w:szCs w:val="21"/>
              </w:rPr>
            </w:pPr>
            <w:r w:rsidRPr="007A724B">
              <w:rPr>
                <w:rFonts w:hint="eastAsia"/>
                <w:szCs w:val="21"/>
              </w:rPr>
              <w:t>0x*71/11/6-7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0x*61/11/4-5</w:t>
            </w:r>
          </w:p>
          <w:p w:rsidR="00FF3D08" w:rsidRPr="007A724B" w:rsidRDefault="00FF3D08" w:rsidP="00541CC8">
            <w:pPr>
              <w:spacing w:line="400" w:lineRule="exact"/>
              <w:jc w:val="center"/>
              <w:rPr>
                <w:szCs w:val="21"/>
              </w:rPr>
            </w:pPr>
            <w:r w:rsidRPr="007A724B">
              <w:rPr>
                <w:rFonts w:hint="eastAsia"/>
                <w:szCs w:val="21"/>
              </w:rPr>
              <w:t>0x*71/11/4-5</w:t>
            </w:r>
          </w:p>
          <w:p w:rsidR="00FF3D08" w:rsidRPr="007A724B" w:rsidRDefault="00FF3D08" w:rsidP="00541CC8">
            <w:pPr>
              <w:spacing w:line="400" w:lineRule="exact"/>
              <w:jc w:val="center"/>
              <w:rPr>
                <w:szCs w:val="21"/>
              </w:rPr>
            </w:pPr>
            <w:r w:rsidRPr="007A724B">
              <w:rPr>
                <w:rFonts w:hint="eastAsia"/>
                <w:szCs w:val="21"/>
              </w:rPr>
              <w:t>障碍检测（取</w:t>
            </w:r>
            <w:r w:rsidRPr="007A724B">
              <w:rPr>
                <w:rFonts w:hint="eastAsia"/>
                <w:szCs w:val="21"/>
              </w:rPr>
              <w:lastRenderedPageBreak/>
              <w:t>或）：</w:t>
            </w:r>
          </w:p>
          <w:p w:rsidR="00FF3D08" w:rsidRPr="007A724B" w:rsidRDefault="00FF3D08" w:rsidP="00541CC8">
            <w:pPr>
              <w:spacing w:line="400" w:lineRule="exact"/>
              <w:jc w:val="center"/>
              <w:rPr>
                <w:szCs w:val="21"/>
              </w:rPr>
            </w:pPr>
            <w:r w:rsidRPr="007A724B">
              <w:rPr>
                <w:rFonts w:hint="eastAsia"/>
                <w:szCs w:val="21"/>
              </w:rPr>
              <w:t>0x*60/15/1-2</w:t>
            </w:r>
          </w:p>
          <w:p w:rsidR="00FF3D08" w:rsidRPr="007A724B" w:rsidRDefault="00FF3D08" w:rsidP="00541CC8">
            <w:pPr>
              <w:spacing w:line="400" w:lineRule="exact"/>
              <w:jc w:val="center"/>
              <w:rPr>
                <w:szCs w:val="21"/>
              </w:rPr>
            </w:pPr>
            <w:r w:rsidRPr="007A724B">
              <w:rPr>
                <w:rFonts w:hint="eastAsia"/>
                <w:szCs w:val="21"/>
              </w:rPr>
              <w:t>0x*70/15/1-2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0x*61/11/0</w:t>
            </w:r>
          </w:p>
          <w:p w:rsidR="00FF3D08" w:rsidRPr="007A724B" w:rsidRDefault="00FF3D08" w:rsidP="008B26DD">
            <w:pPr>
              <w:spacing w:line="400" w:lineRule="exact"/>
              <w:jc w:val="center"/>
              <w:rPr>
                <w:szCs w:val="21"/>
              </w:rPr>
            </w:pPr>
            <w:r w:rsidRPr="007A724B">
              <w:rPr>
                <w:rFonts w:hint="eastAsia"/>
                <w:szCs w:val="21"/>
              </w:rPr>
              <w:t>0x*71/11/0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t>5</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lastRenderedPageBreak/>
              <w:t>6</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0x*61/13/3</w:t>
            </w:r>
          </w:p>
          <w:p w:rsidR="00FF3D08" w:rsidRPr="007A724B" w:rsidRDefault="00FF3D08" w:rsidP="00541CC8">
            <w:pPr>
              <w:spacing w:line="400" w:lineRule="exact"/>
              <w:jc w:val="center"/>
              <w:rPr>
                <w:szCs w:val="21"/>
              </w:rPr>
            </w:pPr>
            <w:r w:rsidRPr="007A724B">
              <w:rPr>
                <w:rFonts w:hint="eastAsia"/>
                <w:szCs w:val="21"/>
              </w:rPr>
              <w:t>0x*71/13/3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0x*61/13/2</w:t>
            </w:r>
          </w:p>
          <w:p w:rsidR="00FF3D08" w:rsidRPr="007A724B" w:rsidRDefault="00FF3D08" w:rsidP="00541CC8">
            <w:pPr>
              <w:spacing w:line="400" w:lineRule="exact"/>
              <w:jc w:val="center"/>
              <w:rPr>
                <w:szCs w:val="21"/>
              </w:rPr>
            </w:pPr>
            <w:r w:rsidRPr="007A724B">
              <w:rPr>
                <w:rFonts w:hint="eastAsia"/>
                <w:szCs w:val="21"/>
              </w:rPr>
              <w:t>0x*71/13/2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0x*61/13/6-7</w:t>
            </w:r>
          </w:p>
          <w:p w:rsidR="00FF3D08" w:rsidRPr="007A724B" w:rsidRDefault="00FF3D08" w:rsidP="00541CC8">
            <w:pPr>
              <w:spacing w:line="400" w:lineRule="exact"/>
              <w:jc w:val="center"/>
              <w:rPr>
                <w:szCs w:val="21"/>
              </w:rPr>
            </w:pPr>
            <w:r w:rsidRPr="007A724B">
              <w:rPr>
                <w:rFonts w:hint="eastAsia"/>
                <w:szCs w:val="21"/>
              </w:rPr>
              <w:t>0x*71/13/6-7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0x*61/13/4-5</w:t>
            </w:r>
          </w:p>
          <w:p w:rsidR="00FF3D08" w:rsidRPr="007A724B" w:rsidRDefault="00FF3D08" w:rsidP="00541CC8">
            <w:pPr>
              <w:spacing w:line="400" w:lineRule="exact"/>
              <w:jc w:val="center"/>
              <w:rPr>
                <w:szCs w:val="21"/>
              </w:rPr>
            </w:pPr>
            <w:r w:rsidRPr="007A724B">
              <w:rPr>
                <w:rFonts w:hint="eastAsia"/>
                <w:szCs w:val="21"/>
              </w:rPr>
              <w:t>0x*71/13/4-5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0x*60/18/1-2</w:t>
            </w:r>
          </w:p>
          <w:p w:rsidR="00FF3D08" w:rsidRPr="007A724B" w:rsidRDefault="00FF3D08" w:rsidP="00541CC8">
            <w:pPr>
              <w:spacing w:line="400" w:lineRule="exact"/>
              <w:jc w:val="center"/>
              <w:rPr>
                <w:szCs w:val="21"/>
              </w:rPr>
            </w:pPr>
            <w:r w:rsidRPr="007A724B">
              <w:rPr>
                <w:rFonts w:hint="eastAsia"/>
                <w:szCs w:val="21"/>
              </w:rPr>
              <w:t>0x*70/18/1-2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0x*61/13/0</w:t>
            </w:r>
          </w:p>
          <w:p w:rsidR="00FF3D08" w:rsidRPr="007A724B" w:rsidRDefault="00FF3D08" w:rsidP="008B26DD">
            <w:pPr>
              <w:spacing w:line="400" w:lineRule="exact"/>
              <w:jc w:val="center"/>
              <w:rPr>
                <w:szCs w:val="21"/>
              </w:rPr>
            </w:pPr>
            <w:r w:rsidRPr="007A724B">
              <w:rPr>
                <w:rFonts w:hint="eastAsia"/>
                <w:szCs w:val="21"/>
              </w:rPr>
              <w:t>0x*71/13/0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t>6</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t>7</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0x*61/15/3</w:t>
            </w:r>
          </w:p>
          <w:p w:rsidR="00FF3D08" w:rsidRPr="007A724B" w:rsidRDefault="00FF3D08" w:rsidP="00541CC8">
            <w:pPr>
              <w:spacing w:line="400" w:lineRule="exact"/>
              <w:jc w:val="center"/>
              <w:rPr>
                <w:szCs w:val="21"/>
              </w:rPr>
            </w:pPr>
            <w:r w:rsidRPr="007A724B">
              <w:rPr>
                <w:rFonts w:hint="eastAsia"/>
                <w:szCs w:val="21"/>
              </w:rPr>
              <w:t>0x*71/15/3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0x*61/15/2</w:t>
            </w:r>
          </w:p>
          <w:p w:rsidR="00FF3D08" w:rsidRPr="007A724B" w:rsidRDefault="00FF3D08" w:rsidP="00541CC8">
            <w:pPr>
              <w:spacing w:line="400" w:lineRule="exact"/>
              <w:jc w:val="center"/>
              <w:rPr>
                <w:szCs w:val="21"/>
              </w:rPr>
            </w:pPr>
            <w:r w:rsidRPr="007A724B">
              <w:rPr>
                <w:rFonts w:hint="eastAsia"/>
                <w:szCs w:val="21"/>
              </w:rPr>
              <w:t>0x*71/15/2</w:t>
            </w:r>
          </w:p>
          <w:p w:rsidR="00FF3D08" w:rsidRPr="007A724B" w:rsidRDefault="00FF3D08" w:rsidP="005668DA">
            <w:pPr>
              <w:spacing w:line="400" w:lineRule="exact"/>
              <w:jc w:val="center"/>
              <w:rPr>
                <w:szCs w:val="21"/>
              </w:rPr>
            </w:pPr>
            <w:r w:rsidRPr="007A724B">
              <w:rPr>
                <w:rFonts w:hint="eastAsia"/>
                <w:szCs w:val="21"/>
              </w:rPr>
              <w:lastRenderedPageBreak/>
              <w:t>故障（取或）：</w:t>
            </w:r>
          </w:p>
          <w:p w:rsidR="00FF3D08" w:rsidRPr="007A724B" w:rsidRDefault="00FF3D08" w:rsidP="005668DA">
            <w:pPr>
              <w:spacing w:line="400" w:lineRule="exact"/>
              <w:jc w:val="center"/>
              <w:rPr>
                <w:szCs w:val="21"/>
              </w:rPr>
            </w:pPr>
            <w:r w:rsidRPr="007A724B">
              <w:rPr>
                <w:rFonts w:hint="eastAsia"/>
                <w:szCs w:val="21"/>
              </w:rPr>
              <w:t>0x*61/15/6-7</w:t>
            </w:r>
          </w:p>
          <w:p w:rsidR="00FF3D08" w:rsidRPr="007A724B" w:rsidRDefault="00FF3D08" w:rsidP="00541CC8">
            <w:pPr>
              <w:spacing w:line="400" w:lineRule="exact"/>
              <w:jc w:val="center"/>
              <w:rPr>
                <w:szCs w:val="21"/>
              </w:rPr>
            </w:pPr>
            <w:r w:rsidRPr="007A724B">
              <w:rPr>
                <w:rFonts w:hint="eastAsia"/>
                <w:szCs w:val="21"/>
              </w:rPr>
              <w:t>0x*71/15/6-7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0x*61/15/4-5</w:t>
            </w:r>
          </w:p>
          <w:p w:rsidR="00FF3D08" w:rsidRPr="007A724B" w:rsidRDefault="00FF3D08" w:rsidP="00541CC8">
            <w:pPr>
              <w:spacing w:line="400" w:lineRule="exact"/>
              <w:jc w:val="center"/>
              <w:rPr>
                <w:szCs w:val="21"/>
              </w:rPr>
            </w:pPr>
            <w:r w:rsidRPr="007A724B">
              <w:rPr>
                <w:rFonts w:hint="eastAsia"/>
                <w:szCs w:val="21"/>
              </w:rPr>
              <w:t>0x*71/15/4-5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0x*60/21/1-2</w:t>
            </w:r>
          </w:p>
          <w:p w:rsidR="00FF3D08" w:rsidRPr="007A724B" w:rsidRDefault="00FF3D08" w:rsidP="00541CC8">
            <w:pPr>
              <w:spacing w:line="400" w:lineRule="exact"/>
              <w:jc w:val="center"/>
              <w:rPr>
                <w:szCs w:val="21"/>
              </w:rPr>
            </w:pPr>
            <w:r w:rsidRPr="007A724B">
              <w:rPr>
                <w:rFonts w:hint="eastAsia"/>
                <w:szCs w:val="21"/>
              </w:rPr>
              <w:t>0x*70/21/1-2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0x*61/15/0</w:t>
            </w:r>
          </w:p>
          <w:p w:rsidR="00FF3D08" w:rsidRPr="007A724B" w:rsidRDefault="00FF3D08" w:rsidP="008B26DD">
            <w:pPr>
              <w:spacing w:line="400" w:lineRule="exact"/>
              <w:jc w:val="center"/>
              <w:rPr>
                <w:szCs w:val="21"/>
              </w:rPr>
            </w:pPr>
            <w:r w:rsidRPr="007A724B">
              <w:rPr>
                <w:rFonts w:hint="eastAsia"/>
                <w:szCs w:val="21"/>
              </w:rPr>
              <w:t>0x*71/15/0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w:t>
            </w:r>
            <w:r w:rsidRPr="007A724B">
              <w:rPr>
                <w:rFonts w:hint="eastAsia"/>
                <w:szCs w:val="21"/>
              </w:rPr>
              <w:lastRenderedPageBreak/>
              <w:t>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lastRenderedPageBreak/>
              <w:t>7</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lastRenderedPageBreak/>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lastRenderedPageBreak/>
              <w:t>8</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0x*61/17/3</w:t>
            </w:r>
          </w:p>
          <w:p w:rsidR="00FF3D08" w:rsidRPr="007A724B" w:rsidRDefault="00FF3D08" w:rsidP="00541CC8">
            <w:pPr>
              <w:spacing w:line="400" w:lineRule="exact"/>
              <w:jc w:val="center"/>
              <w:rPr>
                <w:szCs w:val="21"/>
              </w:rPr>
            </w:pPr>
            <w:r w:rsidRPr="007A724B">
              <w:rPr>
                <w:rFonts w:hint="eastAsia"/>
                <w:szCs w:val="21"/>
              </w:rPr>
              <w:t>0x*71/17/3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0x*61/17/2</w:t>
            </w:r>
          </w:p>
          <w:p w:rsidR="00FF3D08" w:rsidRPr="007A724B" w:rsidRDefault="00FF3D08" w:rsidP="00541CC8">
            <w:pPr>
              <w:spacing w:line="400" w:lineRule="exact"/>
              <w:jc w:val="center"/>
              <w:rPr>
                <w:szCs w:val="21"/>
              </w:rPr>
            </w:pPr>
            <w:r w:rsidRPr="007A724B">
              <w:rPr>
                <w:rFonts w:hint="eastAsia"/>
                <w:szCs w:val="21"/>
              </w:rPr>
              <w:t>0x*71/17/2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0x*61/17/6-7</w:t>
            </w:r>
          </w:p>
          <w:p w:rsidR="00FF3D08" w:rsidRPr="007A724B" w:rsidRDefault="00FF3D08" w:rsidP="00541CC8">
            <w:pPr>
              <w:spacing w:line="400" w:lineRule="exact"/>
              <w:jc w:val="center"/>
              <w:rPr>
                <w:szCs w:val="21"/>
              </w:rPr>
            </w:pPr>
            <w:r w:rsidRPr="007A724B">
              <w:rPr>
                <w:rFonts w:hint="eastAsia"/>
                <w:szCs w:val="21"/>
              </w:rPr>
              <w:t>0x*71/17/6-7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0x*61/17/4-5</w:t>
            </w:r>
          </w:p>
          <w:p w:rsidR="00FF3D08" w:rsidRPr="007A724B" w:rsidRDefault="00FF3D08" w:rsidP="00541CC8">
            <w:pPr>
              <w:spacing w:line="400" w:lineRule="exact"/>
              <w:jc w:val="center"/>
              <w:rPr>
                <w:szCs w:val="21"/>
              </w:rPr>
            </w:pPr>
            <w:r w:rsidRPr="007A724B">
              <w:rPr>
                <w:rFonts w:hint="eastAsia"/>
                <w:szCs w:val="21"/>
              </w:rPr>
              <w:t>0x*71/17/4-5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0x*60/24/1-2</w:t>
            </w:r>
          </w:p>
          <w:p w:rsidR="00FF3D08" w:rsidRPr="007A724B" w:rsidRDefault="00FF3D08" w:rsidP="00541CC8">
            <w:pPr>
              <w:spacing w:line="400" w:lineRule="exact"/>
              <w:jc w:val="center"/>
              <w:rPr>
                <w:szCs w:val="21"/>
              </w:rPr>
            </w:pPr>
            <w:r w:rsidRPr="007A724B">
              <w:rPr>
                <w:rFonts w:hint="eastAsia"/>
                <w:szCs w:val="21"/>
              </w:rPr>
              <w:t>0x*70/24/1-2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0x*61/17/0</w:t>
            </w:r>
          </w:p>
          <w:p w:rsidR="00FF3D08" w:rsidRPr="007A724B" w:rsidRDefault="00FF3D08" w:rsidP="008B26DD">
            <w:pPr>
              <w:spacing w:line="400" w:lineRule="exact"/>
              <w:jc w:val="center"/>
              <w:rPr>
                <w:szCs w:val="21"/>
              </w:rPr>
            </w:pPr>
            <w:r w:rsidRPr="007A724B">
              <w:rPr>
                <w:rFonts w:hint="eastAsia"/>
                <w:szCs w:val="21"/>
              </w:rPr>
              <w:lastRenderedPageBreak/>
              <w:t>0x*71/17/0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t>8</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lastRenderedPageBreak/>
              <w:t>9</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0x*61/19/3</w:t>
            </w:r>
          </w:p>
          <w:p w:rsidR="00FF3D08" w:rsidRPr="007A724B" w:rsidRDefault="00FF3D08" w:rsidP="00541CC8">
            <w:pPr>
              <w:spacing w:line="400" w:lineRule="exact"/>
              <w:jc w:val="center"/>
              <w:rPr>
                <w:szCs w:val="21"/>
              </w:rPr>
            </w:pPr>
            <w:r w:rsidRPr="007A724B">
              <w:rPr>
                <w:rFonts w:hint="eastAsia"/>
                <w:szCs w:val="21"/>
              </w:rPr>
              <w:t>0x*71/19/3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0x*61/19/2</w:t>
            </w:r>
          </w:p>
          <w:p w:rsidR="00FF3D08" w:rsidRPr="007A724B" w:rsidRDefault="00FF3D08" w:rsidP="00541CC8">
            <w:pPr>
              <w:spacing w:line="400" w:lineRule="exact"/>
              <w:jc w:val="center"/>
              <w:rPr>
                <w:szCs w:val="21"/>
              </w:rPr>
            </w:pPr>
            <w:r w:rsidRPr="007A724B">
              <w:rPr>
                <w:rFonts w:hint="eastAsia"/>
                <w:szCs w:val="21"/>
              </w:rPr>
              <w:t>0x*71/19/2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0x*61/19/6-7</w:t>
            </w:r>
          </w:p>
          <w:p w:rsidR="00FF3D08" w:rsidRPr="007A724B" w:rsidRDefault="00FF3D08" w:rsidP="00541CC8">
            <w:pPr>
              <w:spacing w:line="400" w:lineRule="exact"/>
              <w:jc w:val="center"/>
              <w:rPr>
                <w:szCs w:val="21"/>
              </w:rPr>
            </w:pPr>
            <w:r w:rsidRPr="007A724B">
              <w:rPr>
                <w:rFonts w:hint="eastAsia"/>
                <w:szCs w:val="21"/>
              </w:rPr>
              <w:t>0x*71/19/6-7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t>0x*61/19/4-5</w:t>
            </w:r>
          </w:p>
          <w:p w:rsidR="00FF3D08" w:rsidRPr="007A724B" w:rsidRDefault="00FF3D08" w:rsidP="00541CC8">
            <w:pPr>
              <w:spacing w:line="400" w:lineRule="exact"/>
              <w:jc w:val="center"/>
              <w:rPr>
                <w:szCs w:val="21"/>
              </w:rPr>
            </w:pPr>
            <w:r w:rsidRPr="007A724B">
              <w:rPr>
                <w:rFonts w:hint="eastAsia"/>
                <w:szCs w:val="21"/>
              </w:rPr>
              <w:t>0x*71/19/4-5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0x*60/27/1-2</w:t>
            </w:r>
          </w:p>
          <w:p w:rsidR="00FF3D08" w:rsidRPr="007A724B" w:rsidRDefault="00FF3D08" w:rsidP="00541CC8">
            <w:pPr>
              <w:spacing w:line="400" w:lineRule="exact"/>
              <w:jc w:val="center"/>
              <w:rPr>
                <w:szCs w:val="21"/>
              </w:rPr>
            </w:pPr>
            <w:r w:rsidRPr="007A724B">
              <w:rPr>
                <w:rFonts w:hint="eastAsia"/>
                <w:szCs w:val="21"/>
              </w:rPr>
              <w:t>0x*70/27/1-2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0x*61/19/0</w:t>
            </w:r>
          </w:p>
          <w:p w:rsidR="00FF3D08" w:rsidRPr="007A724B" w:rsidRDefault="00FF3D08" w:rsidP="008B26DD">
            <w:pPr>
              <w:spacing w:line="400" w:lineRule="exact"/>
              <w:jc w:val="center"/>
              <w:rPr>
                <w:szCs w:val="21"/>
              </w:rPr>
            </w:pPr>
            <w:r w:rsidRPr="007A724B">
              <w:rPr>
                <w:rFonts w:hint="eastAsia"/>
                <w:szCs w:val="21"/>
              </w:rPr>
              <w:t>0x*71/19/0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t>9</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541CC8">
            <w:pPr>
              <w:spacing w:line="400" w:lineRule="exact"/>
              <w:jc w:val="center"/>
              <w:rPr>
                <w:szCs w:val="21"/>
              </w:rPr>
            </w:pPr>
            <w:r w:rsidRPr="007A724B">
              <w:rPr>
                <w:rFonts w:hint="eastAsia"/>
                <w:szCs w:val="21"/>
              </w:rPr>
              <w:t>10</w:t>
            </w:r>
            <w:r w:rsidRPr="007A724B">
              <w:rPr>
                <w:rFonts w:hint="eastAsia"/>
                <w:szCs w:val="21"/>
              </w:rPr>
              <w:t>车车门</w:t>
            </w:r>
          </w:p>
        </w:tc>
        <w:tc>
          <w:tcPr>
            <w:tcW w:w="963" w:type="dxa"/>
            <w:vAlign w:val="center"/>
          </w:tcPr>
          <w:p w:rsidR="00FF3D08" w:rsidRPr="007A724B" w:rsidRDefault="00FF3D08" w:rsidP="00541CC8">
            <w:pPr>
              <w:spacing w:line="400" w:lineRule="exact"/>
              <w:jc w:val="center"/>
              <w:rPr>
                <w:szCs w:val="21"/>
              </w:rPr>
            </w:pPr>
            <w:r w:rsidRPr="007A724B">
              <w:rPr>
                <w:rFonts w:hint="eastAsia"/>
                <w:szCs w:val="21"/>
              </w:rPr>
              <w:t>EDCU</w:t>
            </w:r>
          </w:p>
        </w:tc>
        <w:tc>
          <w:tcPr>
            <w:tcW w:w="1701" w:type="dxa"/>
          </w:tcPr>
          <w:p w:rsidR="00FF3D08" w:rsidRPr="007A724B" w:rsidRDefault="00FF3D08" w:rsidP="00541CC8">
            <w:pPr>
              <w:spacing w:line="400" w:lineRule="exact"/>
              <w:jc w:val="center"/>
              <w:rPr>
                <w:szCs w:val="21"/>
              </w:rPr>
            </w:pPr>
            <w:r w:rsidRPr="007A724B">
              <w:rPr>
                <w:rFonts w:hint="eastAsia"/>
                <w:szCs w:val="21"/>
              </w:rPr>
              <w:t>切除：</w:t>
            </w:r>
          </w:p>
          <w:p w:rsidR="00FF3D08" w:rsidRPr="007A724B" w:rsidRDefault="00FF3D08" w:rsidP="00541CC8">
            <w:pPr>
              <w:spacing w:line="400" w:lineRule="exact"/>
              <w:jc w:val="center"/>
              <w:rPr>
                <w:szCs w:val="21"/>
              </w:rPr>
            </w:pPr>
            <w:r w:rsidRPr="007A724B">
              <w:rPr>
                <w:rFonts w:hint="eastAsia"/>
                <w:szCs w:val="21"/>
              </w:rPr>
              <w:t>0x*61/21/3</w:t>
            </w:r>
          </w:p>
          <w:p w:rsidR="00FF3D08" w:rsidRPr="007A724B" w:rsidRDefault="00FF3D08" w:rsidP="00541CC8">
            <w:pPr>
              <w:spacing w:line="400" w:lineRule="exact"/>
              <w:jc w:val="center"/>
              <w:rPr>
                <w:szCs w:val="21"/>
              </w:rPr>
            </w:pPr>
            <w:r w:rsidRPr="007A724B">
              <w:rPr>
                <w:rFonts w:hint="eastAsia"/>
                <w:szCs w:val="21"/>
              </w:rPr>
              <w:t>0x*71/21/3</w:t>
            </w:r>
          </w:p>
          <w:p w:rsidR="00FF3D08" w:rsidRPr="007A724B" w:rsidRDefault="00FF3D08" w:rsidP="00541CC8">
            <w:pPr>
              <w:spacing w:line="400" w:lineRule="exact"/>
              <w:jc w:val="center"/>
              <w:rPr>
                <w:szCs w:val="21"/>
              </w:rPr>
            </w:pPr>
            <w:r w:rsidRPr="007A724B">
              <w:rPr>
                <w:rFonts w:hint="eastAsia"/>
                <w:szCs w:val="21"/>
              </w:rPr>
              <w:t>紧急解锁：</w:t>
            </w:r>
          </w:p>
          <w:p w:rsidR="00FF3D08" w:rsidRPr="007A724B" w:rsidRDefault="00FF3D08" w:rsidP="00541CC8">
            <w:pPr>
              <w:spacing w:line="400" w:lineRule="exact"/>
              <w:jc w:val="center"/>
              <w:rPr>
                <w:szCs w:val="21"/>
              </w:rPr>
            </w:pPr>
            <w:r w:rsidRPr="007A724B">
              <w:rPr>
                <w:rFonts w:hint="eastAsia"/>
                <w:szCs w:val="21"/>
              </w:rPr>
              <w:t>0x*61/21/2</w:t>
            </w:r>
          </w:p>
          <w:p w:rsidR="00FF3D08" w:rsidRPr="007A724B" w:rsidRDefault="00FF3D08" w:rsidP="00541CC8">
            <w:pPr>
              <w:spacing w:line="400" w:lineRule="exact"/>
              <w:jc w:val="center"/>
              <w:rPr>
                <w:szCs w:val="21"/>
              </w:rPr>
            </w:pPr>
            <w:r w:rsidRPr="007A724B">
              <w:rPr>
                <w:rFonts w:hint="eastAsia"/>
                <w:szCs w:val="21"/>
              </w:rPr>
              <w:t>0x*71/21/2</w:t>
            </w:r>
          </w:p>
          <w:p w:rsidR="00FF3D08" w:rsidRPr="007A724B" w:rsidRDefault="00FF3D08" w:rsidP="005668DA">
            <w:pPr>
              <w:spacing w:line="400" w:lineRule="exact"/>
              <w:jc w:val="center"/>
              <w:rPr>
                <w:szCs w:val="21"/>
              </w:rPr>
            </w:pPr>
            <w:r w:rsidRPr="007A724B">
              <w:rPr>
                <w:rFonts w:hint="eastAsia"/>
                <w:szCs w:val="21"/>
              </w:rPr>
              <w:t>故障（取或）：</w:t>
            </w:r>
          </w:p>
          <w:p w:rsidR="00FF3D08" w:rsidRPr="007A724B" w:rsidRDefault="00FF3D08" w:rsidP="005668DA">
            <w:pPr>
              <w:spacing w:line="400" w:lineRule="exact"/>
              <w:jc w:val="center"/>
              <w:rPr>
                <w:szCs w:val="21"/>
              </w:rPr>
            </w:pPr>
            <w:r w:rsidRPr="007A724B">
              <w:rPr>
                <w:rFonts w:hint="eastAsia"/>
                <w:szCs w:val="21"/>
              </w:rPr>
              <w:t>0x*61/21/6-7</w:t>
            </w:r>
          </w:p>
          <w:p w:rsidR="00FF3D08" w:rsidRPr="007A724B" w:rsidRDefault="00FF3D08" w:rsidP="00541CC8">
            <w:pPr>
              <w:spacing w:line="400" w:lineRule="exact"/>
              <w:jc w:val="center"/>
              <w:rPr>
                <w:szCs w:val="21"/>
              </w:rPr>
            </w:pPr>
            <w:r w:rsidRPr="007A724B">
              <w:rPr>
                <w:rFonts w:hint="eastAsia"/>
                <w:szCs w:val="21"/>
              </w:rPr>
              <w:t>0x*71/21/6-7</w:t>
            </w:r>
          </w:p>
          <w:p w:rsidR="00FF3D08" w:rsidRPr="007A724B" w:rsidRDefault="00FF3D08" w:rsidP="00541CC8">
            <w:pPr>
              <w:spacing w:line="400" w:lineRule="exact"/>
              <w:jc w:val="center"/>
              <w:rPr>
                <w:szCs w:val="21"/>
              </w:rPr>
            </w:pPr>
            <w:r w:rsidRPr="007A724B">
              <w:rPr>
                <w:rFonts w:hint="eastAsia"/>
                <w:szCs w:val="21"/>
              </w:rPr>
              <w:t>障碍检测中（取或）：</w:t>
            </w:r>
          </w:p>
          <w:p w:rsidR="00FF3D08" w:rsidRPr="007A724B" w:rsidRDefault="00FF3D08" w:rsidP="00541CC8">
            <w:pPr>
              <w:spacing w:line="400" w:lineRule="exact"/>
              <w:jc w:val="center"/>
              <w:rPr>
                <w:szCs w:val="21"/>
              </w:rPr>
            </w:pPr>
            <w:r w:rsidRPr="007A724B">
              <w:rPr>
                <w:rFonts w:hint="eastAsia"/>
                <w:szCs w:val="21"/>
              </w:rPr>
              <w:lastRenderedPageBreak/>
              <w:t>0x*61/21/4-5</w:t>
            </w:r>
          </w:p>
          <w:p w:rsidR="00FF3D08" w:rsidRPr="007A724B" w:rsidRDefault="00FF3D08" w:rsidP="00541CC8">
            <w:pPr>
              <w:spacing w:line="400" w:lineRule="exact"/>
              <w:jc w:val="center"/>
              <w:rPr>
                <w:szCs w:val="21"/>
              </w:rPr>
            </w:pPr>
            <w:r w:rsidRPr="007A724B">
              <w:rPr>
                <w:rFonts w:hint="eastAsia"/>
                <w:szCs w:val="21"/>
              </w:rPr>
              <w:t>0x*71/21/4-5</w:t>
            </w:r>
          </w:p>
          <w:p w:rsidR="00FF3D08" w:rsidRPr="007A724B" w:rsidRDefault="00FF3D08" w:rsidP="00541CC8">
            <w:pPr>
              <w:spacing w:line="400" w:lineRule="exact"/>
              <w:jc w:val="center"/>
              <w:rPr>
                <w:szCs w:val="21"/>
              </w:rPr>
            </w:pPr>
            <w:r w:rsidRPr="007A724B">
              <w:rPr>
                <w:rFonts w:hint="eastAsia"/>
                <w:szCs w:val="21"/>
              </w:rPr>
              <w:t>障碍检测（取或）：</w:t>
            </w:r>
          </w:p>
          <w:p w:rsidR="00FF3D08" w:rsidRPr="007A724B" w:rsidRDefault="00FF3D08" w:rsidP="00541CC8">
            <w:pPr>
              <w:spacing w:line="400" w:lineRule="exact"/>
              <w:jc w:val="center"/>
              <w:rPr>
                <w:szCs w:val="21"/>
              </w:rPr>
            </w:pPr>
            <w:r w:rsidRPr="007A724B">
              <w:rPr>
                <w:rFonts w:hint="eastAsia"/>
                <w:szCs w:val="21"/>
              </w:rPr>
              <w:t>0x*60/30/1-2</w:t>
            </w:r>
          </w:p>
          <w:p w:rsidR="00FF3D08" w:rsidRPr="007A724B" w:rsidRDefault="00FF3D08" w:rsidP="00541CC8">
            <w:pPr>
              <w:spacing w:line="400" w:lineRule="exact"/>
              <w:jc w:val="center"/>
              <w:rPr>
                <w:szCs w:val="21"/>
              </w:rPr>
            </w:pPr>
            <w:r w:rsidRPr="007A724B">
              <w:rPr>
                <w:rFonts w:hint="eastAsia"/>
                <w:szCs w:val="21"/>
              </w:rPr>
              <w:t>0x*70/30/1-2</w:t>
            </w:r>
          </w:p>
          <w:p w:rsidR="00FF3D08" w:rsidRPr="007A724B" w:rsidRDefault="00FF3D08" w:rsidP="00541CC8">
            <w:pPr>
              <w:spacing w:line="400" w:lineRule="exact"/>
              <w:jc w:val="center"/>
              <w:rPr>
                <w:szCs w:val="21"/>
              </w:rPr>
            </w:pPr>
            <w:r w:rsidRPr="007A724B">
              <w:rPr>
                <w:rFonts w:hint="eastAsia"/>
                <w:szCs w:val="21"/>
              </w:rPr>
              <w:t>门开关：</w:t>
            </w:r>
          </w:p>
          <w:p w:rsidR="00FF3D08" w:rsidRPr="007A724B" w:rsidRDefault="00FF3D08" w:rsidP="00541CC8">
            <w:pPr>
              <w:spacing w:line="400" w:lineRule="exact"/>
              <w:jc w:val="center"/>
              <w:rPr>
                <w:szCs w:val="21"/>
              </w:rPr>
            </w:pPr>
            <w:r w:rsidRPr="007A724B">
              <w:rPr>
                <w:rFonts w:hint="eastAsia"/>
                <w:szCs w:val="21"/>
              </w:rPr>
              <w:t>0x*61/21/0</w:t>
            </w:r>
          </w:p>
          <w:p w:rsidR="00FF3D08" w:rsidRPr="007A724B" w:rsidRDefault="00FF3D08" w:rsidP="008B26DD">
            <w:pPr>
              <w:spacing w:line="400" w:lineRule="exact"/>
              <w:jc w:val="center"/>
              <w:rPr>
                <w:szCs w:val="21"/>
              </w:rPr>
            </w:pPr>
            <w:r w:rsidRPr="007A724B">
              <w:rPr>
                <w:rFonts w:hint="eastAsia"/>
                <w:szCs w:val="21"/>
              </w:rPr>
              <w:t>0x*71/21/0</w:t>
            </w:r>
          </w:p>
          <w:p w:rsidR="00FF3D08" w:rsidRPr="007A724B" w:rsidRDefault="00FF3D08" w:rsidP="008B26DD">
            <w:pPr>
              <w:spacing w:line="400" w:lineRule="exact"/>
              <w:jc w:val="center"/>
              <w:rPr>
                <w:szCs w:val="21"/>
              </w:rPr>
            </w:pPr>
            <w:r w:rsidRPr="007A724B">
              <w:rPr>
                <w:rFonts w:hint="eastAsia"/>
                <w:szCs w:val="21"/>
              </w:rPr>
              <w:t>（</w:t>
            </w:r>
            <w:r w:rsidRPr="007A724B">
              <w:rPr>
                <w:rFonts w:hint="eastAsia"/>
                <w:szCs w:val="21"/>
              </w:rPr>
              <w:t>*=1/2/3/4/5/6</w:t>
            </w:r>
            <w:r w:rsidRPr="007A724B">
              <w:rPr>
                <w:rFonts w:hint="eastAsia"/>
                <w:szCs w:val="21"/>
              </w:rPr>
              <w:t>）</w:t>
            </w:r>
          </w:p>
        </w:tc>
        <w:tc>
          <w:tcPr>
            <w:tcW w:w="1276" w:type="dxa"/>
          </w:tcPr>
          <w:p w:rsidR="00FF3D08" w:rsidRPr="007A724B" w:rsidRDefault="00FF3D08" w:rsidP="00541CC8">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0E510F">
            <w:pPr>
              <w:spacing w:line="400" w:lineRule="exact"/>
              <w:jc w:val="left"/>
              <w:rPr>
                <w:szCs w:val="21"/>
              </w:rPr>
            </w:pPr>
            <w:r w:rsidRPr="007A724B">
              <w:rPr>
                <w:rFonts w:hint="eastAsia"/>
                <w:szCs w:val="21"/>
              </w:rPr>
              <w:t>门开关：</w:t>
            </w:r>
          </w:p>
          <w:p w:rsidR="00FF3D08" w:rsidRPr="007A724B" w:rsidRDefault="00FF3D08" w:rsidP="000E510F">
            <w:pPr>
              <w:spacing w:line="400" w:lineRule="exact"/>
              <w:jc w:val="left"/>
              <w:rPr>
                <w:szCs w:val="21"/>
              </w:rPr>
            </w:pPr>
            <w:r w:rsidRPr="007A724B">
              <w:rPr>
                <w:rFonts w:hint="eastAsia"/>
                <w:szCs w:val="21"/>
              </w:rPr>
              <w:t>1-</w:t>
            </w:r>
            <w:r w:rsidRPr="007A724B">
              <w:rPr>
                <w:rFonts w:hint="eastAsia"/>
                <w:szCs w:val="21"/>
              </w:rPr>
              <w:t>门关闭</w:t>
            </w:r>
          </w:p>
          <w:p w:rsidR="00FF3D08" w:rsidRPr="007A724B" w:rsidRDefault="00FF3D08" w:rsidP="000E510F">
            <w:pPr>
              <w:spacing w:line="400" w:lineRule="exact"/>
              <w:jc w:val="left"/>
              <w:rPr>
                <w:szCs w:val="21"/>
              </w:rPr>
            </w:pPr>
            <w:r w:rsidRPr="007A724B">
              <w:rPr>
                <w:rFonts w:hint="eastAsia"/>
                <w:szCs w:val="21"/>
              </w:rPr>
              <w:t>0-</w:t>
            </w:r>
            <w:r w:rsidRPr="007A724B">
              <w:rPr>
                <w:rFonts w:hint="eastAsia"/>
                <w:szCs w:val="21"/>
              </w:rPr>
              <w:t>门打开</w:t>
            </w:r>
          </w:p>
          <w:p w:rsidR="00FF3D08" w:rsidRPr="007A724B" w:rsidRDefault="00FF3D08" w:rsidP="000E510F">
            <w:pPr>
              <w:spacing w:line="400" w:lineRule="exact"/>
              <w:jc w:val="left"/>
              <w:rPr>
                <w:szCs w:val="21"/>
              </w:rPr>
            </w:pPr>
            <w:r w:rsidRPr="007A724B">
              <w:rPr>
                <w:rFonts w:hint="eastAsia"/>
                <w:szCs w:val="21"/>
              </w:rPr>
              <w:t>优先级：</w:t>
            </w:r>
          </w:p>
          <w:p w:rsidR="00FF3D08" w:rsidRPr="007A724B" w:rsidRDefault="00FF3D08" w:rsidP="000E510F">
            <w:pPr>
              <w:spacing w:line="400" w:lineRule="exact"/>
              <w:jc w:val="left"/>
              <w:rPr>
                <w:szCs w:val="21"/>
              </w:rPr>
            </w:pPr>
            <w:r w:rsidRPr="007A724B">
              <w:rPr>
                <w:rFonts w:hint="eastAsia"/>
                <w:szCs w:val="21"/>
              </w:rPr>
              <w:t>切除、紧急解锁、故障、障碍检测中、障碍检测、门打开、门</w:t>
            </w:r>
            <w:r w:rsidRPr="007A724B">
              <w:rPr>
                <w:rFonts w:hint="eastAsia"/>
                <w:szCs w:val="21"/>
              </w:rPr>
              <w:lastRenderedPageBreak/>
              <w:t>关闭</w:t>
            </w:r>
          </w:p>
          <w:p w:rsidR="00FF3D08" w:rsidRPr="007A724B" w:rsidRDefault="00FF3D08" w:rsidP="00541CC8">
            <w:pPr>
              <w:spacing w:line="400" w:lineRule="exact"/>
              <w:jc w:val="center"/>
              <w:rPr>
                <w:szCs w:val="21"/>
              </w:rPr>
            </w:pPr>
          </w:p>
        </w:tc>
        <w:tc>
          <w:tcPr>
            <w:tcW w:w="2693" w:type="dxa"/>
            <w:shd w:val="clear" w:color="auto" w:fill="auto"/>
          </w:tcPr>
          <w:p w:rsidR="00FF3D08" w:rsidRPr="007A724B" w:rsidRDefault="00FF3D08" w:rsidP="00541CC8">
            <w:pPr>
              <w:spacing w:line="400" w:lineRule="exact"/>
              <w:jc w:val="left"/>
              <w:rPr>
                <w:szCs w:val="21"/>
              </w:rPr>
            </w:pPr>
            <w:r w:rsidRPr="007A724B">
              <w:rPr>
                <w:rFonts w:hint="eastAsia"/>
                <w:szCs w:val="21"/>
              </w:rPr>
              <w:lastRenderedPageBreak/>
              <w:t>10</w:t>
            </w:r>
            <w:r w:rsidRPr="007A724B">
              <w:rPr>
                <w:rFonts w:hint="eastAsia"/>
                <w:szCs w:val="21"/>
              </w:rPr>
              <w:t>车主门控器通讯正常且数据有效，则取</w:t>
            </w:r>
            <w:r w:rsidRPr="007A724B">
              <w:rPr>
                <w:rFonts w:hint="eastAsia"/>
                <w:szCs w:val="21"/>
              </w:rPr>
              <w:t>0x*60</w:t>
            </w:r>
            <w:r w:rsidRPr="007A724B">
              <w:rPr>
                <w:rFonts w:hint="eastAsia"/>
                <w:szCs w:val="21"/>
              </w:rPr>
              <w:t>、</w:t>
            </w:r>
            <w:r w:rsidRPr="007A724B">
              <w:rPr>
                <w:rFonts w:hint="eastAsia"/>
                <w:szCs w:val="21"/>
              </w:rPr>
              <w:t>0x*61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主门控器通讯异常或数据无效，此时从门控器通讯正常且数据有效，取</w:t>
            </w:r>
            <w:r w:rsidRPr="007A724B">
              <w:rPr>
                <w:rFonts w:hint="eastAsia"/>
                <w:szCs w:val="21"/>
              </w:rPr>
              <w:t>0x*70</w:t>
            </w:r>
            <w:r w:rsidRPr="007A724B">
              <w:rPr>
                <w:rFonts w:hint="eastAsia"/>
                <w:szCs w:val="21"/>
              </w:rPr>
              <w:t>、</w:t>
            </w:r>
            <w:r w:rsidRPr="007A724B">
              <w:rPr>
                <w:rFonts w:hint="eastAsia"/>
                <w:szCs w:val="21"/>
              </w:rPr>
              <w:t>0x*71</w:t>
            </w:r>
            <w:r w:rsidRPr="007A724B">
              <w:rPr>
                <w:rFonts w:hint="eastAsia"/>
                <w:szCs w:val="21"/>
              </w:rPr>
              <w:t>端口数据；</w:t>
            </w:r>
          </w:p>
          <w:p w:rsidR="00FF3D08" w:rsidRPr="007A724B" w:rsidRDefault="00FF3D08" w:rsidP="00541CC8">
            <w:pPr>
              <w:spacing w:line="400" w:lineRule="exact"/>
              <w:jc w:val="left"/>
              <w:rPr>
                <w:szCs w:val="21"/>
              </w:rPr>
            </w:pPr>
            <w:r w:rsidRPr="007A724B">
              <w:rPr>
                <w:rFonts w:hint="eastAsia"/>
                <w:szCs w:val="21"/>
              </w:rPr>
              <w:t>若俩门控器都通讯异常或都数据无效，则显示通讯异常；</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车号</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tc>
        <w:tc>
          <w:tcPr>
            <w:tcW w:w="1701" w:type="dxa"/>
          </w:tcPr>
          <w:p w:rsidR="00FF3D08" w:rsidRPr="007A724B" w:rsidRDefault="00FF3D08" w:rsidP="008019FE">
            <w:pPr>
              <w:spacing w:line="400" w:lineRule="exact"/>
              <w:jc w:val="center"/>
              <w:rPr>
                <w:szCs w:val="21"/>
              </w:rPr>
            </w:pPr>
            <w:r w:rsidRPr="007A724B">
              <w:rPr>
                <w:rFonts w:hint="eastAsia"/>
                <w:szCs w:val="21"/>
              </w:rPr>
              <w:t>TC1</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0xC3/2-5</w:t>
            </w:r>
          </w:p>
          <w:p w:rsidR="00FF3D08" w:rsidRPr="007A724B" w:rsidRDefault="00FF3D08" w:rsidP="008019FE">
            <w:pPr>
              <w:spacing w:line="400" w:lineRule="exact"/>
              <w:jc w:val="center"/>
              <w:rPr>
                <w:szCs w:val="21"/>
              </w:rPr>
            </w:pPr>
            <w:r w:rsidRPr="007A724B">
              <w:rPr>
                <w:rFonts w:hint="eastAsia"/>
                <w:szCs w:val="21"/>
              </w:rPr>
              <w:t>MP1</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0xC3/6-9</w:t>
            </w:r>
          </w:p>
          <w:p w:rsidR="00FF3D08" w:rsidRPr="007A724B" w:rsidRDefault="00FF3D08" w:rsidP="008019FE">
            <w:pPr>
              <w:spacing w:line="400" w:lineRule="exact"/>
              <w:jc w:val="center"/>
              <w:rPr>
                <w:szCs w:val="21"/>
              </w:rPr>
            </w:pPr>
            <w:r w:rsidRPr="007A724B">
              <w:rPr>
                <w:rFonts w:hint="eastAsia"/>
                <w:szCs w:val="21"/>
              </w:rPr>
              <w:t>M1</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0xC3/10-13</w:t>
            </w:r>
          </w:p>
          <w:p w:rsidR="00FF3D08" w:rsidRPr="007A724B" w:rsidRDefault="00FF3D08" w:rsidP="008019FE">
            <w:pPr>
              <w:spacing w:line="400" w:lineRule="exact"/>
              <w:jc w:val="center"/>
              <w:rPr>
                <w:szCs w:val="21"/>
              </w:rPr>
            </w:pPr>
            <w:r w:rsidRPr="007A724B">
              <w:rPr>
                <w:rFonts w:hint="eastAsia"/>
                <w:szCs w:val="21"/>
              </w:rPr>
              <w:t>M2</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0xC3/14-17</w:t>
            </w:r>
          </w:p>
          <w:p w:rsidR="00FF3D08" w:rsidRPr="007A724B" w:rsidRDefault="00FF3D08" w:rsidP="008019FE">
            <w:pPr>
              <w:spacing w:line="400" w:lineRule="exact"/>
              <w:jc w:val="center"/>
              <w:rPr>
                <w:szCs w:val="21"/>
              </w:rPr>
            </w:pPr>
            <w:r w:rsidRPr="007A724B">
              <w:rPr>
                <w:rFonts w:hint="eastAsia"/>
                <w:szCs w:val="21"/>
              </w:rPr>
              <w:t>MP2</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0xC3/18-21</w:t>
            </w:r>
          </w:p>
          <w:p w:rsidR="00FF3D08" w:rsidRPr="007A724B" w:rsidRDefault="00FF3D08" w:rsidP="008019FE">
            <w:pPr>
              <w:spacing w:line="400" w:lineRule="exact"/>
              <w:jc w:val="center"/>
              <w:rPr>
                <w:szCs w:val="21"/>
              </w:rPr>
            </w:pPr>
            <w:r w:rsidRPr="007A724B">
              <w:rPr>
                <w:rFonts w:hint="eastAsia"/>
                <w:szCs w:val="21"/>
              </w:rPr>
              <w:t>TC2</w:t>
            </w:r>
            <w:r w:rsidRPr="007A724B">
              <w:rPr>
                <w:rFonts w:hint="eastAsia"/>
                <w:szCs w:val="21"/>
              </w:rPr>
              <w:t>车：</w:t>
            </w:r>
          </w:p>
          <w:p w:rsidR="00FF3D08" w:rsidRPr="007A724B" w:rsidRDefault="00FF3D08" w:rsidP="008019FE">
            <w:pPr>
              <w:spacing w:line="400" w:lineRule="exact"/>
              <w:jc w:val="center"/>
              <w:rPr>
                <w:szCs w:val="21"/>
              </w:rPr>
            </w:pPr>
            <w:r w:rsidRPr="007A724B">
              <w:rPr>
                <w:rFonts w:hint="eastAsia"/>
                <w:szCs w:val="21"/>
              </w:rPr>
              <w:t>0xC3/22-25</w:t>
            </w:r>
          </w:p>
        </w:tc>
        <w:tc>
          <w:tcPr>
            <w:tcW w:w="1276" w:type="dxa"/>
          </w:tcPr>
          <w:p w:rsidR="00FF3D08" w:rsidRPr="007A724B" w:rsidRDefault="00FF3D08" w:rsidP="008019FE">
            <w:pPr>
              <w:spacing w:line="400" w:lineRule="exact"/>
              <w:jc w:val="center"/>
              <w:rPr>
                <w:szCs w:val="21"/>
              </w:rPr>
            </w:pPr>
            <w:r w:rsidRPr="007A724B">
              <w:rPr>
                <w:rFonts w:hint="eastAsia"/>
                <w:szCs w:val="21"/>
              </w:rPr>
              <w:t>双字</w:t>
            </w:r>
          </w:p>
        </w:tc>
        <w:tc>
          <w:tcPr>
            <w:tcW w:w="1134" w:type="dxa"/>
            <w:shd w:val="clear" w:color="auto" w:fill="auto"/>
          </w:tcPr>
          <w:p w:rsidR="00FF3D08" w:rsidRPr="007A724B" w:rsidRDefault="00FF3D08" w:rsidP="008019FE">
            <w:pPr>
              <w:spacing w:line="400" w:lineRule="exact"/>
              <w:jc w:val="center"/>
              <w:rPr>
                <w:szCs w:val="21"/>
              </w:rPr>
            </w:pPr>
          </w:p>
        </w:tc>
        <w:tc>
          <w:tcPr>
            <w:tcW w:w="2693" w:type="dxa"/>
            <w:shd w:val="clear" w:color="auto" w:fill="auto"/>
          </w:tcPr>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乘客报警</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PIDS</w:t>
            </w:r>
          </w:p>
        </w:tc>
        <w:tc>
          <w:tcPr>
            <w:tcW w:w="1701" w:type="dxa"/>
          </w:tcPr>
          <w:p w:rsidR="00FF3D08" w:rsidRPr="007A724B" w:rsidRDefault="00FF3D08" w:rsidP="00545898">
            <w:pPr>
              <w:spacing w:line="400" w:lineRule="exact"/>
              <w:jc w:val="center"/>
              <w:rPr>
                <w:szCs w:val="21"/>
              </w:rPr>
            </w:pPr>
            <w:r w:rsidRPr="007A724B">
              <w:rPr>
                <w:rFonts w:hint="eastAsia"/>
                <w:szCs w:val="21"/>
              </w:rPr>
              <w:t>通话中：</w:t>
            </w:r>
          </w:p>
          <w:p w:rsidR="00FF3D08" w:rsidRPr="007A724B" w:rsidRDefault="00FF3D08" w:rsidP="00545898">
            <w:pPr>
              <w:spacing w:line="400" w:lineRule="exact"/>
              <w:jc w:val="center"/>
              <w:rPr>
                <w:szCs w:val="21"/>
              </w:rPr>
            </w:pPr>
            <w:r w:rsidRPr="007A724B">
              <w:rPr>
                <w:rFonts w:hint="eastAsia"/>
                <w:szCs w:val="21"/>
              </w:rPr>
              <w:t>0x*80/16/0-7</w:t>
            </w:r>
          </w:p>
          <w:p w:rsidR="00FF3D08" w:rsidRPr="007A724B" w:rsidRDefault="00FF3D08" w:rsidP="00545898">
            <w:pPr>
              <w:spacing w:line="400" w:lineRule="exact"/>
              <w:jc w:val="center"/>
              <w:rPr>
                <w:szCs w:val="21"/>
              </w:rPr>
            </w:pPr>
            <w:r w:rsidRPr="007A724B">
              <w:rPr>
                <w:rFonts w:hint="eastAsia"/>
                <w:szCs w:val="21"/>
              </w:rPr>
              <w:t>0x*80/17/0-3</w:t>
            </w:r>
          </w:p>
          <w:p w:rsidR="00FF3D08" w:rsidRPr="007A724B" w:rsidRDefault="00FF3D08" w:rsidP="00545898">
            <w:pPr>
              <w:spacing w:line="400" w:lineRule="exact"/>
              <w:jc w:val="center"/>
              <w:rPr>
                <w:szCs w:val="21"/>
              </w:rPr>
            </w:pPr>
            <w:r w:rsidRPr="007A724B">
              <w:rPr>
                <w:rFonts w:hint="eastAsia"/>
                <w:szCs w:val="21"/>
              </w:rPr>
              <w:t>(*=1/6)</w:t>
            </w:r>
          </w:p>
          <w:p w:rsidR="00FF3D08" w:rsidRPr="007A724B" w:rsidRDefault="00FF3D08" w:rsidP="00545898">
            <w:pPr>
              <w:spacing w:line="400" w:lineRule="exact"/>
              <w:jc w:val="center"/>
              <w:rPr>
                <w:szCs w:val="21"/>
              </w:rPr>
            </w:pPr>
            <w:r w:rsidRPr="007A724B">
              <w:rPr>
                <w:rFonts w:hint="eastAsia"/>
                <w:szCs w:val="21"/>
              </w:rPr>
              <w:t>报警：</w:t>
            </w:r>
          </w:p>
          <w:p w:rsidR="00FF3D08" w:rsidRPr="007A724B" w:rsidRDefault="00FF3D08" w:rsidP="00886E16">
            <w:pPr>
              <w:spacing w:line="400" w:lineRule="exact"/>
              <w:jc w:val="center"/>
              <w:rPr>
                <w:szCs w:val="21"/>
              </w:rPr>
            </w:pPr>
            <w:r w:rsidRPr="007A724B">
              <w:rPr>
                <w:rFonts w:hint="eastAsia"/>
                <w:szCs w:val="21"/>
              </w:rPr>
              <w:t>0x*80/14/0-7</w:t>
            </w:r>
          </w:p>
          <w:p w:rsidR="00FF3D08" w:rsidRPr="007A724B" w:rsidRDefault="00FF3D08" w:rsidP="00886E16">
            <w:pPr>
              <w:spacing w:line="400" w:lineRule="exact"/>
              <w:jc w:val="center"/>
              <w:rPr>
                <w:szCs w:val="21"/>
              </w:rPr>
            </w:pPr>
            <w:r w:rsidRPr="007A724B">
              <w:rPr>
                <w:rFonts w:hint="eastAsia"/>
                <w:szCs w:val="21"/>
              </w:rPr>
              <w:t>0x*80/15/0-3</w:t>
            </w:r>
          </w:p>
          <w:p w:rsidR="00FF3D08" w:rsidRPr="007A724B" w:rsidRDefault="00FF3D08" w:rsidP="00545898">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报警器对应关系：</w:t>
            </w:r>
          </w:p>
          <w:p w:rsidR="00FF3D08" w:rsidRPr="007A724B" w:rsidRDefault="00FF3D08" w:rsidP="008019FE">
            <w:pPr>
              <w:spacing w:line="400" w:lineRule="exact"/>
              <w:jc w:val="center"/>
              <w:rPr>
                <w:szCs w:val="21"/>
              </w:rPr>
            </w:pPr>
            <w:r w:rsidRPr="007A724B">
              <w:rPr>
                <w:rFonts w:hint="eastAsia"/>
                <w:szCs w:val="21"/>
              </w:rPr>
              <w:t>0-7:TC1</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p w:rsidR="00FF3D08" w:rsidRPr="007A724B" w:rsidRDefault="00FF3D08" w:rsidP="008019FE">
            <w:pPr>
              <w:spacing w:line="400" w:lineRule="exact"/>
              <w:jc w:val="center"/>
              <w:rPr>
                <w:szCs w:val="21"/>
              </w:rPr>
            </w:pPr>
            <w:r w:rsidRPr="007A724B">
              <w:rPr>
                <w:rFonts w:hint="eastAsia"/>
                <w:szCs w:val="21"/>
              </w:rPr>
              <w:t>MP1</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p w:rsidR="00FF3D08" w:rsidRPr="007A724B" w:rsidRDefault="00FF3D08" w:rsidP="008019FE">
            <w:pPr>
              <w:spacing w:line="400" w:lineRule="exact"/>
              <w:jc w:val="center"/>
              <w:rPr>
                <w:szCs w:val="21"/>
              </w:rPr>
            </w:pPr>
            <w:r w:rsidRPr="007A724B">
              <w:rPr>
                <w:rFonts w:hint="eastAsia"/>
                <w:szCs w:val="21"/>
              </w:rPr>
              <w:t>M1</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p w:rsidR="00FF3D08" w:rsidRPr="007A724B" w:rsidRDefault="00FF3D08" w:rsidP="008019FE">
            <w:pPr>
              <w:spacing w:line="400" w:lineRule="exact"/>
              <w:jc w:val="center"/>
              <w:rPr>
                <w:szCs w:val="21"/>
              </w:rPr>
            </w:pPr>
            <w:r w:rsidRPr="007A724B">
              <w:rPr>
                <w:rFonts w:hint="eastAsia"/>
                <w:szCs w:val="21"/>
              </w:rPr>
              <w:t>M2</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p w:rsidR="00FF3D08" w:rsidRPr="007A724B" w:rsidRDefault="00FF3D08" w:rsidP="008019FE">
            <w:pPr>
              <w:spacing w:line="400" w:lineRule="exact"/>
              <w:jc w:val="center"/>
              <w:rPr>
                <w:szCs w:val="21"/>
              </w:rPr>
            </w:pPr>
            <w:r w:rsidRPr="007A724B">
              <w:rPr>
                <w:rFonts w:hint="eastAsia"/>
                <w:szCs w:val="21"/>
              </w:rPr>
              <w:t>0-3</w:t>
            </w:r>
            <w:r w:rsidRPr="007A724B">
              <w:rPr>
                <w:rFonts w:hint="eastAsia"/>
                <w:szCs w:val="21"/>
              </w:rPr>
              <w:t>：</w:t>
            </w:r>
            <w:r w:rsidRPr="007A724B">
              <w:rPr>
                <w:rFonts w:hint="eastAsia"/>
                <w:szCs w:val="21"/>
              </w:rPr>
              <w:t>MP2</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p w:rsidR="00FF3D08" w:rsidRPr="007A724B" w:rsidRDefault="00FF3D08" w:rsidP="008019FE">
            <w:pPr>
              <w:spacing w:line="400" w:lineRule="exact"/>
              <w:jc w:val="center"/>
              <w:rPr>
                <w:szCs w:val="21"/>
              </w:rPr>
            </w:pPr>
            <w:r w:rsidRPr="007A724B">
              <w:rPr>
                <w:rFonts w:hint="eastAsia"/>
                <w:szCs w:val="21"/>
              </w:rPr>
              <w:lastRenderedPageBreak/>
              <w:t>TC2</w:t>
            </w:r>
            <w:r w:rsidRPr="007A724B">
              <w:rPr>
                <w:rFonts w:hint="eastAsia"/>
                <w:szCs w:val="21"/>
              </w:rPr>
              <w:t>车</w:t>
            </w:r>
            <w:r w:rsidRPr="007A724B">
              <w:rPr>
                <w:rFonts w:hint="eastAsia"/>
                <w:szCs w:val="21"/>
              </w:rPr>
              <w:t>1</w:t>
            </w:r>
            <w:r w:rsidRPr="007A724B">
              <w:rPr>
                <w:rFonts w:hint="eastAsia"/>
                <w:szCs w:val="21"/>
              </w:rPr>
              <w:t>、</w:t>
            </w:r>
            <w:r w:rsidRPr="007A724B">
              <w:rPr>
                <w:rFonts w:hint="eastAsia"/>
                <w:szCs w:val="21"/>
              </w:rPr>
              <w:t>2</w:t>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lastRenderedPageBreak/>
              <w:t>1</w:t>
            </w:r>
            <w:r w:rsidRPr="007A724B">
              <w:rPr>
                <w:rFonts w:hint="eastAsia"/>
                <w:szCs w:val="21"/>
              </w:rPr>
              <w:t>、</w:t>
            </w:r>
            <w:r w:rsidRPr="007A724B">
              <w:rPr>
                <w:rFonts w:hint="eastAsia"/>
                <w:szCs w:val="21"/>
              </w:rPr>
              <w:t>PIDS1</w:t>
            </w:r>
            <w:r w:rsidRPr="007A724B">
              <w:rPr>
                <w:rFonts w:hint="eastAsia"/>
                <w:szCs w:val="21"/>
              </w:rPr>
              <w:t>通讯正常且为主，取</w:t>
            </w:r>
            <w:r w:rsidRPr="007A724B">
              <w:rPr>
                <w:rFonts w:hint="eastAsia"/>
                <w:szCs w:val="21"/>
              </w:rPr>
              <w:t>PIDS1</w:t>
            </w:r>
            <w:r w:rsidRPr="007A724B">
              <w:rPr>
                <w:rFonts w:hint="eastAsia"/>
                <w:szCs w:val="21"/>
              </w:rPr>
              <w:t>数据</w:t>
            </w:r>
            <w:r w:rsidRPr="007A724B">
              <w:rPr>
                <w:rFonts w:hint="eastAsia"/>
                <w:szCs w:val="21"/>
              </w:rPr>
              <w:t>;</w:t>
            </w:r>
          </w:p>
          <w:p w:rsidR="00FF3D08" w:rsidRPr="007A724B" w:rsidRDefault="00FF3D08" w:rsidP="008019FE">
            <w:pPr>
              <w:spacing w:line="400" w:lineRule="exact"/>
              <w:jc w:val="center"/>
              <w:rPr>
                <w:szCs w:val="21"/>
              </w:rPr>
            </w:pPr>
            <w:r w:rsidRPr="007A724B">
              <w:rPr>
                <w:rFonts w:hint="eastAsia"/>
                <w:szCs w:val="21"/>
              </w:rPr>
              <w:t>2</w:t>
            </w:r>
            <w:r w:rsidRPr="007A724B">
              <w:rPr>
                <w:rFonts w:hint="eastAsia"/>
                <w:szCs w:val="21"/>
              </w:rPr>
              <w:t>、上述条件不满足，则</w:t>
            </w:r>
            <w:r w:rsidRPr="007A724B">
              <w:rPr>
                <w:rFonts w:hint="eastAsia"/>
                <w:szCs w:val="21"/>
              </w:rPr>
              <w:t>PIDS2</w:t>
            </w:r>
            <w:r w:rsidRPr="007A724B">
              <w:rPr>
                <w:rFonts w:hint="eastAsia"/>
                <w:szCs w:val="21"/>
              </w:rPr>
              <w:t>通讯正常且为主，取</w:t>
            </w:r>
            <w:r w:rsidRPr="007A724B">
              <w:rPr>
                <w:rFonts w:hint="eastAsia"/>
                <w:szCs w:val="21"/>
              </w:rPr>
              <w:t>PIDS2</w:t>
            </w:r>
            <w:r w:rsidRPr="007A724B">
              <w:rPr>
                <w:rFonts w:hint="eastAsia"/>
                <w:szCs w:val="21"/>
              </w:rPr>
              <w:t>数据；</w:t>
            </w:r>
          </w:p>
          <w:p w:rsidR="00FF3D08" w:rsidRPr="007A724B" w:rsidRDefault="00FF3D08" w:rsidP="008019FE">
            <w:pPr>
              <w:spacing w:line="400" w:lineRule="exact"/>
              <w:jc w:val="center"/>
              <w:rPr>
                <w:szCs w:val="21"/>
              </w:rPr>
            </w:pPr>
            <w:r w:rsidRPr="007A724B">
              <w:rPr>
                <w:rFonts w:hint="eastAsia"/>
                <w:szCs w:val="21"/>
              </w:rPr>
              <w:t>3</w:t>
            </w:r>
            <w:r w:rsidRPr="007A724B">
              <w:rPr>
                <w:rFonts w:hint="eastAsia"/>
                <w:szCs w:val="21"/>
              </w:rPr>
              <w:t>、上述都不满足，不显示</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烟火</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FDS</w:t>
            </w:r>
          </w:p>
        </w:tc>
        <w:tc>
          <w:tcPr>
            <w:tcW w:w="1701" w:type="dxa"/>
          </w:tcPr>
          <w:p w:rsidR="00FF3D08" w:rsidRPr="007A724B" w:rsidRDefault="00FF3D08" w:rsidP="003D3A4B">
            <w:pPr>
              <w:spacing w:line="400" w:lineRule="exact"/>
              <w:jc w:val="center"/>
              <w:rPr>
                <w:szCs w:val="21"/>
              </w:rPr>
            </w:pPr>
            <w:r w:rsidRPr="007A724B">
              <w:rPr>
                <w:rFonts w:hint="eastAsia"/>
                <w:szCs w:val="21"/>
              </w:rPr>
              <w:t>TC1</w:t>
            </w:r>
            <w:r w:rsidRPr="007A724B">
              <w:rPr>
                <w:rFonts w:hint="eastAsia"/>
                <w:szCs w:val="21"/>
              </w:rPr>
              <w:t>车：</w:t>
            </w:r>
          </w:p>
          <w:p w:rsidR="00FF3D08" w:rsidRPr="007A724B" w:rsidRDefault="00FF3D08" w:rsidP="003D3A4B">
            <w:pPr>
              <w:spacing w:line="400" w:lineRule="exact"/>
              <w:jc w:val="center"/>
              <w:rPr>
                <w:szCs w:val="21"/>
              </w:rPr>
            </w:pPr>
            <w:r w:rsidRPr="007A724B">
              <w:rPr>
                <w:rFonts w:hint="eastAsia"/>
                <w:szCs w:val="21"/>
              </w:rPr>
              <w:t>0x*E1/7-13/0</w:t>
            </w:r>
          </w:p>
          <w:p w:rsidR="00FF3D08" w:rsidRPr="007A724B" w:rsidRDefault="00FF3D08" w:rsidP="00AB73B2">
            <w:pPr>
              <w:spacing w:line="400" w:lineRule="exact"/>
              <w:jc w:val="center"/>
              <w:rPr>
                <w:szCs w:val="21"/>
              </w:rPr>
            </w:pPr>
            <w:r w:rsidRPr="007A724B">
              <w:rPr>
                <w:rFonts w:hint="eastAsia"/>
                <w:szCs w:val="21"/>
              </w:rPr>
              <w:t>MP1</w:t>
            </w:r>
            <w:r w:rsidRPr="007A724B">
              <w:rPr>
                <w:rFonts w:hint="eastAsia"/>
                <w:szCs w:val="21"/>
              </w:rPr>
              <w:t>车：</w:t>
            </w:r>
          </w:p>
          <w:p w:rsidR="00FF3D08" w:rsidRPr="007A724B" w:rsidRDefault="00FF3D08" w:rsidP="00AB73B2">
            <w:pPr>
              <w:spacing w:line="400" w:lineRule="exact"/>
              <w:jc w:val="center"/>
              <w:rPr>
                <w:szCs w:val="21"/>
              </w:rPr>
            </w:pPr>
            <w:r w:rsidRPr="007A724B">
              <w:rPr>
                <w:rFonts w:hint="eastAsia"/>
                <w:szCs w:val="21"/>
              </w:rPr>
              <w:t>0x*E1/14-18/0</w:t>
            </w:r>
          </w:p>
          <w:p w:rsidR="00FF3D08" w:rsidRPr="007A724B" w:rsidRDefault="00FF3D08" w:rsidP="00AB73B2">
            <w:pPr>
              <w:spacing w:line="400" w:lineRule="exact"/>
              <w:jc w:val="center"/>
              <w:rPr>
                <w:szCs w:val="21"/>
              </w:rPr>
            </w:pPr>
            <w:r w:rsidRPr="007A724B">
              <w:rPr>
                <w:rFonts w:hint="eastAsia"/>
                <w:szCs w:val="21"/>
              </w:rPr>
              <w:t>M1</w:t>
            </w:r>
            <w:r w:rsidRPr="007A724B">
              <w:rPr>
                <w:rFonts w:hint="eastAsia"/>
                <w:szCs w:val="21"/>
              </w:rPr>
              <w:t>车：</w:t>
            </w:r>
          </w:p>
          <w:p w:rsidR="00FF3D08" w:rsidRPr="007A724B" w:rsidRDefault="00FF3D08" w:rsidP="00AB73B2">
            <w:pPr>
              <w:spacing w:line="400" w:lineRule="exact"/>
              <w:jc w:val="center"/>
              <w:rPr>
                <w:szCs w:val="21"/>
              </w:rPr>
            </w:pPr>
            <w:r w:rsidRPr="007A724B">
              <w:rPr>
                <w:rFonts w:hint="eastAsia"/>
                <w:szCs w:val="21"/>
              </w:rPr>
              <w:t>0x*E1/19-23/0</w:t>
            </w:r>
          </w:p>
          <w:p w:rsidR="00FF3D08" w:rsidRPr="007A724B" w:rsidRDefault="00FF3D08" w:rsidP="00AB73B2">
            <w:pPr>
              <w:spacing w:line="400" w:lineRule="exact"/>
              <w:jc w:val="center"/>
              <w:rPr>
                <w:szCs w:val="21"/>
              </w:rPr>
            </w:pPr>
            <w:r w:rsidRPr="007A724B">
              <w:rPr>
                <w:rFonts w:hint="eastAsia"/>
                <w:szCs w:val="21"/>
              </w:rPr>
              <w:t>M2</w:t>
            </w:r>
            <w:r w:rsidRPr="007A724B">
              <w:rPr>
                <w:rFonts w:hint="eastAsia"/>
                <w:szCs w:val="21"/>
              </w:rPr>
              <w:t>车：</w:t>
            </w:r>
          </w:p>
          <w:p w:rsidR="00FF3D08" w:rsidRPr="007A724B" w:rsidRDefault="00FF3D08" w:rsidP="00AB73B2">
            <w:pPr>
              <w:spacing w:line="400" w:lineRule="exact"/>
              <w:jc w:val="center"/>
              <w:rPr>
                <w:szCs w:val="21"/>
              </w:rPr>
            </w:pPr>
            <w:r w:rsidRPr="007A724B">
              <w:rPr>
                <w:rFonts w:hint="eastAsia"/>
                <w:szCs w:val="21"/>
              </w:rPr>
              <w:t>0x*E1/24-28/0</w:t>
            </w:r>
          </w:p>
          <w:p w:rsidR="00FF3D08" w:rsidRPr="007A724B" w:rsidRDefault="00FF3D08" w:rsidP="00AB73B2">
            <w:pPr>
              <w:spacing w:line="400" w:lineRule="exact"/>
              <w:jc w:val="center"/>
              <w:rPr>
                <w:szCs w:val="21"/>
              </w:rPr>
            </w:pPr>
            <w:r w:rsidRPr="007A724B">
              <w:rPr>
                <w:rFonts w:hint="eastAsia"/>
                <w:szCs w:val="21"/>
              </w:rPr>
              <w:t>MP2</w:t>
            </w:r>
            <w:r w:rsidRPr="007A724B">
              <w:rPr>
                <w:rFonts w:hint="eastAsia"/>
                <w:szCs w:val="21"/>
              </w:rPr>
              <w:t>车：</w:t>
            </w:r>
          </w:p>
          <w:p w:rsidR="00FF3D08" w:rsidRPr="007A724B" w:rsidRDefault="00FF3D08" w:rsidP="00AB73B2">
            <w:pPr>
              <w:spacing w:line="400" w:lineRule="exact"/>
              <w:jc w:val="center"/>
              <w:rPr>
                <w:szCs w:val="21"/>
              </w:rPr>
            </w:pPr>
            <w:r w:rsidRPr="007A724B">
              <w:rPr>
                <w:rFonts w:hint="eastAsia"/>
                <w:szCs w:val="21"/>
              </w:rPr>
              <w:t>0x*E2/2-6/0</w:t>
            </w:r>
          </w:p>
          <w:p w:rsidR="00FF3D08" w:rsidRPr="007A724B" w:rsidRDefault="00FF3D08" w:rsidP="00AB73B2">
            <w:pPr>
              <w:spacing w:line="400" w:lineRule="exact"/>
              <w:jc w:val="center"/>
              <w:rPr>
                <w:szCs w:val="21"/>
              </w:rPr>
            </w:pPr>
            <w:r w:rsidRPr="007A724B">
              <w:rPr>
                <w:rFonts w:hint="eastAsia"/>
                <w:szCs w:val="21"/>
              </w:rPr>
              <w:t>TC2</w:t>
            </w:r>
            <w:r w:rsidRPr="007A724B">
              <w:rPr>
                <w:rFonts w:hint="eastAsia"/>
                <w:szCs w:val="21"/>
              </w:rPr>
              <w:t>车：</w:t>
            </w:r>
          </w:p>
          <w:p w:rsidR="00FF3D08" w:rsidRPr="007A724B" w:rsidRDefault="00FF3D08" w:rsidP="00AB73B2">
            <w:pPr>
              <w:spacing w:line="400" w:lineRule="exact"/>
              <w:jc w:val="center"/>
              <w:rPr>
                <w:szCs w:val="21"/>
              </w:rPr>
            </w:pPr>
            <w:r w:rsidRPr="007A724B">
              <w:rPr>
                <w:rFonts w:hint="eastAsia"/>
                <w:szCs w:val="21"/>
              </w:rPr>
              <w:t>0x*E2/7-13/0</w:t>
            </w:r>
          </w:p>
          <w:p w:rsidR="00FF3D08" w:rsidRPr="007A724B" w:rsidRDefault="00FF3D08" w:rsidP="008019FE">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TC1</w:t>
            </w:r>
            <w:r w:rsidRPr="007A724B">
              <w:rPr>
                <w:rFonts w:hint="eastAsia"/>
                <w:szCs w:val="21"/>
              </w:rPr>
              <w:t>、</w:t>
            </w:r>
            <w:r w:rsidRPr="007A724B">
              <w:rPr>
                <w:rFonts w:hint="eastAsia"/>
                <w:szCs w:val="21"/>
              </w:rPr>
              <w:t>TC2</w:t>
            </w:r>
            <w:r w:rsidRPr="007A724B">
              <w:rPr>
                <w:rFonts w:hint="eastAsia"/>
                <w:szCs w:val="21"/>
              </w:rPr>
              <w:t>车各</w:t>
            </w:r>
            <w:r w:rsidRPr="007A724B">
              <w:rPr>
                <w:rFonts w:hint="eastAsia"/>
                <w:szCs w:val="21"/>
              </w:rPr>
              <w:t>7</w:t>
            </w:r>
            <w:r w:rsidRPr="007A724B">
              <w:rPr>
                <w:rFonts w:hint="eastAsia"/>
                <w:szCs w:val="21"/>
              </w:rPr>
              <w:t>个火警探测器</w:t>
            </w:r>
          </w:p>
          <w:p w:rsidR="00FF3D08" w:rsidRPr="007A724B" w:rsidRDefault="00FF3D08" w:rsidP="008019FE">
            <w:pPr>
              <w:spacing w:line="400" w:lineRule="exact"/>
              <w:jc w:val="center"/>
              <w:rPr>
                <w:szCs w:val="21"/>
              </w:rPr>
            </w:pPr>
            <w:r w:rsidRPr="007A724B">
              <w:rPr>
                <w:rFonts w:hint="eastAsia"/>
                <w:szCs w:val="21"/>
              </w:rPr>
              <w:t>MP1</w:t>
            </w:r>
            <w:r w:rsidRPr="007A724B">
              <w:rPr>
                <w:rFonts w:hint="eastAsia"/>
                <w:szCs w:val="21"/>
              </w:rPr>
              <w:t>、</w:t>
            </w:r>
            <w:r w:rsidRPr="007A724B">
              <w:rPr>
                <w:rFonts w:hint="eastAsia"/>
                <w:szCs w:val="21"/>
              </w:rPr>
              <w:t>M1</w:t>
            </w:r>
            <w:r w:rsidRPr="007A724B">
              <w:rPr>
                <w:rFonts w:hint="eastAsia"/>
                <w:szCs w:val="21"/>
              </w:rPr>
              <w:t>、</w:t>
            </w:r>
            <w:r w:rsidRPr="007A724B">
              <w:rPr>
                <w:rFonts w:hint="eastAsia"/>
                <w:szCs w:val="21"/>
              </w:rPr>
              <w:t>M2</w:t>
            </w:r>
            <w:r w:rsidRPr="007A724B">
              <w:rPr>
                <w:rFonts w:hint="eastAsia"/>
                <w:szCs w:val="21"/>
              </w:rPr>
              <w:t>、</w:t>
            </w:r>
            <w:r w:rsidRPr="007A724B">
              <w:rPr>
                <w:rFonts w:hint="eastAsia"/>
                <w:szCs w:val="21"/>
              </w:rPr>
              <w:t>MP2</w:t>
            </w:r>
            <w:r w:rsidRPr="007A724B">
              <w:rPr>
                <w:rFonts w:hint="eastAsia"/>
                <w:szCs w:val="21"/>
              </w:rPr>
              <w:t>各</w:t>
            </w:r>
            <w:r w:rsidRPr="007A724B">
              <w:rPr>
                <w:rFonts w:hint="eastAsia"/>
                <w:szCs w:val="21"/>
              </w:rPr>
              <w:t>5</w:t>
            </w:r>
            <w:r w:rsidRPr="007A724B">
              <w:rPr>
                <w:rFonts w:hint="eastAsia"/>
                <w:szCs w:val="21"/>
              </w:rPr>
              <w:t>个</w:t>
            </w:r>
          </w:p>
          <w:p w:rsidR="00FF3D08" w:rsidRPr="007A724B" w:rsidRDefault="00FF3D08" w:rsidP="008019FE">
            <w:pPr>
              <w:spacing w:line="400" w:lineRule="exact"/>
              <w:jc w:val="center"/>
              <w:rPr>
                <w:szCs w:val="21"/>
              </w:rPr>
            </w:pP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烟火通讯正常且每车至少有一个探测器报火警，则显示</w:t>
            </w:r>
            <w:r w:rsidRPr="007A724B">
              <w:rPr>
                <w:noProof/>
                <w:szCs w:val="21"/>
              </w:rPr>
              <w:drawing>
                <wp:inline distT="0" distB="0" distL="0" distR="0">
                  <wp:extent cx="198120" cy="198120"/>
                  <wp:effectExtent l="0" t="0" r="0" b="0"/>
                  <wp:docPr id="25" name="图片 25" descr="FireAlarm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reAlarm21_2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否则，不显示状态</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线电压有效</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VCU</w:t>
            </w:r>
          </w:p>
        </w:tc>
        <w:tc>
          <w:tcPr>
            <w:tcW w:w="1701" w:type="dxa"/>
          </w:tcPr>
          <w:p w:rsidR="00FF3D08" w:rsidRPr="007A724B" w:rsidRDefault="00FF3D08" w:rsidP="003D3A4B">
            <w:pPr>
              <w:spacing w:line="400" w:lineRule="exact"/>
              <w:jc w:val="center"/>
              <w:rPr>
                <w:szCs w:val="21"/>
              </w:rPr>
            </w:pPr>
            <w:r w:rsidRPr="007A724B">
              <w:rPr>
                <w:rFonts w:hint="eastAsia"/>
                <w:szCs w:val="21"/>
              </w:rPr>
              <w:t>TC1</w:t>
            </w:r>
            <w:r w:rsidRPr="007A724B">
              <w:rPr>
                <w:rFonts w:hint="eastAsia"/>
                <w:szCs w:val="21"/>
              </w:rPr>
              <w:t>车：</w:t>
            </w:r>
          </w:p>
          <w:p w:rsidR="00FF3D08" w:rsidRPr="007A724B" w:rsidRDefault="00FF3D08" w:rsidP="003D3A4B">
            <w:pPr>
              <w:spacing w:line="400" w:lineRule="exact"/>
              <w:jc w:val="center"/>
              <w:rPr>
                <w:szCs w:val="21"/>
              </w:rPr>
            </w:pPr>
            <w:r w:rsidRPr="007A724B">
              <w:rPr>
                <w:rFonts w:hint="eastAsia"/>
                <w:szCs w:val="21"/>
              </w:rPr>
              <w:t>0x509/12/1</w:t>
            </w:r>
          </w:p>
          <w:p w:rsidR="00FF3D08" w:rsidRPr="007A724B" w:rsidRDefault="00FF3D08" w:rsidP="009241FD">
            <w:pPr>
              <w:spacing w:line="400" w:lineRule="exact"/>
              <w:jc w:val="center"/>
              <w:rPr>
                <w:szCs w:val="21"/>
              </w:rPr>
            </w:pPr>
            <w:r w:rsidRPr="007A724B">
              <w:rPr>
                <w:rFonts w:hint="eastAsia"/>
                <w:szCs w:val="21"/>
              </w:rPr>
              <w:t>TC2</w:t>
            </w:r>
            <w:r w:rsidRPr="007A724B">
              <w:rPr>
                <w:rFonts w:hint="eastAsia"/>
                <w:szCs w:val="21"/>
              </w:rPr>
              <w:t>车：</w:t>
            </w:r>
          </w:p>
          <w:p w:rsidR="00FF3D08" w:rsidRPr="007A724B" w:rsidRDefault="00FF3D08" w:rsidP="009241FD">
            <w:pPr>
              <w:spacing w:line="400" w:lineRule="exact"/>
              <w:jc w:val="center"/>
              <w:rPr>
                <w:szCs w:val="21"/>
              </w:rPr>
            </w:pPr>
            <w:r w:rsidRPr="007A724B">
              <w:rPr>
                <w:rFonts w:hint="eastAsia"/>
                <w:szCs w:val="21"/>
              </w:rPr>
              <w:t>0x529/12/1</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：有效</w:t>
            </w:r>
          </w:p>
        </w:tc>
        <w:tc>
          <w:tcPr>
            <w:tcW w:w="2693" w:type="dxa"/>
            <w:shd w:val="clear" w:color="auto" w:fill="auto"/>
          </w:tcPr>
          <w:p w:rsidR="00FF3D08" w:rsidRPr="007A724B" w:rsidRDefault="00FF3D08"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空压机</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RIOM</w:t>
            </w:r>
          </w:p>
        </w:tc>
        <w:tc>
          <w:tcPr>
            <w:tcW w:w="1701" w:type="dxa"/>
          </w:tcPr>
          <w:p w:rsidR="00FF3D08" w:rsidRPr="007A724B" w:rsidRDefault="00FF3D08" w:rsidP="008019FE">
            <w:pPr>
              <w:spacing w:line="400" w:lineRule="exact"/>
              <w:jc w:val="center"/>
              <w:rPr>
                <w:szCs w:val="21"/>
              </w:rPr>
            </w:pPr>
            <w:r w:rsidRPr="007A724B">
              <w:rPr>
                <w:rFonts w:hint="eastAsia"/>
                <w:szCs w:val="21"/>
              </w:rPr>
              <w:t>故障：</w:t>
            </w:r>
          </w:p>
          <w:p w:rsidR="00FF3D08" w:rsidRPr="007A724B" w:rsidRDefault="00FF3D08" w:rsidP="008019FE">
            <w:pPr>
              <w:spacing w:line="400" w:lineRule="exact"/>
              <w:jc w:val="center"/>
              <w:rPr>
                <w:szCs w:val="21"/>
              </w:rPr>
            </w:pPr>
            <w:r w:rsidRPr="007A724B">
              <w:rPr>
                <w:rFonts w:hint="eastAsia"/>
                <w:szCs w:val="21"/>
              </w:rPr>
              <w:t>0x*B1/7/0</w:t>
            </w:r>
          </w:p>
          <w:p w:rsidR="00FF3D08" w:rsidRPr="007A724B" w:rsidRDefault="00FF3D08" w:rsidP="008019FE">
            <w:pPr>
              <w:spacing w:line="400" w:lineRule="exact"/>
              <w:jc w:val="center"/>
              <w:rPr>
                <w:szCs w:val="21"/>
              </w:rPr>
            </w:pPr>
            <w:r w:rsidRPr="007A724B">
              <w:rPr>
                <w:rFonts w:hint="eastAsia"/>
                <w:szCs w:val="21"/>
              </w:rPr>
              <w:t>工作：</w:t>
            </w:r>
          </w:p>
          <w:p w:rsidR="00FF3D08" w:rsidRPr="007A724B" w:rsidRDefault="00FF3D08" w:rsidP="009241FD">
            <w:pPr>
              <w:spacing w:line="400" w:lineRule="exact"/>
              <w:jc w:val="center"/>
              <w:rPr>
                <w:szCs w:val="21"/>
              </w:rPr>
            </w:pPr>
            <w:r w:rsidRPr="007A724B">
              <w:rPr>
                <w:rFonts w:hint="eastAsia"/>
                <w:szCs w:val="21"/>
              </w:rPr>
              <w:t>0x*B1/6/7</w:t>
            </w:r>
          </w:p>
          <w:p w:rsidR="00FF3D08" w:rsidRPr="007A724B" w:rsidRDefault="00FF3D08" w:rsidP="008019FE">
            <w:pPr>
              <w:spacing w:line="400" w:lineRule="exact"/>
              <w:jc w:val="center"/>
              <w:rPr>
                <w:szCs w:val="21"/>
              </w:rPr>
            </w:pPr>
            <w:r w:rsidRPr="007A724B">
              <w:rPr>
                <w:rFonts w:hint="eastAsia"/>
                <w:szCs w:val="21"/>
              </w:rPr>
              <w:t>（</w:t>
            </w:r>
            <w:r w:rsidRPr="007A724B">
              <w:rPr>
                <w:rFonts w:hint="eastAsia"/>
                <w:szCs w:val="21"/>
              </w:rPr>
              <w:t>*=1/4</w:t>
            </w:r>
            <w:r w:rsidRPr="007A724B">
              <w:rPr>
                <w:rFonts w:hint="eastAsia"/>
                <w:szCs w:val="21"/>
              </w:rPr>
              <w:t>）</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故障</w:t>
            </w:r>
            <w:r w:rsidRPr="007A724B">
              <w:rPr>
                <w:noProof/>
                <w:szCs w:val="21"/>
              </w:rPr>
              <w:drawing>
                <wp:inline distT="0" distB="0" distL="0" distR="0">
                  <wp:extent cx="198120" cy="198120"/>
                  <wp:effectExtent l="0" t="0" r="0" b="0"/>
                  <wp:docPr id="26" name="图片 26" descr="AirCompressorFault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rCompressorFault21_2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FF3D08" w:rsidRPr="007A724B" w:rsidRDefault="00B12AA5" w:rsidP="008019FE">
            <w:pPr>
              <w:spacing w:line="400" w:lineRule="exact"/>
              <w:jc w:val="center"/>
              <w:rPr>
                <w:szCs w:val="21"/>
              </w:rPr>
            </w:pPr>
            <w:r>
              <w:rPr>
                <w:rFonts w:hint="eastAsia"/>
                <w:szCs w:val="21"/>
              </w:rPr>
              <w:t>工作</w:t>
            </w:r>
            <w:r w:rsidR="00FF3D08" w:rsidRPr="007A724B">
              <w:rPr>
                <w:noProof/>
                <w:szCs w:val="21"/>
              </w:rPr>
              <w:drawing>
                <wp:inline distT="0" distB="0" distL="0" distR="0">
                  <wp:extent cx="198120" cy="198120"/>
                  <wp:effectExtent l="0" t="0" r="0" b="0"/>
                  <wp:docPr id="27" name="图片 27" descr="AirCompressor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irCompressorWork21_2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未工作</w:t>
            </w:r>
            <w:r w:rsidRPr="007A724B">
              <w:rPr>
                <w:noProof/>
                <w:szCs w:val="21"/>
              </w:rPr>
              <w:drawing>
                <wp:inline distT="0" distB="0" distL="0" distR="0">
                  <wp:extent cx="198120" cy="198120"/>
                  <wp:effectExtent l="0" t="0" r="0" b="0"/>
                  <wp:docPr id="28" name="图片 28" descr="AirCompressorNo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CompressorNoWork21_2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通讯异常</w:t>
            </w:r>
            <w:r w:rsidRPr="007A724B">
              <w:rPr>
                <w:noProof/>
                <w:szCs w:val="21"/>
              </w:rPr>
              <w:drawing>
                <wp:inline distT="0" distB="0" distL="0" distR="0">
                  <wp:extent cx="198120" cy="198120"/>
                  <wp:effectExtent l="0" t="0" r="0" b="0"/>
                  <wp:docPr id="29" name="图片 29" descr="AirCompressorCommFault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irCompressorCommFault21_2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tc>
        <w:tc>
          <w:tcPr>
            <w:tcW w:w="2693" w:type="dxa"/>
            <w:shd w:val="clear" w:color="auto" w:fill="auto"/>
          </w:tcPr>
          <w:p w:rsidR="00FF3D08" w:rsidRPr="007A724B" w:rsidRDefault="00FF3D08" w:rsidP="008718F5">
            <w:pPr>
              <w:spacing w:line="400" w:lineRule="exact"/>
              <w:jc w:val="left"/>
              <w:rPr>
                <w:szCs w:val="21"/>
              </w:rPr>
            </w:pPr>
            <w:r w:rsidRPr="007A724B">
              <w:rPr>
                <w:rFonts w:hint="eastAsia"/>
                <w:szCs w:val="21"/>
              </w:rPr>
              <w:t>TC1</w:t>
            </w:r>
            <w:r w:rsidRPr="007A724B">
              <w:rPr>
                <w:rFonts w:hint="eastAsia"/>
                <w:szCs w:val="21"/>
              </w:rPr>
              <w:t>车：</w:t>
            </w:r>
          </w:p>
          <w:p w:rsidR="00FF3D08" w:rsidRPr="007A724B" w:rsidRDefault="00FF3D08" w:rsidP="008718F5">
            <w:pPr>
              <w:spacing w:line="400" w:lineRule="exact"/>
              <w:jc w:val="left"/>
              <w:rPr>
                <w:szCs w:val="21"/>
              </w:rPr>
            </w:pPr>
            <w:r w:rsidRPr="007A724B">
              <w:rPr>
                <w:rFonts w:hint="eastAsia"/>
                <w:szCs w:val="21"/>
              </w:rPr>
              <w:t>RIOM</w:t>
            </w:r>
            <w:r w:rsidRPr="007A724B">
              <w:rPr>
                <w:rFonts w:hint="eastAsia"/>
                <w:szCs w:val="21"/>
              </w:rPr>
              <w:t>通讯正常且故障位为</w:t>
            </w:r>
            <w:r w:rsidR="00B12AA5">
              <w:rPr>
                <w:rFonts w:hint="eastAsia"/>
                <w:szCs w:val="21"/>
              </w:rPr>
              <w:t>0</w:t>
            </w:r>
            <w:r w:rsidRPr="007A724B">
              <w:rPr>
                <w:rFonts w:hint="eastAsia"/>
                <w:szCs w:val="21"/>
              </w:rPr>
              <w:t>，空压机显示“故障”；</w:t>
            </w:r>
          </w:p>
          <w:p w:rsidR="00FF3D08" w:rsidRPr="007A724B" w:rsidRDefault="00FF3D08" w:rsidP="008718F5">
            <w:pPr>
              <w:spacing w:line="400" w:lineRule="exact"/>
              <w:jc w:val="left"/>
              <w:rPr>
                <w:szCs w:val="21"/>
              </w:rPr>
            </w:pPr>
            <w:r w:rsidRPr="007A724B">
              <w:rPr>
                <w:rFonts w:hint="eastAsia"/>
                <w:szCs w:val="21"/>
              </w:rPr>
              <w:t>VCU</w:t>
            </w:r>
            <w:r w:rsidRPr="007A724B">
              <w:rPr>
                <w:rFonts w:hint="eastAsia"/>
                <w:szCs w:val="21"/>
              </w:rPr>
              <w:t>通讯都正常时，若线电压有效位和工作位都为</w:t>
            </w:r>
            <w:r w:rsidRPr="007A724B">
              <w:rPr>
                <w:rFonts w:hint="eastAsia"/>
                <w:szCs w:val="21"/>
              </w:rPr>
              <w:t>1</w:t>
            </w:r>
            <w:r w:rsidRPr="007A724B">
              <w:rPr>
                <w:rFonts w:hint="eastAsia"/>
                <w:szCs w:val="21"/>
              </w:rPr>
              <w:t>，则显示“工作”，否则显示“未工作”；</w:t>
            </w:r>
          </w:p>
          <w:p w:rsidR="00FF3D08" w:rsidRPr="007A724B" w:rsidRDefault="00FF3D08" w:rsidP="008718F5">
            <w:pPr>
              <w:spacing w:line="400" w:lineRule="exact"/>
              <w:jc w:val="left"/>
              <w:rPr>
                <w:szCs w:val="21"/>
              </w:rPr>
            </w:pPr>
            <w:r w:rsidRPr="007A724B">
              <w:rPr>
                <w:rFonts w:hint="eastAsia"/>
                <w:szCs w:val="21"/>
              </w:rPr>
              <w:t>VCU</w:t>
            </w:r>
            <w:r w:rsidRPr="007A724B">
              <w:rPr>
                <w:rFonts w:hint="eastAsia"/>
                <w:szCs w:val="21"/>
              </w:rPr>
              <w:t>通讯不正常，则显示“通讯异常”。</w:t>
            </w:r>
          </w:p>
          <w:p w:rsidR="00FF3D08" w:rsidRPr="007A724B" w:rsidRDefault="00FF3D08" w:rsidP="008718F5">
            <w:pPr>
              <w:spacing w:line="400" w:lineRule="exact"/>
              <w:jc w:val="left"/>
              <w:rPr>
                <w:szCs w:val="21"/>
              </w:rPr>
            </w:pPr>
            <w:r w:rsidRPr="007A724B">
              <w:rPr>
                <w:rFonts w:hint="eastAsia"/>
                <w:szCs w:val="21"/>
              </w:rPr>
              <w:t>TC2</w:t>
            </w:r>
            <w:r w:rsidRPr="007A724B">
              <w:rPr>
                <w:rFonts w:hint="eastAsia"/>
                <w:szCs w:val="21"/>
              </w:rPr>
              <w:t>车逻辑同</w:t>
            </w:r>
            <w:r w:rsidRPr="007A724B">
              <w:rPr>
                <w:rFonts w:hint="eastAsia"/>
                <w:szCs w:val="21"/>
              </w:rPr>
              <w:t>TC1</w:t>
            </w:r>
            <w:r w:rsidRPr="007A724B">
              <w:rPr>
                <w:rFonts w:hint="eastAsia"/>
                <w:szCs w:val="21"/>
              </w:rPr>
              <w:t>车。</w:t>
            </w:r>
          </w:p>
        </w:tc>
      </w:tr>
      <w:tr w:rsidR="00B12AA5" w:rsidRPr="007A724B" w:rsidTr="00D17391">
        <w:trPr>
          <w:jc w:val="center"/>
        </w:trPr>
        <w:tc>
          <w:tcPr>
            <w:tcW w:w="846" w:type="dxa"/>
            <w:vAlign w:val="center"/>
          </w:tcPr>
          <w:p w:rsidR="00B12AA5" w:rsidRPr="007A724B" w:rsidRDefault="00B12AA5" w:rsidP="008019FE">
            <w:pPr>
              <w:spacing w:line="400" w:lineRule="exact"/>
              <w:jc w:val="center"/>
              <w:rPr>
                <w:szCs w:val="21"/>
              </w:rPr>
            </w:pPr>
            <w:r>
              <w:rPr>
                <w:rFonts w:hint="eastAsia"/>
                <w:szCs w:val="21"/>
              </w:rPr>
              <w:t>升弓泵</w:t>
            </w:r>
          </w:p>
        </w:tc>
        <w:tc>
          <w:tcPr>
            <w:tcW w:w="963" w:type="dxa"/>
            <w:vAlign w:val="center"/>
          </w:tcPr>
          <w:p w:rsidR="00B12AA5" w:rsidRPr="007A724B" w:rsidRDefault="00B12AA5" w:rsidP="008019FE">
            <w:pPr>
              <w:spacing w:line="400" w:lineRule="exact"/>
              <w:jc w:val="center"/>
              <w:rPr>
                <w:szCs w:val="21"/>
              </w:rPr>
            </w:pPr>
            <w:r w:rsidRPr="007A724B">
              <w:rPr>
                <w:rFonts w:hint="eastAsia"/>
                <w:szCs w:val="21"/>
              </w:rPr>
              <w:t>RIOM</w:t>
            </w:r>
          </w:p>
        </w:tc>
        <w:tc>
          <w:tcPr>
            <w:tcW w:w="1701" w:type="dxa"/>
          </w:tcPr>
          <w:p w:rsidR="00B12AA5" w:rsidRPr="007A724B" w:rsidRDefault="00B12AA5" w:rsidP="00B12AA5">
            <w:pPr>
              <w:spacing w:line="400" w:lineRule="exact"/>
              <w:jc w:val="center"/>
              <w:rPr>
                <w:szCs w:val="21"/>
              </w:rPr>
            </w:pPr>
            <w:r w:rsidRPr="007A724B">
              <w:rPr>
                <w:rFonts w:hint="eastAsia"/>
                <w:szCs w:val="21"/>
              </w:rPr>
              <w:t>0x</w:t>
            </w:r>
            <w:r>
              <w:rPr>
                <w:rFonts w:hint="eastAsia"/>
                <w:szCs w:val="21"/>
              </w:rPr>
              <w:t>2</w:t>
            </w:r>
            <w:r w:rsidRPr="007A724B">
              <w:rPr>
                <w:rFonts w:hint="eastAsia"/>
                <w:szCs w:val="21"/>
              </w:rPr>
              <w:t>B1/</w:t>
            </w:r>
            <w:r>
              <w:rPr>
                <w:rFonts w:hint="eastAsia"/>
                <w:szCs w:val="21"/>
              </w:rPr>
              <w:t>1</w:t>
            </w:r>
            <w:r w:rsidRPr="007A724B">
              <w:rPr>
                <w:rFonts w:hint="eastAsia"/>
                <w:szCs w:val="21"/>
              </w:rPr>
              <w:t>/</w:t>
            </w:r>
            <w:r>
              <w:rPr>
                <w:rFonts w:hint="eastAsia"/>
                <w:szCs w:val="21"/>
              </w:rPr>
              <w:t>5</w:t>
            </w:r>
          </w:p>
        </w:tc>
        <w:tc>
          <w:tcPr>
            <w:tcW w:w="1276" w:type="dxa"/>
          </w:tcPr>
          <w:p w:rsidR="00B12AA5" w:rsidRPr="007A724B" w:rsidRDefault="00B12AA5" w:rsidP="008019FE">
            <w:pPr>
              <w:spacing w:line="400" w:lineRule="exact"/>
              <w:jc w:val="center"/>
              <w:rPr>
                <w:szCs w:val="21"/>
              </w:rPr>
            </w:pPr>
            <w:r w:rsidRPr="007A724B">
              <w:rPr>
                <w:rFonts w:hint="eastAsia"/>
                <w:szCs w:val="21"/>
              </w:rPr>
              <w:t>位</w:t>
            </w:r>
          </w:p>
        </w:tc>
        <w:tc>
          <w:tcPr>
            <w:tcW w:w="1134" w:type="dxa"/>
            <w:shd w:val="clear" w:color="auto" w:fill="auto"/>
          </w:tcPr>
          <w:p w:rsidR="00B12AA5" w:rsidRPr="007A724B" w:rsidRDefault="00B12AA5" w:rsidP="00B12AA5">
            <w:pPr>
              <w:spacing w:line="400" w:lineRule="exact"/>
              <w:jc w:val="center"/>
              <w:rPr>
                <w:szCs w:val="21"/>
              </w:rPr>
            </w:pPr>
            <w:r>
              <w:rPr>
                <w:rFonts w:hint="eastAsia"/>
                <w:szCs w:val="21"/>
              </w:rPr>
              <w:t>工作</w:t>
            </w:r>
            <w:r w:rsidRPr="007A724B">
              <w:rPr>
                <w:noProof/>
                <w:szCs w:val="21"/>
              </w:rPr>
              <w:drawing>
                <wp:inline distT="0" distB="0" distL="0" distR="0">
                  <wp:extent cx="198120" cy="198120"/>
                  <wp:effectExtent l="0" t="0" r="0" b="0"/>
                  <wp:docPr id="94" name="图片 94" descr="AirCompressor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irCompressorWork21_2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B12AA5" w:rsidRPr="007A724B" w:rsidRDefault="00B12AA5" w:rsidP="00B12AA5">
            <w:pPr>
              <w:spacing w:line="400" w:lineRule="exact"/>
              <w:jc w:val="center"/>
              <w:rPr>
                <w:szCs w:val="21"/>
              </w:rPr>
            </w:pPr>
            <w:r w:rsidRPr="007A724B">
              <w:rPr>
                <w:rFonts w:hint="eastAsia"/>
                <w:szCs w:val="21"/>
              </w:rPr>
              <w:t>未工作</w:t>
            </w:r>
            <w:r w:rsidRPr="007A724B">
              <w:rPr>
                <w:noProof/>
                <w:szCs w:val="21"/>
              </w:rPr>
              <w:drawing>
                <wp:inline distT="0" distB="0" distL="0" distR="0">
                  <wp:extent cx="198120" cy="198120"/>
                  <wp:effectExtent l="0" t="0" r="0" b="0"/>
                  <wp:docPr id="95" name="图片 95" descr="AirCompressorNo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CompressorNoWork21_2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B12AA5" w:rsidRPr="007A724B" w:rsidRDefault="00B12AA5" w:rsidP="00B12AA5">
            <w:pPr>
              <w:spacing w:line="400" w:lineRule="exact"/>
              <w:jc w:val="center"/>
              <w:rPr>
                <w:szCs w:val="21"/>
              </w:rPr>
            </w:pPr>
            <w:r w:rsidRPr="007A724B">
              <w:rPr>
                <w:rFonts w:hint="eastAsia"/>
                <w:szCs w:val="21"/>
              </w:rPr>
              <w:t>通讯异常</w:t>
            </w:r>
            <w:r w:rsidRPr="007A724B">
              <w:rPr>
                <w:noProof/>
                <w:szCs w:val="21"/>
              </w:rPr>
              <w:drawing>
                <wp:inline distT="0" distB="0" distL="0" distR="0">
                  <wp:extent cx="198120" cy="198120"/>
                  <wp:effectExtent l="0" t="0" r="0" b="0"/>
                  <wp:docPr id="96" name="图片 96" descr="AirCompressorCommFault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irCompressorCommFault21_2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tc>
        <w:tc>
          <w:tcPr>
            <w:tcW w:w="2693" w:type="dxa"/>
            <w:shd w:val="clear" w:color="auto" w:fill="auto"/>
          </w:tcPr>
          <w:p w:rsidR="00B12AA5" w:rsidRDefault="00B12AA5" w:rsidP="00652988">
            <w:pPr>
              <w:spacing w:line="400" w:lineRule="exact"/>
              <w:jc w:val="left"/>
              <w:rPr>
                <w:szCs w:val="21"/>
              </w:rPr>
            </w:pPr>
            <w:r>
              <w:rPr>
                <w:rFonts w:hint="eastAsia"/>
                <w:szCs w:val="21"/>
              </w:rPr>
              <w:t>RIOM</w:t>
            </w:r>
            <w:r>
              <w:rPr>
                <w:rFonts w:hint="eastAsia"/>
                <w:szCs w:val="21"/>
              </w:rPr>
              <w:t>通信正常，工作状态位为</w:t>
            </w:r>
            <w:r>
              <w:rPr>
                <w:rFonts w:hint="eastAsia"/>
                <w:szCs w:val="21"/>
              </w:rPr>
              <w:t>1</w:t>
            </w:r>
            <w:r>
              <w:rPr>
                <w:rFonts w:hint="eastAsia"/>
                <w:szCs w:val="21"/>
              </w:rPr>
              <w:t>，显示工作；为</w:t>
            </w:r>
            <w:r>
              <w:rPr>
                <w:rFonts w:hint="eastAsia"/>
                <w:szCs w:val="21"/>
              </w:rPr>
              <w:t>0</w:t>
            </w:r>
            <w:r>
              <w:rPr>
                <w:rFonts w:hint="eastAsia"/>
                <w:szCs w:val="21"/>
              </w:rPr>
              <w:t>显示不工作；</w:t>
            </w:r>
          </w:p>
          <w:p w:rsidR="00B12AA5" w:rsidRPr="00B12AA5" w:rsidRDefault="00B12AA5" w:rsidP="00652988">
            <w:pPr>
              <w:spacing w:line="400" w:lineRule="exact"/>
              <w:jc w:val="left"/>
              <w:rPr>
                <w:szCs w:val="21"/>
              </w:rPr>
            </w:pPr>
            <w:r>
              <w:rPr>
                <w:rFonts w:hint="eastAsia"/>
                <w:szCs w:val="21"/>
              </w:rPr>
              <w:t>RIOM</w:t>
            </w:r>
            <w:r>
              <w:rPr>
                <w:rFonts w:hint="eastAsia"/>
                <w:szCs w:val="21"/>
              </w:rPr>
              <w:t>通信不正常，显示通讯异常</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辅助</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DCU/A</w:t>
            </w:r>
          </w:p>
        </w:tc>
        <w:tc>
          <w:tcPr>
            <w:tcW w:w="1701" w:type="dxa"/>
          </w:tcPr>
          <w:p w:rsidR="00FF3D08" w:rsidRPr="007A724B" w:rsidRDefault="00FF3D08" w:rsidP="00652988">
            <w:pPr>
              <w:spacing w:line="400" w:lineRule="exact"/>
              <w:jc w:val="center"/>
              <w:rPr>
                <w:szCs w:val="21"/>
              </w:rPr>
            </w:pPr>
            <w:r w:rsidRPr="007A724B">
              <w:rPr>
                <w:rFonts w:hint="eastAsia"/>
                <w:szCs w:val="21"/>
              </w:rPr>
              <w:t>0x5*1/4</w:t>
            </w:r>
          </w:p>
          <w:p w:rsidR="00FF3D08" w:rsidRPr="007A724B" w:rsidRDefault="00FF3D08" w:rsidP="00652988">
            <w:pPr>
              <w:spacing w:line="400" w:lineRule="exact"/>
              <w:jc w:val="center"/>
              <w:rPr>
                <w:szCs w:val="21"/>
              </w:rPr>
            </w:pPr>
            <w:r w:rsidRPr="007A724B">
              <w:rPr>
                <w:rFonts w:hint="eastAsia"/>
                <w:szCs w:val="21"/>
              </w:rPr>
              <w:t>(*=0/1/3/2)</w:t>
            </w:r>
          </w:p>
        </w:tc>
        <w:tc>
          <w:tcPr>
            <w:tcW w:w="1276" w:type="dxa"/>
          </w:tcPr>
          <w:p w:rsidR="00FF3D08" w:rsidRPr="007A724B" w:rsidRDefault="00FF3D08" w:rsidP="008019FE">
            <w:pPr>
              <w:spacing w:line="400" w:lineRule="exact"/>
              <w:jc w:val="center"/>
              <w:rPr>
                <w:szCs w:val="21"/>
              </w:rPr>
            </w:pPr>
            <w:r w:rsidRPr="007A724B">
              <w:rPr>
                <w:rFonts w:hint="eastAsia"/>
                <w:szCs w:val="21"/>
              </w:rPr>
              <w:t>字节</w:t>
            </w:r>
          </w:p>
        </w:tc>
        <w:tc>
          <w:tcPr>
            <w:tcW w:w="1134" w:type="dxa"/>
            <w:shd w:val="clear" w:color="auto" w:fill="auto"/>
          </w:tcPr>
          <w:p w:rsidR="00FF3D08" w:rsidRPr="007A724B" w:rsidRDefault="00FF3D08" w:rsidP="00652988">
            <w:pPr>
              <w:spacing w:line="400" w:lineRule="exact"/>
              <w:jc w:val="center"/>
              <w:rPr>
                <w:szCs w:val="21"/>
              </w:rPr>
            </w:pPr>
            <w:r w:rsidRPr="007A724B">
              <w:rPr>
                <w:rFonts w:hint="eastAsia"/>
                <w:szCs w:val="21"/>
              </w:rPr>
              <w:t>状态字：</w:t>
            </w:r>
            <w:r w:rsidRPr="007A724B">
              <w:rPr>
                <w:rFonts w:hint="eastAsia"/>
                <w:szCs w:val="21"/>
              </w:rPr>
              <w:t>&gt;20</w:t>
            </w:r>
            <w:r w:rsidRPr="007A724B">
              <w:rPr>
                <w:rFonts w:hint="eastAsia"/>
                <w:szCs w:val="21"/>
              </w:rPr>
              <w:t>故障</w:t>
            </w:r>
            <w:r w:rsidR="00AE1FBB">
              <w:rPr>
                <w:noProof/>
                <w:szCs w:val="21"/>
              </w:rPr>
              <w:drawing>
                <wp:inline distT="0" distB="0" distL="0" distR="0">
                  <wp:extent cx="198120" cy="198120"/>
                  <wp:effectExtent l="0" t="0" r="0" b="0"/>
                  <wp:docPr id="80" name="图片 80" descr="E:\QT-Project\chengduxian1126\chengduxian\images\AuxiliaryFault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QT-Project\chengduxian1126\chengduxian\images\AuxiliaryFault21_21.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p>
          <w:p w:rsidR="00FF3D08" w:rsidRDefault="00FF3D08" w:rsidP="00652988">
            <w:pPr>
              <w:spacing w:line="400" w:lineRule="exact"/>
              <w:jc w:val="center"/>
              <w:rPr>
                <w:szCs w:val="21"/>
              </w:rPr>
            </w:pPr>
            <w:r w:rsidRPr="007A724B">
              <w:rPr>
                <w:rFonts w:hint="eastAsia"/>
                <w:szCs w:val="21"/>
              </w:rPr>
              <w:t>&lt;20</w:t>
            </w:r>
            <w:r w:rsidRPr="007A724B">
              <w:rPr>
                <w:rFonts w:hint="eastAsia"/>
                <w:szCs w:val="21"/>
              </w:rPr>
              <w:t>正常</w:t>
            </w:r>
            <w:r w:rsidR="00231BB6">
              <w:rPr>
                <w:noProof/>
                <w:szCs w:val="21"/>
              </w:rPr>
              <w:drawing>
                <wp:inline distT="0" distB="0" distL="0" distR="0">
                  <wp:extent cx="198755" cy="198755"/>
                  <wp:effectExtent l="0" t="0" r="0" b="0"/>
                  <wp:docPr id="86" name="图片 86" descr="E:\QT-Project\chengduxian1126\chengduxian\images\AuxiliaryUsual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QT-Project\chengduxian1126\chengduxian\images\AuxiliaryUsual21_21.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p>
          <w:p w:rsidR="00231BB6" w:rsidRPr="007A724B" w:rsidRDefault="00231BB6" w:rsidP="00652988">
            <w:pPr>
              <w:spacing w:line="400" w:lineRule="exact"/>
              <w:jc w:val="center"/>
              <w:rPr>
                <w:szCs w:val="21"/>
              </w:rPr>
            </w:pPr>
            <w:r>
              <w:rPr>
                <w:rFonts w:hint="eastAsia"/>
                <w:szCs w:val="21"/>
              </w:rPr>
              <w:t>通信异常</w:t>
            </w:r>
            <w:r>
              <w:rPr>
                <w:noProof/>
                <w:szCs w:val="21"/>
              </w:rPr>
              <w:drawing>
                <wp:inline distT="0" distB="0" distL="0" distR="0">
                  <wp:extent cx="198755" cy="198755"/>
                  <wp:effectExtent l="0" t="0" r="0" b="0"/>
                  <wp:docPr id="10" name="图片 10" descr="E:\QT-Project\chengduxian1126\chengduxian\images\AuxiliaryCommFault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QT-Project\chengduxian1126\chengduxian\images\AuxiliaryCommFault21_21.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p>
        </w:tc>
        <w:tc>
          <w:tcPr>
            <w:tcW w:w="2693" w:type="dxa"/>
            <w:shd w:val="clear" w:color="auto" w:fill="auto"/>
          </w:tcPr>
          <w:p w:rsidR="00FF3D08" w:rsidRPr="007A724B" w:rsidRDefault="00FF3D08" w:rsidP="00652988">
            <w:pPr>
              <w:spacing w:line="400" w:lineRule="exact"/>
              <w:jc w:val="left"/>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牵引</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DCU/M</w:t>
            </w:r>
          </w:p>
        </w:tc>
        <w:tc>
          <w:tcPr>
            <w:tcW w:w="1701" w:type="dxa"/>
          </w:tcPr>
          <w:p w:rsidR="00FF3D08" w:rsidRPr="007A724B" w:rsidRDefault="00231BB6" w:rsidP="008019FE">
            <w:pPr>
              <w:spacing w:line="400" w:lineRule="exact"/>
              <w:jc w:val="center"/>
              <w:rPr>
                <w:szCs w:val="21"/>
              </w:rPr>
            </w:pPr>
            <w:r>
              <w:rPr>
                <w:rFonts w:hint="eastAsia"/>
                <w:szCs w:val="21"/>
              </w:rPr>
              <w:t>状态字：</w:t>
            </w:r>
            <w:r w:rsidR="00FF3D08" w:rsidRPr="007A724B">
              <w:rPr>
                <w:rFonts w:hint="eastAsia"/>
                <w:szCs w:val="21"/>
              </w:rPr>
              <w:t>0x4*1/5</w:t>
            </w:r>
          </w:p>
          <w:p w:rsidR="00231BB6" w:rsidRDefault="00231BB6" w:rsidP="00231BB6">
            <w:pPr>
              <w:spacing w:line="400" w:lineRule="exact"/>
              <w:jc w:val="center"/>
              <w:rPr>
                <w:szCs w:val="21"/>
              </w:rPr>
            </w:pPr>
            <w:r>
              <w:rPr>
                <w:rFonts w:hint="eastAsia"/>
                <w:szCs w:val="21"/>
              </w:rPr>
              <w:t>主断路器状态：</w:t>
            </w:r>
            <w:r w:rsidRPr="007A724B">
              <w:rPr>
                <w:rFonts w:hint="eastAsia"/>
                <w:szCs w:val="21"/>
              </w:rPr>
              <w:t>0x4*1/</w:t>
            </w:r>
            <w:r>
              <w:rPr>
                <w:rFonts w:hint="eastAsia"/>
                <w:szCs w:val="21"/>
              </w:rPr>
              <w:t>31/0</w:t>
            </w:r>
          </w:p>
          <w:p w:rsidR="00231BB6" w:rsidRDefault="00231BB6" w:rsidP="00231BB6">
            <w:pPr>
              <w:spacing w:line="400" w:lineRule="exact"/>
              <w:jc w:val="center"/>
              <w:rPr>
                <w:szCs w:val="21"/>
              </w:rPr>
            </w:pPr>
            <w:r w:rsidRPr="007A724B">
              <w:rPr>
                <w:rFonts w:hint="eastAsia"/>
                <w:szCs w:val="21"/>
              </w:rPr>
              <w:t>(*=9/C/D/8)</w:t>
            </w:r>
          </w:p>
          <w:p w:rsidR="00231BB6" w:rsidRPr="007A724B" w:rsidRDefault="00231BB6" w:rsidP="00231BB6">
            <w:pPr>
              <w:spacing w:line="400" w:lineRule="exact"/>
              <w:jc w:val="center"/>
              <w:rPr>
                <w:color w:val="FF0000"/>
                <w:szCs w:val="21"/>
              </w:rPr>
            </w:pPr>
          </w:p>
        </w:tc>
        <w:tc>
          <w:tcPr>
            <w:tcW w:w="1276" w:type="dxa"/>
          </w:tcPr>
          <w:p w:rsidR="00FF3D08" w:rsidRPr="007A724B" w:rsidRDefault="00FF3D08" w:rsidP="008019FE">
            <w:pPr>
              <w:spacing w:line="400" w:lineRule="exact"/>
              <w:jc w:val="center"/>
              <w:rPr>
                <w:szCs w:val="21"/>
              </w:rPr>
            </w:pPr>
            <w:r w:rsidRPr="007A724B">
              <w:rPr>
                <w:rFonts w:hint="eastAsia"/>
                <w:szCs w:val="21"/>
              </w:rPr>
              <w:t>字节</w:t>
            </w:r>
          </w:p>
        </w:tc>
        <w:tc>
          <w:tcPr>
            <w:tcW w:w="1134" w:type="dxa"/>
            <w:shd w:val="clear" w:color="auto" w:fill="auto"/>
          </w:tcPr>
          <w:p w:rsidR="00FF3D08" w:rsidRPr="007A724B" w:rsidRDefault="00FF3D08" w:rsidP="00724FDC">
            <w:pPr>
              <w:spacing w:line="400" w:lineRule="exact"/>
              <w:jc w:val="center"/>
              <w:rPr>
                <w:szCs w:val="21"/>
              </w:rPr>
            </w:pPr>
            <w:r w:rsidRPr="007A724B">
              <w:rPr>
                <w:rFonts w:hint="eastAsia"/>
                <w:szCs w:val="21"/>
              </w:rPr>
              <w:t>状态字：</w:t>
            </w:r>
            <w:r w:rsidRPr="007A724B">
              <w:rPr>
                <w:rFonts w:hint="eastAsia"/>
                <w:szCs w:val="21"/>
              </w:rPr>
              <w:t>&gt;20</w:t>
            </w:r>
            <w:r w:rsidRPr="007A724B">
              <w:rPr>
                <w:rFonts w:hint="eastAsia"/>
                <w:szCs w:val="21"/>
              </w:rPr>
              <w:t>故障</w:t>
            </w:r>
            <w:r w:rsidR="00231BB6">
              <w:rPr>
                <w:noProof/>
                <w:szCs w:val="21"/>
              </w:rPr>
              <w:drawing>
                <wp:inline distT="0" distB="0" distL="0" distR="0">
                  <wp:extent cx="198755" cy="198755"/>
                  <wp:effectExtent l="0" t="0" r="0" b="0"/>
                  <wp:docPr id="88" name="图片 88" descr="E:\QT-Project\chengduxian1126\chengduxian\images\TractionFault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QT-Project\chengduxian1126\chengduxian\images\TractionFault21_21.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r w:rsidR="00231BB6">
              <w:rPr>
                <w:rFonts w:hint="eastAsia"/>
                <w:szCs w:val="21"/>
              </w:rPr>
              <w:t>，</w:t>
            </w:r>
          </w:p>
          <w:p w:rsidR="00FF3D08" w:rsidRDefault="00FF3D08" w:rsidP="00724FDC">
            <w:pPr>
              <w:spacing w:line="400" w:lineRule="exact"/>
              <w:jc w:val="center"/>
              <w:rPr>
                <w:szCs w:val="21"/>
              </w:rPr>
            </w:pPr>
            <w:r w:rsidRPr="007A724B">
              <w:rPr>
                <w:rFonts w:hint="eastAsia"/>
                <w:szCs w:val="21"/>
              </w:rPr>
              <w:t>&lt;20</w:t>
            </w:r>
            <w:r w:rsidR="00231BB6">
              <w:rPr>
                <w:rFonts w:hint="eastAsia"/>
                <w:szCs w:val="21"/>
              </w:rPr>
              <w:t>时，主断路器为</w:t>
            </w:r>
            <w:r w:rsidR="00231BB6">
              <w:rPr>
                <w:rFonts w:hint="eastAsia"/>
                <w:szCs w:val="21"/>
              </w:rPr>
              <w:t>1</w:t>
            </w:r>
            <w:r w:rsidR="00231BB6">
              <w:rPr>
                <w:rFonts w:hint="eastAsia"/>
                <w:szCs w:val="21"/>
              </w:rPr>
              <w:t>显示器</w:t>
            </w:r>
            <w:r w:rsidR="00231BB6">
              <w:rPr>
                <w:noProof/>
                <w:szCs w:val="21"/>
              </w:rPr>
              <w:drawing>
                <wp:inline distT="0" distB="0" distL="0" distR="0">
                  <wp:extent cx="198755" cy="198755"/>
                  <wp:effectExtent l="0" t="0" r="0" b="0"/>
                  <wp:docPr id="90" name="图片 90" descr="E:\QT-Project\chengduxian1126\chengduxian\images\TractionUsual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QT-Project\chengduxian1126\chengduxian\images\TractionUsual21_21.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r w:rsidR="00231BB6">
              <w:rPr>
                <w:rFonts w:hint="eastAsia"/>
                <w:szCs w:val="21"/>
              </w:rPr>
              <w:t>，否则显示</w:t>
            </w:r>
            <w:r w:rsidR="00231BB6">
              <w:rPr>
                <w:noProof/>
                <w:szCs w:val="21"/>
              </w:rPr>
              <w:drawing>
                <wp:inline distT="0" distB="0" distL="0" distR="0">
                  <wp:extent cx="198755" cy="198755"/>
                  <wp:effectExtent l="0" t="0" r="0" b="0"/>
                  <wp:docPr id="91" name="图片 91" descr="E:\QT-Project\chengduxian1126\chengduxian\images\TractionUnwork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QT-Project\chengduxian1126\chengduxian\images\TractionUnwork21_21.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r w:rsidR="00231BB6">
              <w:rPr>
                <w:rFonts w:hint="eastAsia"/>
                <w:szCs w:val="21"/>
              </w:rPr>
              <w:t>；</w:t>
            </w:r>
          </w:p>
          <w:p w:rsidR="00231BB6" w:rsidRPr="00231BB6" w:rsidRDefault="00231BB6" w:rsidP="00231BB6">
            <w:pPr>
              <w:spacing w:line="400" w:lineRule="exact"/>
              <w:jc w:val="center"/>
              <w:rPr>
                <w:noProof/>
                <w:szCs w:val="21"/>
              </w:rPr>
            </w:pPr>
            <w:r>
              <w:rPr>
                <w:rFonts w:hint="eastAsia"/>
                <w:szCs w:val="21"/>
              </w:rPr>
              <w:t>通信异常显示</w:t>
            </w:r>
            <w:r>
              <w:rPr>
                <w:noProof/>
                <w:szCs w:val="21"/>
              </w:rPr>
              <w:drawing>
                <wp:inline distT="0" distB="0" distL="0" distR="0">
                  <wp:extent cx="198755" cy="198755"/>
                  <wp:effectExtent l="0" t="0" r="0" b="0"/>
                  <wp:docPr id="92" name="图片 92" descr="E:\QT-Project\chengduxian1126\chengduxian\images\TractionCommFault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QT-Project\chengduxian1126\chengduxian\images\TractionCommFault21_21.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 cy="198755"/>
                          </a:xfrm>
                          <a:prstGeom prst="rect">
                            <a:avLst/>
                          </a:prstGeom>
                          <a:noFill/>
                          <a:ln>
                            <a:noFill/>
                          </a:ln>
                        </pic:spPr>
                      </pic:pic>
                    </a:graphicData>
                  </a:graphic>
                </wp:inline>
              </w:drawing>
            </w:r>
          </w:p>
        </w:tc>
        <w:tc>
          <w:tcPr>
            <w:tcW w:w="2693" w:type="dxa"/>
            <w:shd w:val="clear" w:color="auto" w:fill="auto"/>
          </w:tcPr>
          <w:p w:rsidR="00FF3D08" w:rsidRPr="007A724B" w:rsidRDefault="00FF3D08" w:rsidP="00652988">
            <w:pPr>
              <w:spacing w:line="400" w:lineRule="exact"/>
              <w:jc w:val="left"/>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停放制动</w:t>
            </w:r>
          </w:p>
        </w:tc>
        <w:tc>
          <w:tcPr>
            <w:tcW w:w="963" w:type="dxa"/>
            <w:vAlign w:val="center"/>
          </w:tcPr>
          <w:p w:rsidR="00FF3D08" w:rsidRPr="007A724B" w:rsidRDefault="00FF3D08" w:rsidP="00DD68CA">
            <w:pPr>
              <w:spacing w:line="400" w:lineRule="exact"/>
              <w:jc w:val="center"/>
              <w:rPr>
                <w:szCs w:val="21"/>
              </w:rPr>
            </w:pPr>
            <w:r w:rsidRPr="007A724B">
              <w:rPr>
                <w:rFonts w:hint="eastAsia"/>
                <w:szCs w:val="21"/>
              </w:rPr>
              <w:t>RIOM</w:t>
            </w:r>
          </w:p>
        </w:tc>
        <w:tc>
          <w:tcPr>
            <w:tcW w:w="1701" w:type="dxa"/>
          </w:tcPr>
          <w:p w:rsidR="00FF3D08" w:rsidRPr="007A724B" w:rsidRDefault="00FF3D08" w:rsidP="008019FE">
            <w:pPr>
              <w:spacing w:line="400" w:lineRule="exact"/>
              <w:jc w:val="center"/>
              <w:rPr>
                <w:szCs w:val="21"/>
              </w:rPr>
            </w:pPr>
            <w:r w:rsidRPr="007A724B">
              <w:rPr>
                <w:rFonts w:hint="eastAsia"/>
                <w:szCs w:val="21"/>
              </w:rPr>
              <w:t>切除：</w:t>
            </w:r>
          </w:p>
          <w:p w:rsidR="00FF3D08" w:rsidRPr="007A724B" w:rsidRDefault="00FF3D08" w:rsidP="00522391">
            <w:pPr>
              <w:spacing w:line="400" w:lineRule="exact"/>
              <w:jc w:val="center"/>
              <w:rPr>
                <w:szCs w:val="21"/>
              </w:rPr>
            </w:pPr>
            <w:r w:rsidRPr="007A724B">
              <w:rPr>
                <w:rFonts w:hint="eastAsia"/>
                <w:szCs w:val="21"/>
              </w:rPr>
              <w:t>0x*B1/7/3</w:t>
            </w:r>
          </w:p>
          <w:p w:rsidR="00FF3D08" w:rsidRPr="007A724B" w:rsidRDefault="00FF3D08" w:rsidP="00522391">
            <w:pPr>
              <w:spacing w:line="400" w:lineRule="exact"/>
              <w:jc w:val="center"/>
              <w:rPr>
                <w:szCs w:val="21"/>
              </w:rPr>
            </w:pPr>
            <w:r w:rsidRPr="007A724B">
              <w:rPr>
                <w:rFonts w:hint="eastAsia"/>
                <w:szCs w:val="21"/>
              </w:rPr>
              <w:t>(*=1/6)</w:t>
            </w:r>
          </w:p>
          <w:p w:rsidR="00FF3D08" w:rsidRPr="007A724B" w:rsidRDefault="00FF3D08" w:rsidP="00522391">
            <w:pPr>
              <w:spacing w:line="400" w:lineRule="exact"/>
              <w:jc w:val="center"/>
              <w:rPr>
                <w:szCs w:val="21"/>
              </w:rPr>
            </w:pPr>
            <w:r w:rsidRPr="007A724B">
              <w:rPr>
                <w:rFonts w:hint="eastAsia"/>
                <w:szCs w:val="21"/>
              </w:rPr>
              <w:t>0x*B1/0/1</w:t>
            </w:r>
          </w:p>
          <w:p w:rsidR="00FF3D08" w:rsidRPr="007A724B" w:rsidRDefault="00FF3D08" w:rsidP="00522391">
            <w:pPr>
              <w:spacing w:line="400" w:lineRule="exact"/>
              <w:jc w:val="center"/>
              <w:rPr>
                <w:szCs w:val="21"/>
              </w:rPr>
            </w:pPr>
            <w:r w:rsidRPr="007A724B">
              <w:rPr>
                <w:rFonts w:hint="eastAsia"/>
                <w:szCs w:val="21"/>
              </w:rPr>
              <w:t>(*=2/3/4/5)</w:t>
            </w:r>
          </w:p>
          <w:p w:rsidR="00FF3D08" w:rsidRPr="007A724B" w:rsidRDefault="00FF3D08" w:rsidP="00522391">
            <w:pPr>
              <w:spacing w:line="400" w:lineRule="exact"/>
              <w:jc w:val="center"/>
              <w:rPr>
                <w:szCs w:val="21"/>
              </w:rPr>
            </w:pPr>
            <w:r w:rsidRPr="007A724B">
              <w:rPr>
                <w:rFonts w:hint="eastAsia"/>
                <w:szCs w:val="21"/>
              </w:rPr>
              <w:t>缓解：</w:t>
            </w:r>
          </w:p>
          <w:p w:rsidR="00FF3D08" w:rsidRPr="007A724B" w:rsidRDefault="00FF3D08" w:rsidP="00522391">
            <w:pPr>
              <w:spacing w:line="400" w:lineRule="exact"/>
              <w:jc w:val="center"/>
              <w:rPr>
                <w:szCs w:val="21"/>
              </w:rPr>
            </w:pPr>
            <w:r w:rsidRPr="007A724B">
              <w:rPr>
                <w:rFonts w:hint="eastAsia"/>
                <w:szCs w:val="21"/>
              </w:rPr>
              <w:t>0x*B1/8/7</w:t>
            </w:r>
          </w:p>
          <w:p w:rsidR="00FF3D08" w:rsidRPr="007A724B" w:rsidRDefault="00FF3D08" w:rsidP="00522391">
            <w:pPr>
              <w:spacing w:line="400" w:lineRule="exact"/>
              <w:jc w:val="center"/>
              <w:rPr>
                <w:szCs w:val="21"/>
              </w:rPr>
            </w:pPr>
            <w:r w:rsidRPr="007A724B">
              <w:rPr>
                <w:rFonts w:hint="eastAsia"/>
                <w:szCs w:val="21"/>
              </w:rPr>
              <w:t>(*=1/6)</w:t>
            </w:r>
          </w:p>
          <w:p w:rsidR="00FF3D08" w:rsidRPr="007A724B" w:rsidRDefault="00FF3D08" w:rsidP="00522391">
            <w:pPr>
              <w:spacing w:line="400" w:lineRule="exact"/>
              <w:jc w:val="center"/>
              <w:rPr>
                <w:szCs w:val="21"/>
              </w:rPr>
            </w:pPr>
            <w:r w:rsidRPr="007A724B">
              <w:rPr>
                <w:rFonts w:hint="eastAsia"/>
                <w:szCs w:val="21"/>
              </w:rPr>
              <w:t>0x*B1/0/0</w:t>
            </w:r>
          </w:p>
          <w:p w:rsidR="00FF3D08" w:rsidRPr="007A724B" w:rsidRDefault="00FF3D08" w:rsidP="008019FE">
            <w:pPr>
              <w:spacing w:line="400" w:lineRule="exact"/>
              <w:jc w:val="center"/>
              <w:rPr>
                <w:szCs w:val="21"/>
              </w:rPr>
            </w:pPr>
            <w:r w:rsidRPr="007A724B">
              <w:rPr>
                <w:rFonts w:hint="eastAsia"/>
                <w:szCs w:val="21"/>
              </w:rPr>
              <w:t>(*=2/3/4/5)</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：有效</w:t>
            </w:r>
          </w:p>
          <w:p w:rsidR="00FF3D08" w:rsidRPr="007A724B" w:rsidRDefault="00FF3D08" w:rsidP="008019FE">
            <w:pPr>
              <w:spacing w:line="400" w:lineRule="exact"/>
              <w:jc w:val="center"/>
              <w:rPr>
                <w:szCs w:val="21"/>
              </w:rPr>
            </w:pPr>
          </w:p>
          <w:p w:rsidR="00FF3D08" w:rsidRPr="007A724B" w:rsidRDefault="00FF3D08" w:rsidP="008019FE">
            <w:pPr>
              <w:spacing w:line="400" w:lineRule="exact"/>
              <w:jc w:val="center"/>
              <w:rPr>
                <w:szCs w:val="21"/>
              </w:rPr>
            </w:pPr>
            <w:r w:rsidRPr="007A724B">
              <w:rPr>
                <w:rFonts w:hint="eastAsia"/>
                <w:szCs w:val="21"/>
              </w:rPr>
              <w:t>切除</w:t>
            </w:r>
            <w:r w:rsidRPr="007A724B">
              <w:rPr>
                <w:noProof/>
                <w:szCs w:val="21"/>
              </w:rPr>
              <w:drawing>
                <wp:inline distT="0" distB="0" distL="0" distR="0">
                  <wp:extent cx="387985" cy="198120"/>
                  <wp:effectExtent l="0" t="0" r="0" b="0"/>
                  <wp:docPr id="30" name="图片 30" descr="ParkingBrakeCutOff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kingBrakeCutOff41_2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施加</w:t>
            </w:r>
            <w:r w:rsidRPr="007A724B">
              <w:rPr>
                <w:noProof/>
                <w:szCs w:val="21"/>
              </w:rPr>
              <w:drawing>
                <wp:inline distT="0" distB="0" distL="0" distR="0">
                  <wp:extent cx="387985" cy="198120"/>
                  <wp:effectExtent l="0" t="0" r="0" b="0"/>
                  <wp:docPr id="31" name="图片 31" descr="ParkingBrakeApply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rkingBrakeApply41_2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缓解</w:t>
            </w:r>
            <w:r w:rsidRPr="007A724B">
              <w:rPr>
                <w:noProof/>
                <w:szCs w:val="21"/>
              </w:rPr>
              <w:drawing>
                <wp:inline distT="0" distB="0" distL="0" distR="0">
                  <wp:extent cx="387985" cy="198120"/>
                  <wp:effectExtent l="0" t="0" r="0" b="0"/>
                  <wp:docPr id="32" name="图片 32" descr="ParkingBrakeRelease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rkingBrakeRelease41_2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通讯异常</w:t>
            </w:r>
            <w:r w:rsidRPr="007A724B">
              <w:rPr>
                <w:noProof/>
                <w:szCs w:val="21"/>
              </w:rPr>
              <w:drawing>
                <wp:inline distT="0" distB="0" distL="0" distR="0">
                  <wp:extent cx="387985" cy="198120"/>
                  <wp:effectExtent l="0" t="0" r="0" b="0"/>
                  <wp:docPr id="33" name="图片 33" descr="ParkingBrakeCommFault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rkingBrakeCommFault41_2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tc>
        <w:tc>
          <w:tcPr>
            <w:tcW w:w="2693" w:type="dxa"/>
            <w:shd w:val="clear" w:color="auto" w:fill="auto"/>
          </w:tcPr>
          <w:p w:rsidR="00FF3D08" w:rsidRPr="007A724B" w:rsidRDefault="00FF3D08" w:rsidP="00522391">
            <w:pPr>
              <w:spacing w:line="400" w:lineRule="exact"/>
              <w:jc w:val="left"/>
              <w:rPr>
                <w:szCs w:val="21"/>
              </w:rPr>
            </w:pPr>
            <w:r w:rsidRPr="007A724B">
              <w:rPr>
                <w:rFonts w:hint="eastAsia"/>
                <w:szCs w:val="21"/>
              </w:rPr>
              <w:t>先判断</w:t>
            </w:r>
            <w:r w:rsidRPr="007A724B">
              <w:rPr>
                <w:rFonts w:hint="eastAsia"/>
                <w:szCs w:val="21"/>
              </w:rPr>
              <w:t>RIOM</w:t>
            </w:r>
            <w:r w:rsidRPr="007A724B">
              <w:rPr>
                <w:rFonts w:hint="eastAsia"/>
                <w:szCs w:val="21"/>
              </w:rPr>
              <w:t>通讯状态，</w:t>
            </w:r>
          </w:p>
          <w:p w:rsidR="00FF3D08" w:rsidRPr="007A724B" w:rsidRDefault="00FF3D08" w:rsidP="00522391">
            <w:pPr>
              <w:spacing w:line="400" w:lineRule="exact"/>
              <w:jc w:val="left"/>
              <w:rPr>
                <w:szCs w:val="21"/>
              </w:rPr>
            </w:pPr>
            <w:r w:rsidRPr="007A724B">
              <w:rPr>
                <w:rFonts w:hint="eastAsia"/>
                <w:szCs w:val="21"/>
              </w:rPr>
              <w:t>若正常：</w:t>
            </w:r>
          </w:p>
          <w:p w:rsidR="00FF3D08" w:rsidRPr="007A724B" w:rsidRDefault="00FF3D08" w:rsidP="00522391">
            <w:pPr>
              <w:spacing w:line="400" w:lineRule="exact"/>
              <w:jc w:val="left"/>
              <w:rPr>
                <w:szCs w:val="21"/>
              </w:rPr>
            </w:pPr>
            <w:r w:rsidRPr="007A724B">
              <w:rPr>
                <w:rFonts w:hint="eastAsia"/>
                <w:szCs w:val="21"/>
              </w:rPr>
              <w:t>切除为</w:t>
            </w:r>
            <w:r w:rsidRPr="007A724B">
              <w:rPr>
                <w:rFonts w:hint="eastAsia"/>
                <w:szCs w:val="21"/>
              </w:rPr>
              <w:t>1</w:t>
            </w:r>
            <w:r w:rsidRPr="007A724B">
              <w:rPr>
                <w:rFonts w:hint="eastAsia"/>
                <w:szCs w:val="21"/>
              </w:rPr>
              <w:t>时，显示切除；</w:t>
            </w:r>
          </w:p>
          <w:p w:rsidR="00FF3D08" w:rsidRPr="007A724B" w:rsidRDefault="00FF3D08" w:rsidP="00522391">
            <w:pPr>
              <w:spacing w:line="400" w:lineRule="exact"/>
              <w:jc w:val="left"/>
              <w:rPr>
                <w:szCs w:val="21"/>
              </w:rPr>
            </w:pPr>
            <w:r w:rsidRPr="007A724B">
              <w:rPr>
                <w:rFonts w:hint="eastAsia"/>
                <w:szCs w:val="21"/>
              </w:rPr>
              <w:t>切除为</w:t>
            </w:r>
            <w:r w:rsidRPr="007A724B">
              <w:rPr>
                <w:rFonts w:hint="eastAsia"/>
                <w:szCs w:val="21"/>
              </w:rPr>
              <w:t>0</w:t>
            </w:r>
            <w:r w:rsidRPr="007A724B">
              <w:rPr>
                <w:rFonts w:hint="eastAsia"/>
                <w:szCs w:val="21"/>
              </w:rPr>
              <w:t>，缓解为</w:t>
            </w:r>
            <w:r w:rsidRPr="007A724B">
              <w:rPr>
                <w:rFonts w:hint="eastAsia"/>
                <w:szCs w:val="21"/>
              </w:rPr>
              <w:t>1</w:t>
            </w:r>
            <w:r w:rsidRPr="007A724B">
              <w:rPr>
                <w:rFonts w:hint="eastAsia"/>
                <w:szCs w:val="21"/>
              </w:rPr>
              <w:t>时，显示缓解；</w:t>
            </w:r>
          </w:p>
          <w:p w:rsidR="00FF3D08" w:rsidRPr="007A724B" w:rsidRDefault="00FF3D08" w:rsidP="00522391">
            <w:pPr>
              <w:spacing w:line="400" w:lineRule="exact"/>
              <w:jc w:val="left"/>
              <w:rPr>
                <w:szCs w:val="21"/>
              </w:rPr>
            </w:pPr>
            <w:r w:rsidRPr="007A724B">
              <w:rPr>
                <w:rFonts w:hint="eastAsia"/>
                <w:szCs w:val="21"/>
              </w:rPr>
              <w:t>切除为</w:t>
            </w:r>
            <w:r w:rsidRPr="007A724B">
              <w:rPr>
                <w:rFonts w:hint="eastAsia"/>
                <w:szCs w:val="21"/>
              </w:rPr>
              <w:t>0</w:t>
            </w:r>
            <w:r w:rsidRPr="007A724B">
              <w:rPr>
                <w:rFonts w:hint="eastAsia"/>
                <w:szCs w:val="21"/>
              </w:rPr>
              <w:t>，缓解为</w:t>
            </w:r>
            <w:r w:rsidRPr="007A724B">
              <w:rPr>
                <w:rFonts w:hint="eastAsia"/>
                <w:szCs w:val="21"/>
              </w:rPr>
              <w:t>0</w:t>
            </w:r>
            <w:r w:rsidRPr="007A724B">
              <w:rPr>
                <w:rFonts w:hint="eastAsia"/>
                <w:szCs w:val="21"/>
              </w:rPr>
              <w:t>，显示施加；</w:t>
            </w:r>
          </w:p>
          <w:p w:rsidR="00FF3D08" w:rsidRPr="007A724B" w:rsidRDefault="00FF3D08" w:rsidP="00522391">
            <w:pPr>
              <w:spacing w:line="400" w:lineRule="exact"/>
              <w:jc w:val="left"/>
              <w:rPr>
                <w:szCs w:val="21"/>
              </w:rPr>
            </w:pPr>
            <w:r w:rsidRPr="007A724B">
              <w:rPr>
                <w:rFonts w:hint="eastAsia"/>
                <w:szCs w:val="21"/>
              </w:rPr>
              <w:t>若通讯异常：</w:t>
            </w:r>
          </w:p>
          <w:p w:rsidR="00FF3D08" w:rsidRPr="007A724B" w:rsidRDefault="00FF3D08" w:rsidP="00522391">
            <w:pPr>
              <w:spacing w:line="400" w:lineRule="exact"/>
              <w:jc w:val="left"/>
              <w:rPr>
                <w:szCs w:val="21"/>
              </w:rPr>
            </w:pPr>
            <w:r w:rsidRPr="007A724B">
              <w:rPr>
                <w:rFonts w:hint="eastAsia"/>
                <w:szCs w:val="21"/>
              </w:rPr>
              <w:t>显示通讯异常状态。</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常用制动</w:t>
            </w:r>
          </w:p>
        </w:tc>
        <w:tc>
          <w:tcPr>
            <w:tcW w:w="963" w:type="dxa"/>
            <w:vAlign w:val="center"/>
          </w:tcPr>
          <w:p w:rsidR="00FF3D08" w:rsidRPr="007A724B" w:rsidRDefault="00FF3D08" w:rsidP="008019FE">
            <w:pPr>
              <w:spacing w:line="400" w:lineRule="exact"/>
              <w:jc w:val="center"/>
              <w:rPr>
                <w:szCs w:val="21"/>
              </w:rPr>
            </w:pPr>
            <w:r w:rsidRPr="007A724B">
              <w:rPr>
                <w:rFonts w:hint="eastAsia"/>
                <w:szCs w:val="21"/>
              </w:rPr>
              <w:t>RIOM/BCU</w:t>
            </w:r>
          </w:p>
        </w:tc>
        <w:tc>
          <w:tcPr>
            <w:tcW w:w="1701" w:type="dxa"/>
          </w:tcPr>
          <w:p w:rsidR="00FF3D08" w:rsidRPr="007A724B" w:rsidRDefault="00FF3D08" w:rsidP="00243BD3">
            <w:pPr>
              <w:spacing w:line="400" w:lineRule="exact"/>
              <w:jc w:val="center"/>
              <w:rPr>
                <w:szCs w:val="21"/>
              </w:rPr>
            </w:pPr>
            <w:r w:rsidRPr="007A724B">
              <w:rPr>
                <w:rFonts w:hint="eastAsia"/>
                <w:szCs w:val="21"/>
              </w:rPr>
              <w:t>切除：</w:t>
            </w:r>
          </w:p>
          <w:p w:rsidR="00FF3D08" w:rsidRPr="007A724B" w:rsidRDefault="00FF3D08" w:rsidP="006B1827">
            <w:pPr>
              <w:spacing w:line="400" w:lineRule="exact"/>
              <w:jc w:val="center"/>
              <w:rPr>
                <w:szCs w:val="21"/>
              </w:rPr>
            </w:pPr>
            <w:r w:rsidRPr="007A724B">
              <w:rPr>
                <w:rFonts w:hint="eastAsia"/>
                <w:szCs w:val="21"/>
              </w:rPr>
              <w:t>0x*B1/7/</w:t>
            </w:r>
            <w:del w:id="59" w:author="wangzhenxian" w:date="2016-06-06T09:27:00Z">
              <w:r w:rsidRPr="007A724B" w:rsidDel="00043458">
                <w:rPr>
                  <w:rFonts w:hint="eastAsia"/>
                  <w:szCs w:val="21"/>
                </w:rPr>
                <w:delText>3</w:delText>
              </w:r>
            </w:del>
            <w:ins w:id="60" w:author="wangzhenxian" w:date="2016-06-06T09:27:00Z">
              <w:r w:rsidRPr="007A724B">
                <w:rPr>
                  <w:rFonts w:hint="eastAsia"/>
                  <w:szCs w:val="21"/>
                </w:rPr>
                <w:t>1-2</w:t>
              </w:r>
            </w:ins>
          </w:p>
          <w:p w:rsidR="00FF3D08" w:rsidRPr="007A724B" w:rsidRDefault="00FF3D08" w:rsidP="006B1827">
            <w:pPr>
              <w:spacing w:line="400" w:lineRule="exact"/>
              <w:jc w:val="center"/>
              <w:rPr>
                <w:szCs w:val="21"/>
              </w:rPr>
            </w:pPr>
            <w:r w:rsidRPr="007A724B">
              <w:rPr>
                <w:rFonts w:hint="eastAsia"/>
                <w:szCs w:val="21"/>
              </w:rPr>
              <w:t>(*=1/6)</w:t>
            </w:r>
          </w:p>
          <w:p w:rsidR="00FF3D08" w:rsidRPr="007A724B" w:rsidRDefault="00FF3D08" w:rsidP="006B1827">
            <w:pPr>
              <w:spacing w:line="400" w:lineRule="exact"/>
              <w:jc w:val="center"/>
              <w:rPr>
                <w:szCs w:val="21"/>
              </w:rPr>
            </w:pPr>
            <w:r w:rsidRPr="007A724B">
              <w:rPr>
                <w:rFonts w:hint="eastAsia"/>
                <w:szCs w:val="21"/>
              </w:rPr>
              <w:t>0x*B1/0/</w:t>
            </w:r>
            <w:del w:id="61" w:author="wangzhenxian" w:date="2016-06-06T09:57:00Z">
              <w:r w:rsidRPr="007A724B" w:rsidDel="0076072F">
                <w:rPr>
                  <w:rFonts w:hint="eastAsia"/>
                  <w:szCs w:val="21"/>
                </w:rPr>
                <w:delText>3</w:delText>
              </w:r>
            </w:del>
            <w:ins w:id="62" w:author="wangzhenxian" w:date="2016-06-06T09:57:00Z">
              <w:r w:rsidRPr="007A724B">
                <w:rPr>
                  <w:rFonts w:hint="eastAsia"/>
                  <w:szCs w:val="21"/>
                </w:rPr>
                <w:t>3-2</w:t>
              </w:r>
            </w:ins>
          </w:p>
          <w:p w:rsidR="00FF3D08" w:rsidRPr="007A724B" w:rsidRDefault="00FF3D08" w:rsidP="006B1827">
            <w:pPr>
              <w:spacing w:line="400" w:lineRule="exact"/>
              <w:jc w:val="center"/>
              <w:rPr>
                <w:szCs w:val="21"/>
              </w:rPr>
            </w:pPr>
            <w:r w:rsidRPr="007A724B">
              <w:rPr>
                <w:rFonts w:hint="eastAsia"/>
                <w:szCs w:val="21"/>
              </w:rPr>
              <w:t>(*=2/3/4/5)</w:t>
            </w:r>
          </w:p>
          <w:p w:rsidR="00FF3D08" w:rsidRPr="007A724B" w:rsidRDefault="00FF3D08" w:rsidP="00E75EFD">
            <w:pPr>
              <w:spacing w:line="400" w:lineRule="exact"/>
              <w:jc w:val="center"/>
              <w:rPr>
                <w:color w:val="FF0000"/>
                <w:szCs w:val="21"/>
              </w:rPr>
            </w:pPr>
            <w:r w:rsidRPr="007A724B">
              <w:rPr>
                <w:rFonts w:hint="eastAsia"/>
                <w:szCs w:val="21"/>
              </w:rPr>
              <w:t>施加：</w:t>
            </w:r>
          </w:p>
          <w:p w:rsidR="00FF3D08" w:rsidRPr="007A724B" w:rsidRDefault="00FF3D08" w:rsidP="00E75EFD">
            <w:pPr>
              <w:spacing w:line="400" w:lineRule="exact"/>
              <w:jc w:val="center"/>
              <w:rPr>
                <w:szCs w:val="21"/>
              </w:rPr>
            </w:pPr>
            <w:r w:rsidRPr="007A724B">
              <w:rPr>
                <w:rFonts w:hint="eastAsia"/>
                <w:szCs w:val="21"/>
              </w:rPr>
              <w:t>TC</w:t>
            </w:r>
            <w:r w:rsidRPr="007A724B">
              <w:rPr>
                <w:rFonts w:hint="eastAsia"/>
                <w:szCs w:val="21"/>
              </w:rPr>
              <w:t>车</w:t>
            </w:r>
            <w:r w:rsidRPr="007A724B">
              <w:rPr>
                <w:rFonts w:hint="eastAsia"/>
                <w:szCs w:val="21"/>
              </w:rPr>
              <w:t>G</w:t>
            </w:r>
            <w:r w:rsidRPr="007A724B">
              <w:rPr>
                <w:rFonts w:hint="eastAsia"/>
                <w:szCs w:val="21"/>
              </w:rPr>
              <w:t>阀</w:t>
            </w:r>
            <w:r w:rsidRPr="007A724B">
              <w:rPr>
                <w:rFonts w:hint="eastAsia"/>
                <w:szCs w:val="21"/>
              </w:rPr>
              <w:t>1</w:t>
            </w:r>
            <w:r w:rsidRPr="007A724B">
              <w:rPr>
                <w:rFonts w:hint="eastAsia"/>
                <w:szCs w:val="21"/>
              </w:rPr>
              <w:t>架</w:t>
            </w:r>
          </w:p>
          <w:p w:rsidR="00FF3D08" w:rsidRPr="007A724B" w:rsidRDefault="00FF3D08" w:rsidP="00E75EFD">
            <w:pPr>
              <w:spacing w:line="400" w:lineRule="exact"/>
              <w:jc w:val="center"/>
              <w:rPr>
                <w:szCs w:val="21"/>
              </w:rPr>
            </w:pPr>
            <w:r w:rsidRPr="007A724B">
              <w:rPr>
                <w:rFonts w:hint="eastAsia"/>
                <w:szCs w:val="21"/>
              </w:rPr>
              <w:lastRenderedPageBreak/>
              <w:t>TC1</w:t>
            </w:r>
            <w:r w:rsidRPr="007A724B">
              <w:rPr>
                <w:rFonts w:hint="eastAsia"/>
                <w:szCs w:val="21"/>
              </w:rPr>
              <w:t>：</w:t>
            </w:r>
            <w:r w:rsidRPr="007A724B">
              <w:rPr>
                <w:rFonts w:hint="eastAsia"/>
                <w:szCs w:val="21"/>
              </w:rPr>
              <w:t>0x110/10/3</w:t>
            </w:r>
          </w:p>
          <w:p w:rsidR="00FF3D08" w:rsidRPr="007A724B" w:rsidRDefault="00FF3D08" w:rsidP="00A165F9">
            <w:pPr>
              <w:spacing w:line="400" w:lineRule="exact"/>
              <w:jc w:val="center"/>
              <w:rPr>
                <w:szCs w:val="21"/>
              </w:rPr>
            </w:pPr>
            <w:r w:rsidRPr="007A724B">
              <w:rPr>
                <w:rFonts w:hint="eastAsia"/>
                <w:szCs w:val="21"/>
              </w:rPr>
              <w:t>MP1</w:t>
            </w:r>
            <w:r w:rsidRPr="007A724B">
              <w:rPr>
                <w:rFonts w:hint="eastAsia"/>
                <w:szCs w:val="21"/>
              </w:rPr>
              <w:t>：</w:t>
            </w:r>
            <w:r w:rsidRPr="007A724B">
              <w:rPr>
                <w:rFonts w:hint="eastAsia"/>
                <w:szCs w:val="21"/>
              </w:rPr>
              <w:t>0x112/10/3</w:t>
            </w:r>
          </w:p>
          <w:p w:rsidR="00FF3D08" w:rsidRPr="007A724B" w:rsidRDefault="00FF3D08" w:rsidP="00A165F9">
            <w:pPr>
              <w:spacing w:line="400" w:lineRule="exact"/>
              <w:jc w:val="center"/>
              <w:rPr>
                <w:szCs w:val="21"/>
              </w:rPr>
            </w:pPr>
            <w:r w:rsidRPr="007A724B">
              <w:rPr>
                <w:rFonts w:hint="eastAsia"/>
                <w:szCs w:val="21"/>
              </w:rPr>
              <w:t>M1</w:t>
            </w:r>
            <w:r w:rsidRPr="007A724B">
              <w:rPr>
                <w:rFonts w:hint="eastAsia"/>
                <w:szCs w:val="21"/>
              </w:rPr>
              <w:t>：</w:t>
            </w:r>
            <w:r w:rsidRPr="007A724B">
              <w:rPr>
                <w:rFonts w:hint="eastAsia"/>
                <w:szCs w:val="21"/>
              </w:rPr>
              <w:t>0x114/10/3</w:t>
            </w:r>
          </w:p>
          <w:p w:rsidR="00FF3D08" w:rsidRPr="007A724B" w:rsidRDefault="00FF3D08" w:rsidP="00A165F9">
            <w:pPr>
              <w:spacing w:line="400" w:lineRule="exact"/>
              <w:jc w:val="center"/>
              <w:rPr>
                <w:szCs w:val="21"/>
              </w:rPr>
            </w:pPr>
            <w:r w:rsidRPr="007A724B">
              <w:rPr>
                <w:rFonts w:hint="eastAsia"/>
                <w:szCs w:val="21"/>
              </w:rPr>
              <w:t>M2</w:t>
            </w:r>
            <w:r w:rsidRPr="007A724B">
              <w:rPr>
                <w:rFonts w:hint="eastAsia"/>
                <w:szCs w:val="21"/>
              </w:rPr>
              <w:t>：</w:t>
            </w:r>
            <w:r w:rsidRPr="007A724B">
              <w:rPr>
                <w:rFonts w:hint="eastAsia"/>
                <w:szCs w:val="21"/>
              </w:rPr>
              <w:t>0x614/10/3</w:t>
            </w:r>
          </w:p>
          <w:p w:rsidR="00FF3D08" w:rsidRPr="007A724B" w:rsidRDefault="00FF3D08" w:rsidP="00A165F9">
            <w:pPr>
              <w:spacing w:line="400" w:lineRule="exact"/>
              <w:jc w:val="center"/>
              <w:rPr>
                <w:szCs w:val="21"/>
              </w:rPr>
            </w:pPr>
            <w:r w:rsidRPr="007A724B">
              <w:rPr>
                <w:rFonts w:hint="eastAsia"/>
                <w:szCs w:val="21"/>
              </w:rPr>
              <w:t>MP2</w:t>
            </w:r>
            <w:r w:rsidRPr="007A724B">
              <w:rPr>
                <w:rFonts w:hint="eastAsia"/>
                <w:szCs w:val="21"/>
              </w:rPr>
              <w:t>：</w:t>
            </w:r>
            <w:r w:rsidRPr="007A724B">
              <w:rPr>
                <w:rFonts w:hint="eastAsia"/>
                <w:szCs w:val="21"/>
              </w:rPr>
              <w:t>0x612/10/3</w:t>
            </w:r>
          </w:p>
          <w:p w:rsidR="00FF3D08" w:rsidRPr="007A724B" w:rsidRDefault="00FF3D08" w:rsidP="00A165F9">
            <w:pPr>
              <w:spacing w:line="400" w:lineRule="exact"/>
              <w:jc w:val="center"/>
              <w:rPr>
                <w:szCs w:val="21"/>
              </w:rPr>
            </w:pPr>
            <w:r w:rsidRPr="007A724B">
              <w:rPr>
                <w:rFonts w:hint="eastAsia"/>
                <w:szCs w:val="21"/>
              </w:rPr>
              <w:t>TC2</w:t>
            </w:r>
            <w:r w:rsidRPr="007A724B">
              <w:rPr>
                <w:rFonts w:hint="eastAsia"/>
                <w:szCs w:val="21"/>
              </w:rPr>
              <w:t>：</w:t>
            </w:r>
            <w:r w:rsidRPr="007A724B">
              <w:rPr>
                <w:rFonts w:hint="eastAsia"/>
                <w:szCs w:val="21"/>
              </w:rPr>
              <w:t>0x610/10/3</w:t>
            </w:r>
          </w:p>
          <w:p w:rsidR="00FF3D08" w:rsidRPr="007A724B" w:rsidRDefault="00FF3D08" w:rsidP="00A165F9">
            <w:pPr>
              <w:spacing w:line="400" w:lineRule="exact"/>
              <w:jc w:val="center"/>
              <w:rPr>
                <w:szCs w:val="21"/>
              </w:rPr>
            </w:pPr>
            <w:r w:rsidRPr="007A724B">
              <w:rPr>
                <w:rFonts w:hint="eastAsia"/>
                <w:szCs w:val="21"/>
              </w:rPr>
              <w:t>M</w:t>
            </w:r>
            <w:r w:rsidRPr="007A724B">
              <w:rPr>
                <w:rFonts w:hint="eastAsia"/>
                <w:szCs w:val="21"/>
              </w:rPr>
              <w:t>车</w:t>
            </w:r>
            <w:r w:rsidRPr="007A724B">
              <w:rPr>
                <w:rFonts w:hint="eastAsia"/>
                <w:szCs w:val="21"/>
              </w:rPr>
              <w:t>G</w:t>
            </w:r>
            <w:r w:rsidRPr="007A724B">
              <w:rPr>
                <w:rFonts w:hint="eastAsia"/>
                <w:szCs w:val="21"/>
              </w:rPr>
              <w:t>阀</w:t>
            </w:r>
            <w:r w:rsidRPr="007A724B">
              <w:rPr>
                <w:rFonts w:hint="eastAsia"/>
                <w:szCs w:val="21"/>
              </w:rPr>
              <w:t>1</w:t>
            </w:r>
            <w:r w:rsidRPr="007A724B">
              <w:rPr>
                <w:rFonts w:hint="eastAsia"/>
                <w:szCs w:val="21"/>
              </w:rPr>
              <w:t>架</w:t>
            </w:r>
          </w:p>
          <w:p w:rsidR="00FF3D08" w:rsidRPr="007A724B" w:rsidRDefault="00FF3D08" w:rsidP="00A165F9">
            <w:pPr>
              <w:spacing w:line="400" w:lineRule="exact"/>
              <w:jc w:val="center"/>
              <w:rPr>
                <w:szCs w:val="21"/>
              </w:rPr>
            </w:pPr>
            <w:r w:rsidRPr="007A724B">
              <w:rPr>
                <w:rFonts w:hint="eastAsia"/>
                <w:szCs w:val="21"/>
              </w:rPr>
              <w:t>TC1</w:t>
            </w:r>
            <w:r w:rsidRPr="007A724B">
              <w:rPr>
                <w:rFonts w:hint="eastAsia"/>
                <w:szCs w:val="21"/>
              </w:rPr>
              <w:t>：</w:t>
            </w:r>
            <w:r w:rsidRPr="007A724B">
              <w:rPr>
                <w:rFonts w:hint="eastAsia"/>
                <w:szCs w:val="21"/>
              </w:rPr>
              <w:t>0x310/10/3</w:t>
            </w:r>
          </w:p>
          <w:p w:rsidR="00FF3D08" w:rsidRPr="007A724B" w:rsidRDefault="00FF3D08" w:rsidP="00A165F9">
            <w:pPr>
              <w:spacing w:line="400" w:lineRule="exact"/>
              <w:jc w:val="center"/>
              <w:rPr>
                <w:szCs w:val="21"/>
              </w:rPr>
            </w:pPr>
            <w:r w:rsidRPr="007A724B">
              <w:rPr>
                <w:rFonts w:hint="eastAsia"/>
                <w:szCs w:val="21"/>
              </w:rPr>
              <w:t>MP1</w:t>
            </w:r>
            <w:r w:rsidRPr="007A724B">
              <w:rPr>
                <w:rFonts w:hint="eastAsia"/>
                <w:szCs w:val="21"/>
              </w:rPr>
              <w:t>：</w:t>
            </w:r>
            <w:r w:rsidRPr="007A724B">
              <w:rPr>
                <w:rFonts w:hint="eastAsia"/>
                <w:szCs w:val="21"/>
              </w:rPr>
              <w:t>0x312/10/3</w:t>
            </w:r>
          </w:p>
          <w:p w:rsidR="00FF3D08" w:rsidRPr="007A724B" w:rsidRDefault="00FF3D08" w:rsidP="00A165F9">
            <w:pPr>
              <w:spacing w:line="400" w:lineRule="exact"/>
              <w:jc w:val="center"/>
              <w:rPr>
                <w:szCs w:val="21"/>
              </w:rPr>
            </w:pPr>
            <w:r w:rsidRPr="007A724B">
              <w:rPr>
                <w:rFonts w:hint="eastAsia"/>
                <w:szCs w:val="21"/>
              </w:rPr>
              <w:t>M1</w:t>
            </w:r>
            <w:r w:rsidRPr="007A724B">
              <w:rPr>
                <w:rFonts w:hint="eastAsia"/>
                <w:szCs w:val="21"/>
              </w:rPr>
              <w:t>：</w:t>
            </w:r>
            <w:r w:rsidRPr="007A724B">
              <w:rPr>
                <w:rFonts w:hint="eastAsia"/>
                <w:szCs w:val="21"/>
              </w:rPr>
              <w:t>0x314/10/3</w:t>
            </w:r>
          </w:p>
          <w:p w:rsidR="00FF3D08" w:rsidRPr="007A724B" w:rsidRDefault="00FF3D08" w:rsidP="00A165F9">
            <w:pPr>
              <w:spacing w:line="400" w:lineRule="exact"/>
              <w:jc w:val="center"/>
              <w:rPr>
                <w:szCs w:val="21"/>
              </w:rPr>
            </w:pPr>
            <w:r w:rsidRPr="007A724B">
              <w:rPr>
                <w:rFonts w:hint="eastAsia"/>
                <w:szCs w:val="21"/>
              </w:rPr>
              <w:t>M2</w:t>
            </w:r>
            <w:r w:rsidRPr="007A724B">
              <w:rPr>
                <w:rFonts w:hint="eastAsia"/>
                <w:szCs w:val="21"/>
              </w:rPr>
              <w:t>：</w:t>
            </w:r>
            <w:r w:rsidRPr="007A724B">
              <w:rPr>
                <w:rFonts w:hint="eastAsia"/>
                <w:szCs w:val="21"/>
              </w:rPr>
              <w:t>0x414/10/3</w:t>
            </w:r>
          </w:p>
          <w:p w:rsidR="00FF3D08" w:rsidRPr="007A724B" w:rsidRDefault="00FF3D08" w:rsidP="00A165F9">
            <w:pPr>
              <w:spacing w:line="400" w:lineRule="exact"/>
              <w:jc w:val="center"/>
              <w:rPr>
                <w:szCs w:val="21"/>
              </w:rPr>
            </w:pPr>
            <w:r w:rsidRPr="007A724B">
              <w:rPr>
                <w:rFonts w:hint="eastAsia"/>
                <w:szCs w:val="21"/>
              </w:rPr>
              <w:t>MP2</w:t>
            </w:r>
            <w:r w:rsidRPr="007A724B">
              <w:rPr>
                <w:rFonts w:hint="eastAsia"/>
                <w:szCs w:val="21"/>
              </w:rPr>
              <w:t>：</w:t>
            </w:r>
            <w:r w:rsidRPr="007A724B">
              <w:rPr>
                <w:rFonts w:hint="eastAsia"/>
                <w:szCs w:val="21"/>
              </w:rPr>
              <w:t>0x412/10/3</w:t>
            </w:r>
          </w:p>
          <w:p w:rsidR="00FF3D08" w:rsidRPr="007A724B" w:rsidRDefault="00FF3D08" w:rsidP="00A165F9">
            <w:pPr>
              <w:spacing w:line="400" w:lineRule="exact"/>
              <w:jc w:val="center"/>
              <w:rPr>
                <w:szCs w:val="21"/>
              </w:rPr>
            </w:pPr>
            <w:r w:rsidRPr="007A724B">
              <w:rPr>
                <w:rFonts w:hint="eastAsia"/>
                <w:szCs w:val="21"/>
              </w:rPr>
              <w:t>TC2</w:t>
            </w:r>
            <w:r w:rsidRPr="007A724B">
              <w:rPr>
                <w:rFonts w:hint="eastAsia"/>
                <w:szCs w:val="21"/>
              </w:rPr>
              <w:t>：</w:t>
            </w:r>
            <w:r w:rsidRPr="007A724B">
              <w:rPr>
                <w:rFonts w:hint="eastAsia"/>
                <w:szCs w:val="21"/>
              </w:rPr>
              <w:t>0x410/10/3</w:t>
            </w:r>
          </w:p>
          <w:p w:rsidR="00FF3D08" w:rsidRPr="007A724B" w:rsidRDefault="00FF3D08" w:rsidP="00A165F9">
            <w:pPr>
              <w:spacing w:line="400" w:lineRule="exact"/>
              <w:jc w:val="center"/>
              <w:rPr>
                <w:szCs w:val="21"/>
              </w:rPr>
            </w:pPr>
            <w:r w:rsidRPr="007A724B">
              <w:rPr>
                <w:rFonts w:hint="eastAsia"/>
                <w:szCs w:val="21"/>
              </w:rPr>
              <w:t>TC</w:t>
            </w:r>
            <w:r w:rsidRPr="007A724B">
              <w:rPr>
                <w:rFonts w:hint="eastAsia"/>
                <w:szCs w:val="21"/>
              </w:rPr>
              <w:t>车</w:t>
            </w:r>
            <w:r w:rsidRPr="007A724B">
              <w:rPr>
                <w:rFonts w:hint="eastAsia"/>
                <w:szCs w:val="21"/>
              </w:rPr>
              <w:t>G</w:t>
            </w:r>
            <w:r w:rsidRPr="007A724B">
              <w:rPr>
                <w:rFonts w:hint="eastAsia"/>
                <w:szCs w:val="21"/>
              </w:rPr>
              <w:t>阀</w:t>
            </w:r>
            <w:r w:rsidRPr="007A724B">
              <w:rPr>
                <w:rFonts w:hint="eastAsia"/>
                <w:szCs w:val="21"/>
              </w:rPr>
              <w:t>2</w:t>
            </w:r>
            <w:r w:rsidRPr="007A724B">
              <w:rPr>
                <w:rFonts w:hint="eastAsia"/>
                <w:szCs w:val="21"/>
              </w:rPr>
              <w:t>架</w:t>
            </w:r>
          </w:p>
          <w:p w:rsidR="00FF3D08" w:rsidRPr="007A724B" w:rsidRDefault="00FF3D08" w:rsidP="00A165F9">
            <w:pPr>
              <w:spacing w:line="400" w:lineRule="exact"/>
              <w:jc w:val="center"/>
              <w:rPr>
                <w:szCs w:val="21"/>
              </w:rPr>
            </w:pPr>
            <w:r w:rsidRPr="007A724B">
              <w:rPr>
                <w:rFonts w:hint="eastAsia"/>
                <w:szCs w:val="21"/>
              </w:rPr>
              <w:t>TC1</w:t>
            </w:r>
            <w:r w:rsidRPr="007A724B">
              <w:rPr>
                <w:rFonts w:hint="eastAsia"/>
                <w:szCs w:val="21"/>
              </w:rPr>
              <w:t>：</w:t>
            </w:r>
            <w:r w:rsidRPr="007A724B">
              <w:rPr>
                <w:rFonts w:hint="eastAsia"/>
                <w:szCs w:val="21"/>
              </w:rPr>
              <w:t>0x111/10/3</w:t>
            </w:r>
          </w:p>
          <w:p w:rsidR="00FF3D08" w:rsidRPr="007A724B" w:rsidRDefault="00FF3D08" w:rsidP="00A165F9">
            <w:pPr>
              <w:spacing w:line="400" w:lineRule="exact"/>
              <w:jc w:val="center"/>
              <w:rPr>
                <w:szCs w:val="21"/>
              </w:rPr>
            </w:pPr>
            <w:r w:rsidRPr="007A724B">
              <w:rPr>
                <w:rFonts w:hint="eastAsia"/>
                <w:szCs w:val="21"/>
              </w:rPr>
              <w:t>MP1</w:t>
            </w:r>
            <w:r w:rsidRPr="007A724B">
              <w:rPr>
                <w:rFonts w:hint="eastAsia"/>
                <w:szCs w:val="21"/>
              </w:rPr>
              <w:t>：</w:t>
            </w:r>
            <w:r w:rsidRPr="007A724B">
              <w:rPr>
                <w:rFonts w:hint="eastAsia"/>
                <w:szCs w:val="21"/>
              </w:rPr>
              <w:t>0x113/10/3</w:t>
            </w:r>
          </w:p>
          <w:p w:rsidR="00FF3D08" w:rsidRPr="007A724B" w:rsidRDefault="00FF3D08" w:rsidP="00A165F9">
            <w:pPr>
              <w:spacing w:line="400" w:lineRule="exact"/>
              <w:jc w:val="center"/>
              <w:rPr>
                <w:szCs w:val="21"/>
              </w:rPr>
            </w:pPr>
            <w:r w:rsidRPr="007A724B">
              <w:rPr>
                <w:rFonts w:hint="eastAsia"/>
                <w:szCs w:val="21"/>
              </w:rPr>
              <w:t>M1</w:t>
            </w:r>
            <w:r w:rsidRPr="007A724B">
              <w:rPr>
                <w:rFonts w:hint="eastAsia"/>
                <w:szCs w:val="21"/>
              </w:rPr>
              <w:t>：</w:t>
            </w:r>
            <w:r w:rsidRPr="007A724B">
              <w:rPr>
                <w:rFonts w:hint="eastAsia"/>
                <w:szCs w:val="21"/>
              </w:rPr>
              <w:t>0x115/10/3</w:t>
            </w:r>
          </w:p>
          <w:p w:rsidR="00FF3D08" w:rsidRPr="007A724B" w:rsidRDefault="00FF3D08" w:rsidP="00A165F9">
            <w:pPr>
              <w:spacing w:line="400" w:lineRule="exact"/>
              <w:jc w:val="center"/>
              <w:rPr>
                <w:szCs w:val="21"/>
              </w:rPr>
            </w:pPr>
            <w:r w:rsidRPr="007A724B">
              <w:rPr>
                <w:rFonts w:hint="eastAsia"/>
                <w:szCs w:val="21"/>
              </w:rPr>
              <w:t>M2</w:t>
            </w:r>
            <w:r w:rsidRPr="007A724B">
              <w:rPr>
                <w:rFonts w:hint="eastAsia"/>
                <w:szCs w:val="21"/>
              </w:rPr>
              <w:t>：</w:t>
            </w:r>
            <w:r w:rsidRPr="007A724B">
              <w:rPr>
                <w:rFonts w:hint="eastAsia"/>
                <w:szCs w:val="21"/>
              </w:rPr>
              <w:t>0x615/10/3</w:t>
            </w:r>
          </w:p>
          <w:p w:rsidR="00FF3D08" w:rsidRPr="007A724B" w:rsidRDefault="00FF3D08" w:rsidP="00A165F9">
            <w:pPr>
              <w:spacing w:line="400" w:lineRule="exact"/>
              <w:jc w:val="center"/>
              <w:rPr>
                <w:szCs w:val="21"/>
              </w:rPr>
            </w:pPr>
            <w:r w:rsidRPr="007A724B">
              <w:rPr>
                <w:rFonts w:hint="eastAsia"/>
                <w:szCs w:val="21"/>
              </w:rPr>
              <w:t>MP2</w:t>
            </w:r>
            <w:r w:rsidRPr="007A724B">
              <w:rPr>
                <w:rFonts w:hint="eastAsia"/>
                <w:szCs w:val="21"/>
              </w:rPr>
              <w:t>：</w:t>
            </w:r>
            <w:r w:rsidRPr="007A724B">
              <w:rPr>
                <w:rFonts w:hint="eastAsia"/>
                <w:szCs w:val="21"/>
              </w:rPr>
              <w:t>0x613/10/3</w:t>
            </w:r>
          </w:p>
          <w:p w:rsidR="00FF3D08" w:rsidRPr="007A724B" w:rsidRDefault="00FF3D08" w:rsidP="00A165F9">
            <w:pPr>
              <w:spacing w:line="400" w:lineRule="exact"/>
              <w:jc w:val="center"/>
              <w:rPr>
                <w:szCs w:val="21"/>
              </w:rPr>
            </w:pPr>
            <w:r w:rsidRPr="007A724B">
              <w:rPr>
                <w:rFonts w:hint="eastAsia"/>
                <w:szCs w:val="21"/>
              </w:rPr>
              <w:t>TC2</w:t>
            </w:r>
            <w:r w:rsidRPr="007A724B">
              <w:rPr>
                <w:rFonts w:hint="eastAsia"/>
                <w:szCs w:val="21"/>
              </w:rPr>
              <w:t>：</w:t>
            </w:r>
            <w:r w:rsidRPr="007A724B">
              <w:rPr>
                <w:rFonts w:hint="eastAsia"/>
                <w:szCs w:val="21"/>
              </w:rPr>
              <w:t>0x611/10/3</w:t>
            </w:r>
          </w:p>
          <w:p w:rsidR="00FF3D08" w:rsidRPr="007A724B" w:rsidRDefault="00FF3D08" w:rsidP="00A165F9">
            <w:pPr>
              <w:spacing w:line="400" w:lineRule="exact"/>
              <w:jc w:val="center"/>
              <w:rPr>
                <w:szCs w:val="21"/>
              </w:rPr>
            </w:pPr>
            <w:r w:rsidRPr="007A724B">
              <w:rPr>
                <w:rFonts w:hint="eastAsia"/>
                <w:szCs w:val="21"/>
              </w:rPr>
              <w:t>M</w:t>
            </w:r>
            <w:r w:rsidRPr="007A724B">
              <w:rPr>
                <w:rFonts w:hint="eastAsia"/>
                <w:szCs w:val="21"/>
              </w:rPr>
              <w:t>车</w:t>
            </w:r>
            <w:r w:rsidRPr="007A724B">
              <w:rPr>
                <w:rFonts w:hint="eastAsia"/>
                <w:szCs w:val="21"/>
              </w:rPr>
              <w:t>G</w:t>
            </w:r>
            <w:r w:rsidRPr="007A724B">
              <w:rPr>
                <w:rFonts w:hint="eastAsia"/>
                <w:szCs w:val="21"/>
              </w:rPr>
              <w:t>阀</w:t>
            </w:r>
            <w:r w:rsidRPr="007A724B">
              <w:rPr>
                <w:rFonts w:hint="eastAsia"/>
                <w:szCs w:val="21"/>
              </w:rPr>
              <w:t>2</w:t>
            </w:r>
            <w:r w:rsidRPr="007A724B">
              <w:rPr>
                <w:rFonts w:hint="eastAsia"/>
                <w:szCs w:val="21"/>
              </w:rPr>
              <w:t>架</w:t>
            </w:r>
          </w:p>
          <w:p w:rsidR="00FF3D08" w:rsidRPr="007A724B" w:rsidRDefault="00FF3D08" w:rsidP="00A165F9">
            <w:pPr>
              <w:spacing w:line="400" w:lineRule="exact"/>
              <w:jc w:val="center"/>
              <w:rPr>
                <w:szCs w:val="21"/>
              </w:rPr>
            </w:pPr>
            <w:r w:rsidRPr="007A724B">
              <w:rPr>
                <w:rFonts w:hint="eastAsia"/>
                <w:szCs w:val="21"/>
              </w:rPr>
              <w:t>TC1</w:t>
            </w:r>
            <w:r w:rsidRPr="007A724B">
              <w:rPr>
                <w:rFonts w:hint="eastAsia"/>
                <w:szCs w:val="21"/>
              </w:rPr>
              <w:t>：</w:t>
            </w:r>
            <w:r w:rsidRPr="007A724B">
              <w:rPr>
                <w:rFonts w:hint="eastAsia"/>
                <w:szCs w:val="21"/>
              </w:rPr>
              <w:t>0x311/10/3</w:t>
            </w:r>
          </w:p>
          <w:p w:rsidR="00FF3D08" w:rsidRPr="007A724B" w:rsidRDefault="00FF3D08" w:rsidP="00A165F9">
            <w:pPr>
              <w:spacing w:line="400" w:lineRule="exact"/>
              <w:jc w:val="center"/>
              <w:rPr>
                <w:szCs w:val="21"/>
              </w:rPr>
            </w:pPr>
            <w:r w:rsidRPr="007A724B">
              <w:rPr>
                <w:rFonts w:hint="eastAsia"/>
                <w:szCs w:val="21"/>
              </w:rPr>
              <w:t>MP1</w:t>
            </w:r>
            <w:r w:rsidRPr="007A724B">
              <w:rPr>
                <w:rFonts w:hint="eastAsia"/>
                <w:szCs w:val="21"/>
              </w:rPr>
              <w:t>：</w:t>
            </w:r>
            <w:r w:rsidRPr="007A724B">
              <w:rPr>
                <w:rFonts w:hint="eastAsia"/>
                <w:szCs w:val="21"/>
              </w:rPr>
              <w:t>0x313/10/3</w:t>
            </w:r>
          </w:p>
          <w:p w:rsidR="00FF3D08" w:rsidRPr="007A724B" w:rsidRDefault="00FF3D08" w:rsidP="00A165F9">
            <w:pPr>
              <w:spacing w:line="400" w:lineRule="exact"/>
              <w:jc w:val="center"/>
              <w:rPr>
                <w:szCs w:val="21"/>
              </w:rPr>
            </w:pPr>
            <w:r w:rsidRPr="007A724B">
              <w:rPr>
                <w:rFonts w:hint="eastAsia"/>
                <w:szCs w:val="21"/>
              </w:rPr>
              <w:t>M1</w:t>
            </w:r>
            <w:r w:rsidRPr="007A724B">
              <w:rPr>
                <w:rFonts w:hint="eastAsia"/>
                <w:szCs w:val="21"/>
              </w:rPr>
              <w:t>：</w:t>
            </w:r>
            <w:r w:rsidRPr="007A724B">
              <w:rPr>
                <w:rFonts w:hint="eastAsia"/>
                <w:szCs w:val="21"/>
              </w:rPr>
              <w:t>0x315/10/3</w:t>
            </w:r>
          </w:p>
          <w:p w:rsidR="00FF3D08" w:rsidRPr="007A724B" w:rsidRDefault="00FF3D08" w:rsidP="00A165F9">
            <w:pPr>
              <w:spacing w:line="400" w:lineRule="exact"/>
              <w:jc w:val="center"/>
              <w:rPr>
                <w:szCs w:val="21"/>
              </w:rPr>
            </w:pPr>
            <w:r w:rsidRPr="007A724B">
              <w:rPr>
                <w:rFonts w:hint="eastAsia"/>
                <w:szCs w:val="21"/>
              </w:rPr>
              <w:t>M2</w:t>
            </w:r>
            <w:r w:rsidRPr="007A724B">
              <w:rPr>
                <w:rFonts w:hint="eastAsia"/>
                <w:szCs w:val="21"/>
              </w:rPr>
              <w:t>：</w:t>
            </w:r>
            <w:r w:rsidRPr="007A724B">
              <w:rPr>
                <w:rFonts w:hint="eastAsia"/>
                <w:szCs w:val="21"/>
              </w:rPr>
              <w:t>0x415/10/3</w:t>
            </w:r>
          </w:p>
          <w:p w:rsidR="00FF3D08" w:rsidRPr="007A724B" w:rsidRDefault="00FF3D08" w:rsidP="00A165F9">
            <w:pPr>
              <w:spacing w:line="400" w:lineRule="exact"/>
              <w:jc w:val="center"/>
              <w:rPr>
                <w:szCs w:val="21"/>
              </w:rPr>
            </w:pPr>
            <w:r w:rsidRPr="007A724B">
              <w:rPr>
                <w:rFonts w:hint="eastAsia"/>
                <w:szCs w:val="21"/>
              </w:rPr>
              <w:t>MP2</w:t>
            </w:r>
            <w:r w:rsidRPr="007A724B">
              <w:rPr>
                <w:rFonts w:hint="eastAsia"/>
                <w:szCs w:val="21"/>
              </w:rPr>
              <w:t>：</w:t>
            </w:r>
            <w:r w:rsidRPr="007A724B">
              <w:rPr>
                <w:rFonts w:hint="eastAsia"/>
                <w:szCs w:val="21"/>
              </w:rPr>
              <w:t>0x413/10/3</w:t>
            </w:r>
          </w:p>
          <w:p w:rsidR="00FF3D08" w:rsidRPr="007A724B" w:rsidRDefault="00FF3D08" w:rsidP="00A165F9">
            <w:pPr>
              <w:spacing w:line="400" w:lineRule="exact"/>
              <w:jc w:val="center"/>
              <w:rPr>
                <w:szCs w:val="21"/>
              </w:rPr>
            </w:pPr>
            <w:r w:rsidRPr="007A724B">
              <w:rPr>
                <w:rFonts w:hint="eastAsia"/>
                <w:szCs w:val="21"/>
              </w:rPr>
              <w:t>TC2</w:t>
            </w:r>
            <w:r w:rsidRPr="007A724B">
              <w:rPr>
                <w:rFonts w:hint="eastAsia"/>
                <w:szCs w:val="21"/>
              </w:rPr>
              <w:t>：</w:t>
            </w:r>
            <w:r w:rsidRPr="007A724B">
              <w:rPr>
                <w:rFonts w:hint="eastAsia"/>
                <w:szCs w:val="21"/>
              </w:rPr>
              <w:t>0x411/10/3</w:t>
            </w:r>
          </w:p>
          <w:p w:rsidR="00FF3D08" w:rsidRPr="007A724B" w:rsidRDefault="00FF3D08" w:rsidP="00E75EFD">
            <w:pPr>
              <w:spacing w:line="400" w:lineRule="exact"/>
              <w:jc w:val="center"/>
              <w:rPr>
                <w:szCs w:val="21"/>
              </w:rPr>
            </w:pPr>
          </w:p>
        </w:tc>
        <w:tc>
          <w:tcPr>
            <w:tcW w:w="1276" w:type="dxa"/>
          </w:tcPr>
          <w:p w:rsidR="00FF3D08" w:rsidRPr="007A724B" w:rsidRDefault="00FF3D08" w:rsidP="008019FE">
            <w:pPr>
              <w:spacing w:line="400" w:lineRule="exact"/>
              <w:jc w:val="center"/>
              <w:rPr>
                <w:szCs w:val="21"/>
              </w:rPr>
            </w:pPr>
            <w:r w:rsidRPr="007A724B">
              <w:rPr>
                <w:rFonts w:hint="eastAsia"/>
                <w:szCs w:val="21"/>
              </w:rPr>
              <w:lastRenderedPageBreak/>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切除</w:t>
            </w:r>
            <w:r w:rsidRPr="007A724B">
              <w:rPr>
                <w:noProof/>
                <w:szCs w:val="21"/>
              </w:rPr>
              <w:drawing>
                <wp:inline distT="0" distB="0" distL="0" distR="0">
                  <wp:extent cx="387985" cy="198120"/>
                  <wp:effectExtent l="0" t="0" r="0" b="0"/>
                  <wp:docPr id="34" name="图片 34" descr="CommonBrakeCutOff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monBrakeCutOff41_2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施加</w:t>
            </w:r>
            <w:r w:rsidRPr="007A724B">
              <w:rPr>
                <w:noProof/>
                <w:szCs w:val="21"/>
              </w:rPr>
              <w:drawing>
                <wp:inline distT="0" distB="0" distL="0" distR="0">
                  <wp:extent cx="387985" cy="198120"/>
                  <wp:effectExtent l="0" t="0" r="0" b="0"/>
                  <wp:docPr id="35" name="图片 35" descr="CommonBrakeApply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onBrakeApply41_2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缓解</w:t>
            </w:r>
            <w:r w:rsidRPr="007A724B">
              <w:rPr>
                <w:noProof/>
                <w:szCs w:val="21"/>
              </w:rPr>
              <w:drawing>
                <wp:inline distT="0" distB="0" distL="0" distR="0">
                  <wp:extent cx="387985" cy="198120"/>
                  <wp:effectExtent l="0" t="0" r="0" b="0"/>
                  <wp:docPr id="36" name="图片 36" descr="CommonBrakeRelease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monBrakeRelease41_2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通讯异常</w:t>
            </w:r>
            <w:r w:rsidRPr="007A724B">
              <w:rPr>
                <w:noProof/>
                <w:szCs w:val="21"/>
              </w:rPr>
              <w:lastRenderedPageBreak/>
              <w:drawing>
                <wp:inline distT="0" distB="0" distL="0" distR="0">
                  <wp:extent cx="387985" cy="198120"/>
                  <wp:effectExtent l="0" t="0" r="0" b="0"/>
                  <wp:docPr id="37" name="图片 37" descr="CommonBrakeCommFault4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monBrakeCommFault41_2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985" cy="198120"/>
                          </a:xfrm>
                          <a:prstGeom prst="rect">
                            <a:avLst/>
                          </a:prstGeom>
                          <a:noFill/>
                          <a:ln>
                            <a:noFill/>
                          </a:ln>
                        </pic:spPr>
                      </pic:pic>
                    </a:graphicData>
                  </a:graphic>
                </wp:inline>
              </w:drawing>
            </w:r>
          </w:p>
        </w:tc>
        <w:tc>
          <w:tcPr>
            <w:tcW w:w="2693" w:type="dxa"/>
            <w:shd w:val="clear" w:color="auto" w:fill="auto"/>
          </w:tcPr>
          <w:p w:rsidR="00FF3D08" w:rsidRPr="007A724B" w:rsidRDefault="00FF3D08" w:rsidP="009F3903">
            <w:pPr>
              <w:spacing w:line="400" w:lineRule="exact"/>
              <w:jc w:val="center"/>
              <w:rPr>
                <w:szCs w:val="21"/>
              </w:rPr>
            </w:pPr>
            <w:r w:rsidRPr="007A724B">
              <w:rPr>
                <w:rFonts w:hint="eastAsia"/>
                <w:szCs w:val="21"/>
              </w:rPr>
              <w:lastRenderedPageBreak/>
              <w:t>RIOM</w:t>
            </w:r>
            <w:r w:rsidRPr="007A724B">
              <w:rPr>
                <w:rFonts w:hint="eastAsia"/>
                <w:szCs w:val="21"/>
              </w:rPr>
              <w:t>通讯正常且切除位为</w:t>
            </w:r>
            <w:r w:rsidRPr="007A724B">
              <w:rPr>
                <w:rFonts w:hint="eastAsia"/>
                <w:szCs w:val="21"/>
              </w:rPr>
              <w:t>1</w:t>
            </w:r>
            <w:r w:rsidRPr="007A724B">
              <w:rPr>
                <w:rFonts w:hint="eastAsia"/>
                <w:szCs w:val="21"/>
              </w:rPr>
              <w:t>，显示切除；</w:t>
            </w:r>
          </w:p>
          <w:p w:rsidR="00FF3D08" w:rsidRPr="007A724B" w:rsidRDefault="00FF3D08" w:rsidP="00FB4046">
            <w:pPr>
              <w:spacing w:line="400" w:lineRule="exact"/>
              <w:jc w:val="center"/>
              <w:rPr>
                <w:szCs w:val="21"/>
              </w:rPr>
            </w:pPr>
            <w:r w:rsidRPr="007A724B">
              <w:rPr>
                <w:rFonts w:hint="eastAsia"/>
                <w:szCs w:val="21"/>
              </w:rPr>
              <w:t>优先从</w:t>
            </w:r>
            <w:r w:rsidRPr="007A724B">
              <w:rPr>
                <w:rFonts w:hint="eastAsia"/>
                <w:szCs w:val="21"/>
              </w:rPr>
              <w:t>TC</w:t>
            </w:r>
            <w:r w:rsidRPr="007A724B">
              <w:rPr>
                <w:rFonts w:hint="eastAsia"/>
                <w:szCs w:val="21"/>
              </w:rPr>
              <w:t>车</w:t>
            </w:r>
            <w:r w:rsidRPr="007A724B">
              <w:rPr>
                <w:rFonts w:hint="eastAsia"/>
                <w:szCs w:val="21"/>
              </w:rPr>
              <w:t>G</w:t>
            </w:r>
            <w:r w:rsidRPr="007A724B">
              <w:rPr>
                <w:rFonts w:hint="eastAsia"/>
                <w:szCs w:val="21"/>
              </w:rPr>
              <w:t>阀取数据，当</w:t>
            </w:r>
            <w:r w:rsidRPr="007A724B">
              <w:rPr>
                <w:rFonts w:hint="eastAsia"/>
                <w:szCs w:val="21"/>
              </w:rPr>
              <w:t>TC</w:t>
            </w:r>
            <w:r w:rsidRPr="007A724B">
              <w:rPr>
                <w:rFonts w:hint="eastAsia"/>
                <w:szCs w:val="21"/>
              </w:rPr>
              <w:t>车</w:t>
            </w:r>
            <w:r w:rsidRPr="007A724B">
              <w:rPr>
                <w:rFonts w:hint="eastAsia"/>
                <w:szCs w:val="21"/>
              </w:rPr>
              <w:t>G</w:t>
            </w:r>
            <w:r w:rsidRPr="007A724B">
              <w:rPr>
                <w:rFonts w:hint="eastAsia"/>
                <w:szCs w:val="21"/>
              </w:rPr>
              <w:t>阀数据无效时，再判断</w:t>
            </w:r>
            <w:r w:rsidRPr="007A724B">
              <w:rPr>
                <w:rFonts w:hint="eastAsia"/>
                <w:szCs w:val="21"/>
              </w:rPr>
              <w:t>M</w:t>
            </w:r>
            <w:r w:rsidRPr="007A724B">
              <w:rPr>
                <w:rFonts w:hint="eastAsia"/>
                <w:szCs w:val="21"/>
              </w:rPr>
              <w:t>车</w:t>
            </w:r>
            <w:r w:rsidRPr="007A724B">
              <w:rPr>
                <w:rFonts w:hint="eastAsia"/>
                <w:szCs w:val="21"/>
              </w:rPr>
              <w:t>G</w:t>
            </w:r>
            <w:r w:rsidRPr="007A724B">
              <w:rPr>
                <w:rFonts w:hint="eastAsia"/>
                <w:szCs w:val="21"/>
              </w:rPr>
              <w:t>阀数据是否有效；</w:t>
            </w:r>
          </w:p>
          <w:p w:rsidR="00FF3D08" w:rsidRPr="007A724B" w:rsidRDefault="00FF3D08" w:rsidP="00FB4046">
            <w:pPr>
              <w:spacing w:line="400" w:lineRule="exact"/>
              <w:jc w:val="center"/>
              <w:rPr>
                <w:szCs w:val="21"/>
              </w:rPr>
            </w:pPr>
            <w:r w:rsidRPr="007A724B">
              <w:rPr>
                <w:rFonts w:hint="eastAsia"/>
                <w:szCs w:val="21"/>
              </w:rPr>
              <w:t>若两者都无效，则显示通讯</w:t>
            </w:r>
            <w:r w:rsidRPr="007A724B">
              <w:rPr>
                <w:rFonts w:hint="eastAsia"/>
                <w:szCs w:val="21"/>
              </w:rPr>
              <w:lastRenderedPageBreak/>
              <w:t>异常。</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司机室占用</w:t>
            </w:r>
          </w:p>
        </w:tc>
        <w:tc>
          <w:tcPr>
            <w:tcW w:w="963" w:type="dxa"/>
            <w:vAlign w:val="center"/>
          </w:tcPr>
          <w:p w:rsidR="00FF3D08" w:rsidRPr="007A724B" w:rsidRDefault="00FF3D08" w:rsidP="00EB4E81">
            <w:pPr>
              <w:spacing w:line="400" w:lineRule="exact"/>
              <w:jc w:val="center"/>
              <w:rPr>
                <w:szCs w:val="21"/>
              </w:rPr>
            </w:pPr>
            <w:r w:rsidRPr="007A724B">
              <w:rPr>
                <w:rFonts w:hint="eastAsia"/>
                <w:szCs w:val="21"/>
              </w:rPr>
              <w:t>RIOM</w:t>
            </w:r>
          </w:p>
        </w:tc>
        <w:tc>
          <w:tcPr>
            <w:tcW w:w="1701" w:type="dxa"/>
          </w:tcPr>
          <w:p w:rsidR="00FF3D08" w:rsidRPr="007A724B" w:rsidRDefault="00FF3D08" w:rsidP="009861AB">
            <w:pPr>
              <w:spacing w:line="400" w:lineRule="exact"/>
              <w:jc w:val="center"/>
              <w:rPr>
                <w:szCs w:val="21"/>
              </w:rPr>
            </w:pPr>
            <w:r w:rsidRPr="007A724B">
              <w:rPr>
                <w:rFonts w:hint="eastAsia"/>
                <w:szCs w:val="21"/>
              </w:rPr>
              <w:t>TC1</w:t>
            </w:r>
            <w:r w:rsidRPr="007A724B">
              <w:rPr>
                <w:rFonts w:hint="eastAsia"/>
                <w:szCs w:val="21"/>
              </w:rPr>
              <w:t>激活：</w:t>
            </w:r>
          </w:p>
          <w:p w:rsidR="00FF3D08" w:rsidRPr="007A724B" w:rsidRDefault="00FF3D08" w:rsidP="009861AB">
            <w:pPr>
              <w:spacing w:line="400" w:lineRule="exact"/>
              <w:jc w:val="center"/>
              <w:rPr>
                <w:szCs w:val="21"/>
              </w:rPr>
            </w:pPr>
            <w:r w:rsidRPr="007A724B">
              <w:rPr>
                <w:rFonts w:hint="eastAsia"/>
                <w:szCs w:val="21"/>
              </w:rPr>
              <w:t>0xA0/2/0</w:t>
            </w:r>
          </w:p>
          <w:p w:rsidR="00FF3D08" w:rsidRPr="007A724B" w:rsidRDefault="00FF3D08" w:rsidP="009861AB">
            <w:pPr>
              <w:spacing w:line="400" w:lineRule="exact"/>
              <w:jc w:val="center"/>
              <w:rPr>
                <w:szCs w:val="21"/>
              </w:rPr>
            </w:pPr>
            <w:r w:rsidRPr="007A724B">
              <w:rPr>
                <w:rFonts w:hint="eastAsia"/>
                <w:szCs w:val="21"/>
              </w:rPr>
              <w:t>TC2</w:t>
            </w:r>
            <w:r w:rsidRPr="007A724B">
              <w:rPr>
                <w:rFonts w:hint="eastAsia"/>
                <w:szCs w:val="21"/>
              </w:rPr>
              <w:t>激活：</w:t>
            </w:r>
          </w:p>
          <w:p w:rsidR="00FF3D08" w:rsidRPr="007A724B" w:rsidRDefault="00FF3D08" w:rsidP="009861AB">
            <w:pPr>
              <w:spacing w:line="400" w:lineRule="exact"/>
              <w:jc w:val="center"/>
              <w:rPr>
                <w:szCs w:val="21"/>
              </w:rPr>
            </w:pPr>
            <w:r w:rsidRPr="007A724B">
              <w:rPr>
                <w:rFonts w:hint="eastAsia"/>
                <w:szCs w:val="21"/>
              </w:rPr>
              <w:t>0xA0/2/1</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9861AB">
            <w:pPr>
              <w:jc w:val="center"/>
              <w:rPr>
                <w:szCs w:val="21"/>
              </w:rPr>
            </w:pPr>
            <w:r w:rsidRPr="007A724B">
              <w:rPr>
                <w:rFonts w:hint="eastAsia"/>
                <w:szCs w:val="21"/>
              </w:rPr>
              <w:t>1</w:t>
            </w:r>
            <w:r w:rsidRPr="007A724B">
              <w:rPr>
                <w:rFonts w:hint="eastAsia"/>
                <w:szCs w:val="21"/>
              </w:rPr>
              <w:t>：激活</w:t>
            </w:r>
          </w:p>
          <w:p w:rsidR="00FF3D08" w:rsidRPr="007A724B" w:rsidRDefault="00FF3D08" w:rsidP="009861AB">
            <w:pPr>
              <w:jc w:val="center"/>
              <w:rPr>
                <w:szCs w:val="21"/>
              </w:rPr>
            </w:pPr>
            <w:r w:rsidRPr="007A724B">
              <w:rPr>
                <w:rFonts w:hint="eastAsia"/>
                <w:szCs w:val="21"/>
              </w:rPr>
              <w:t>占用</w:t>
            </w:r>
            <w:r w:rsidRPr="007A724B">
              <w:rPr>
                <w:rFonts w:hint="eastAsia"/>
                <w:szCs w:val="21"/>
              </w:rPr>
              <w:t xml:space="preserve"> </w:t>
            </w:r>
            <w:r w:rsidRPr="007A724B">
              <w:rPr>
                <w:noProof/>
                <w:szCs w:val="21"/>
              </w:rPr>
              <w:drawing>
                <wp:inline distT="0" distB="0" distL="0" distR="0">
                  <wp:extent cx="146685" cy="353695"/>
                  <wp:effectExtent l="0" t="0" r="5715" b="8255"/>
                  <wp:docPr id="38" name="图片 38" descr="TrainHeadLeft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inHeadLeftActive"/>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685" cy="353695"/>
                          </a:xfrm>
                          <a:prstGeom prst="rect">
                            <a:avLst/>
                          </a:prstGeom>
                          <a:noFill/>
                          <a:ln>
                            <a:noFill/>
                          </a:ln>
                        </pic:spPr>
                      </pic:pic>
                    </a:graphicData>
                  </a:graphic>
                </wp:inline>
              </w:drawing>
            </w:r>
          </w:p>
          <w:p w:rsidR="00FF3D08" w:rsidRPr="007A724B" w:rsidRDefault="00FF3D08" w:rsidP="009861AB">
            <w:pPr>
              <w:jc w:val="center"/>
              <w:rPr>
                <w:szCs w:val="21"/>
              </w:rPr>
            </w:pPr>
            <w:r w:rsidRPr="007A724B">
              <w:rPr>
                <w:rFonts w:hint="eastAsia"/>
                <w:szCs w:val="21"/>
              </w:rPr>
              <w:t>未占用</w:t>
            </w:r>
            <w:r w:rsidRPr="007A724B">
              <w:rPr>
                <w:noProof/>
                <w:szCs w:val="21"/>
              </w:rPr>
              <w:drawing>
                <wp:inline distT="0" distB="0" distL="0" distR="0">
                  <wp:extent cx="155575" cy="370840"/>
                  <wp:effectExtent l="0" t="0" r="0" b="0"/>
                  <wp:docPr id="39" name="图片 39" descr="TrainHeadLeftUn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inHeadLeftUnActive"/>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575" cy="370840"/>
                          </a:xfrm>
                          <a:prstGeom prst="rect">
                            <a:avLst/>
                          </a:prstGeom>
                          <a:noFill/>
                          <a:ln>
                            <a:noFill/>
                          </a:ln>
                        </pic:spPr>
                      </pic:pic>
                    </a:graphicData>
                  </a:graphic>
                </wp:inline>
              </w:drawing>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激活端始终在左侧；</w:t>
            </w:r>
          </w:p>
          <w:p w:rsidR="00FF3D08" w:rsidRPr="007A724B" w:rsidRDefault="00FF3D08" w:rsidP="008019FE">
            <w:pPr>
              <w:spacing w:line="400" w:lineRule="exact"/>
              <w:jc w:val="center"/>
              <w:rPr>
                <w:szCs w:val="21"/>
              </w:rPr>
            </w:pPr>
            <w:r w:rsidRPr="007A724B">
              <w:rPr>
                <w:rFonts w:hint="eastAsia"/>
                <w:szCs w:val="21"/>
              </w:rPr>
              <w:t>VCU</w:t>
            </w:r>
            <w:r w:rsidRPr="007A724B">
              <w:rPr>
                <w:rFonts w:hint="eastAsia"/>
                <w:szCs w:val="21"/>
              </w:rPr>
              <w:t>通讯正常且任一端激活，则显示占用；</w:t>
            </w:r>
          </w:p>
          <w:p w:rsidR="00FF3D08" w:rsidRPr="007A724B" w:rsidRDefault="00FF3D08" w:rsidP="008019FE">
            <w:pPr>
              <w:spacing w:line="400" w:lineRule="exact"/>
              <w:jc w:val="center"/>
              <w:rPr>
                <w:szCs w:val="21"/>
              </w:rPr>
            </w:pPr>
            <w:r w:rsidRPr="007A724B">
              <w:rPr>
                <w:rFonts w:hint="eastAsia"/>
                <w:szCs w:val="21"/>
              </w:rPr>
              <w:t>否则显示未占用。</w:t>
            </w: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lastRenderedPageBreak/>
              <w:t>司机室车门</w:t>
            </w:r>
          </w:p>
        </w:tc>
        <w:tc>
          <w:tcPr>
            <w:tcW w:w="963" w:type="dxa"/>
            <w:vAlign w:val="center"/>
          </w:tcPr>
          <w:p w:rsidR="00FF3D08" w:rsidRPr="007A724B" w:rsidRDefault="00FF3D08" w:rsidP="00EB4E81">
            <w:pPr>
              <w:spacing w:line="400" w:lineRule="exact"/>
              <w:jc w:val="center"/>
              <w:rPr>
                <w:szCs w:val="21"/>
              </w:rPr>
            </w:pPr>
            <w:r w:rsidRPr="007A724B">
              <w:rPr>
                <w:rFonts w:hint="eastAsia"/>
                <w:szCs w:val="21"/>
              </w:rPr>
              <w:t>RIOM</w:t>
            </w:r>
          </w:p>
        </w:tc>
        <w:tc>
          <w:tcPr>
            <w:tcW w:w="1701" w:type="dxa"/>
          </w:tcPr>
          <w:p w:rsidR="00FF3D08" w:rsidRPr="007A724B" w:rsidRDefault="00FF3D08" w:rsidP="008019FE">
            <w:pPr>
              <w:spacing w:line="400" w:lineRule="exact"/>
              <w:jc w:val="center"/>
              <w:rPr>
                <w:szCs w:val="21"/>
              </w:rPr>
            </w:pPr>
            <w:r w:rsidRPr="007A724B">
              <w:rPr>
                <w:rFonts w:hint="eastAsia"/>
                <w:szCs w:val="21"/>
              </w:rPr>
              <w:t>TC1</w:t>
            </w:r>
            <w:r w:rsidRPr="007A724B">
              <w:rPr>
                <w:rFonts w:hint="eastAsia"/>
                <w:szCs w:val="21"/>
              </w:rPr>
              <w:t>车左门：</w:t>
            </w:r>
          </w:p>
          <w:p w:rsidR="00FF3D08" w:rsidRPr="007A724B" w:rsidRDefault="00FF3D08" w:rsidP="002D5E3D">
            <w:pPr>
              <w:spacing w:line="400" w:lineRule="exact"/>
              <w:jc w:val="center"/>
              <w:rPr>
                <w:szCs w:val="21"/>
              </w:rPr>
            </w:pPr>
            <w:r w:rsidRPr="007A724B">
              <w:rPr>
                <w:rFonts w:hint="eastAsia"/>
                <w:szCs w:val="21"/>
              </w:rPr>
              <w:t>0x1B1/11/1</w:t>
            </w:r>
          </w:p>
          <w:p w:rsidR="00FF3D08" w:rsidRPr="007A724B" w:rsidRDefault="00FF3D08" w:rsidP="002D5E3D">
            <w:pPr>
              <w:spacing w:line="400" w:lineRule="exact"/>
              <w:jc w:val="center"/>
              <w:rPr>
                <w:szCs w:val="21"/>
              </w:rPr>
            </w:pPr>
            <w:r w:rsidRPr="007A724B">
              <w:rPr>
                <w:rFonts w:hint="eastAsia"/>
                <w:szCs w:val="21"/>
              </w:rPr>
              <w:t>TC1</w:t>
            </w:r>
            <w:r w:rsidRPr="007A724B">
              <w:rPr>
                <w:rFonts w:hint="eastAsia"/>
                <w:szCs w:val="21"/>
              </w:rPr>
              <w:t>车右门：</w:t>
            </w:r>
          </w:p>
          <w:p w:rsidR="00FF3D08" w:rsidRPr="007A724B" w:rsidRDefault="00FF3D08" w:rsidP="002D5E3D">
            <w:pPr>
              <w:spacing w:line="400" w:lineRule="exact"/>
              <w:jc w:val="center"/>
              <w:rPr>
                <w:szCs w:val="21"/>
              </w:rPr>
            </w:pPr>
            <w:r w:rsidRPr="007A724B">
              <w:rPr>
                <w:rFonts w:hint="eastAsia"/>
                <w:szCs w:val="21"/>
              </w:rPr>
              <w:t>0x1B1/11/2</w:t>
            </w:r>
          </w:p>
          <w:p w:rsidR="00FF3D08" w:rsidRPr="007A724B" w:rsidRDefault="00FF3D08" w:rsidP="002D5E3D">
            <w:pPr>
              <w:spacing w:line="400" w:lineRule="exact"/>
              <w:jc w:val="center"/>
              <w:rPr>
                <w:szCs w:val="21"/>
              </w:rPr>
            </w:pPr>
            <w:r w:rsidRPr="007A724B">
              <w:rPr>
                <w:rFonts w:hint="eastAsia"/>
                <w:szCs w:val="21"/>
              </w:rPr>
              <w:t>TC2</w:t>
            </w:r>
            <w:r w:rsidRPr="007A724B">
              <w:rPr>
                <w:rFonts w:hint="eastAsia"/>
                <w:szCs w:val="21"/>
              </w:rPr>
              <w:t>车左门：</w:t>
            </w:r>
          </w:p>
          <w:p w:rsidR="00FF3D08" w:rsidRPr="007A724B" w:rsidRDefault="00FF3D08" w:rsidP="002D5E3D">
            <w:pPr>
              <w:spacing w:line="400" w:lineRule="exact"/>
              <w:jc w:val="center"/>
              <w:rPr>
                <w:szCs w:val="21"/>
              </w:rPr>
            </w:pPr>
            <w:r w:rsidRPr="007A724B">
              <w:rPr>
                <w:rFonts w:hint="eastAsia"/>
                <w:szCs w:val="21"/>
              </w:rPr>
              <w:t>0x6B1/11/1</w:t>
            </w:r>
          </w:p>
          <w:p w:rsidR="00FF3D08" w:rsidRPr="007A724B" w:rsidRDefault="00FF3D08" w:rsidP="002D5E3D">
            <w:pPr>
              <w:spacing w:line="400" w:lineRule="exact"/>
              <w:jc w:val="center"/>
              <w:rPr>
                <w:szCs w:val="21"/>
              </w:rPr>
            </w:pPr>
            <w:r w:rsidRPr="007A724B">
              <w:rPr>
                <w:rFonts w:hint="eastAsia"/>
                <w:szCs w:val="21"/>
              </w:rPr>
              <w:t>TC2</w:t>
            </w:r>
            <w:r w:rsidRPr="007A724B">
              <w:rPr>
                <w:rFonts w:hint="eastAsia"/>
                <w:szCs w:val="21"/>
              </w:rPr>
              <w:t>车右门：</w:t>
            </w:r>
          </w:p>
          <w:p w:rsidR="00FF3D08" w:rsidRPr="007A724B" w:rsidRDefault="00FF3D08" w:rsidP="002D5E3D">
            <w:pPr>
              <w:spacing w:line="400" w:lineRule="exact"/>
              <w:jc w:val="center"/>
              <w:rPr>
                <w:szCs w:val="21"/>
              </w:rPr>
            </w:pPr>
            <w:r w:rsidRPr="007A724B">
              <w:rPr>
                <w:rFonts w:hint="eastAsia"/>
                <w:szCs w:val="21"/>
              </w:rPr>
              <w:t>0x6B1/11/2</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2D5E3D">
            <w:pPr>
              <w:jc w:val="center"/>
              <w:rPr>
                <w:szCs w:val="21"/>
              </w:rPr>
            </w:pPr>
            <w:r w:rsidRPr="007A724B">
              <w:rPr>
                <w:rFonts w:hint="eastAsia"/>
                <w:szCs w:val="21"/>
              </w:rPr>
              <w:t>打开</w:t>
            </w:r>
            <w:r w:rsidRPr="007A724B">
              <w:rPr>
                <w:noProof/>
                <w:szCs w:val="21"/>
              </w:rPr>
              <w:drawing>
                <wp:inline distT="0" distB="0" distL="0" distR="0">
                  <wp:extent cx="215900" cy="215900"/>
                  <wp:effectExtent l="0" t="0" r="0" b="0"/>
                  <wp:docPr id="40" name="图片 40" descr="DoorAll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orAllOpened"/>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215900"/>
                          </a:xfrm>
                          <a:prstGeom prst="rect">
                            <a:avLst/>
                          </a:prstGeom>
                          <a:noFill/>
                          <a:ln>
                            <a:noFill/>
                          </a:ln>
                        </pic:spPr>
                      </pic:pic>
                    </a:graphicData>
                  </a:graphic>
                </wp:inline>
              </w:drawing>
            </w:r>
          </w:p>
          <w:p w:rsidR="00FF3D08" w:rsidRPr="007A724B" w:rsidRDefault="00FF3D08" w:rsidP="002D5E3D">
            <w:pPr>
              <w:jc w:val="center"/>
              <w:rPr>
                <w:szCs w:val="21"/>
              </w:rPr>
            </w:pPr>
            <w:r w:rsidRPr="007A724B">
              <w:rPr>
                <w:rFonts w:hint="eastAsia"/>
                <w:szCs w:val="21"/>
              </w:rPr>
              <w:t>关闭</w:t>
            </w:r>
            <w:r w:rsidRPr="007A724B">
              <w:rPr>
                <w:noProof/>
                <w:szCs w:val="21"/>
              </w:rPr>
              <w:drawing>
                <wp:inline distT="0" distB="0" distL="0" distR="0">
                  <wp:extent cx="215900" cy="198120"/>
                  <wp:effectExtent l="0" t="0" r="0" b="0"/>
                  <wp:docPr id="41" name="图片 41" descr="Usual_BrakeC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ual_BrakeCock"/>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198120"/>
                          </a:xfrm>
                          <a:prstGeom prst="rect">
                            <a:avLst/>
                          </a:prstGeom>
                          <a:noFill/>
                          <a:ln>
                            <a:noFill/>
                          </a:ln>
                        </pic:spPr>
                      </pic:pic>
                    </a:graphicData>
                  </a:graphic>
                </wp:inline>
              </w:drawing>
            </w:r>
          </w:p>
          <w:p w:rsidR="00FF3D08" w:rsidRPr="007A724B" w:rsidRDefault="00FF3D08" w:rsidP="002D5E3D">
            <w:pPr>
              <w:jc w:val="center"/>
              <w:rPr>
                <w:szCs w:val="21"/>
              </w:rPr>
            </w:pPr>
            <w:r w:rsidRPr="007A724B">
              <w:rPr>
                <w:rFonts w:hint="eastAsia"/>
                <w:szCs w:val="21"/>
              </w:rPr>
              <w:t>通讯异常</w:t>
            </w:r>
            <w:r w:rsidRPr="007A724B">
              <w:rPr>
                <w:noProof/>
                <w:szCs w:val="21"/>
              </w:rPr>
              <w:drawing>
                <wp:inline distT="0" distB="0" distL="0" distR="0">
                  <wp:extent cx="241300" cy="241300"/>
                  <wp:effectExtent l="0" t="0" r="6350" b="6350"/>
                  <wp:docPr id="42" name="图片 42" descr="DoorComm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orCommFault"/>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693" w:type="dxa"/>
            <w:shd w:val="clear" w:color="auto" w:fill="auto"/>
          </w:tcPr>
          <w:p w:rsidR="00FF3D08" w:rsidRPr="007A724B" w:rsidRDefault="00FF3D08" w:rsidP="009F3903">
            <w:pPr>
              <w:spacing w:line="400" w:lineRule="exact"/>
              <w:jc w:val="center"/>
              <w:rPr>
                <w:szCs w:val="21"/>
              </w:rPr>
            </w:pPr>
            <w:r w:rsidRPr="007A724B">
              <w:rPr>
                <w:rFonts w:hint="eastAsia"/>
                <w:szCs w:val="21"/>
              </w:rPr>
              <w:t>RIOM</w:t>
            </w:r>
            <w:r w:rsidRPr="007A724B">
              <w:rPr>
                <w:rFonts w:hint="eastAsia"/>
                <w:szCs w:val="21"/>
              </w:rPr>
              <w:t>通讯正常且车门状态位为</w:t>
            </w:r>
            <w:r w:rsidRPr="007A724B">
              <w:rPr>
                <w:rFonts w:hint="eastAsia"/>
                <w:szCs w:val="21"/>
              </w:rPr>
              <w:t>1</w:t>
            </w:r>
            <w:r w:rsidRPr="007A724B">
              <w:rPr>
                <w:rFonts w:hint="eastAsia"/>
                <w:szCs w:val="21"/>
              </w:rPr>
              <w:t>，显示关闭；</w:t>
            </w:r>
          </w:p>
          <w:p w:rsidR="00FF3D08" w:rsidRPr="007A724B" w:rsidRDefault="00FF3D08" w:rsidP="0062091F">
            <w:pPr>
              <w:spacing w:line="400" w:lineRule="exact"/>
              <w:jc w:val="center"/>
              <w:rPr>
                <w:szCs w:val="21"/>
              </w:rPr>
            </w:pPr>
            <w:r w:rsidRPr="007A724B">
              <w:rPr>
                <w:rFonts w:hint="eastAsia"/>
                <w:szCs w:val="21"/>
              </w:rPr>
              <w:t>RIOM</w:t>
            </w:r>
            <w:r w:rsidRPr="007A724B">
              <w:rPr>
                <w:rFonts w:hint="eastAsia"/>
                <w:szCs w:val="21"/>
              </w:rPr>
              <w:t>通讯正常且车门状态位为</w:t>
            </w:r>
            <w:r w:rsidRPr="007A724B">
              <w:rPr>
                <w:rFonts w:hint="eastAsia"/>
                <w:szCs w:val="21"/>
              </w:rPr>
              <w:t>0</w:t>
            </w:r>
            <w:r w:rsidRPr="007A724B">
              <w:rPr>
                <w:rFonts w:hint="eastAsia"/>
                <w:szCs w:val="21"/>
              </w:rPr>
              <w:t>，显示打开；</w:t>
            </w:r>
          </w:p>
          <w:p w:rsidR="00FF3D08" w:rsidRPr="007A724B" w:rsidRDefault="00FF3D08" w:rsidP="0062091F">
            <w:pPr>
              <w:spacing w:line="400" w:lineRule="exact"/>
              <w:jc w:val="center"/>
              <w:rPr>
                <w:szCs w:val="21"/>
              </w:rPr>
            </w:pPr>
            <w:r w:rsidRPr="007A724B">
              <w:rPr>
                <w:rFonts w:hint="eastAsia"/>
                <w:szCs w:val="21"/>
              </w:rPr>
              <w:t>RIOM</w:t>
            </w:r>
            <w:r w:rsidRPr="007A724B">
              <w:rPr>
                <w:rFonts w:hint="eastAsia"/>
                <w:szCs w:val="21"/>
              </w:rPr>
              <w:t>通讯异常时，显示通讯异常。</w:t>
            </w:r>
          </w:p>
          <w:p w:rsidR="00FF3D08" w:rsidRPr="007A724B" w:rsidRDefault="00FF3D08" w:rsidP="009F3903">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列车方向</w:t>
            </w:r>
          </w:p>
        </w:tc>
        <w:tc>
          <w:tcPr>
            <w:tcW w:w="963" w:type="dxa"/>
            <w:vAlign w:val="center"/>
          </w:tcPr>
          <w:p w:rsidR="00FF3D08" w:rsidRPr="007A724B" w:rsidRDefault="00FF3D08" w:rsidP="00EB4E81">
            <w:pPr>
              <w:spacing w:line="400" w:lineRule="exact"/>
              <w:jc w:val="center"/>
              <w:rPr>
                <w:szCs w:val="21"/>
              </w:rPr>
            </w:pPr>
            <w:r w:rsidRPr="007A724B">
              <w:rPr>
                <w:rFonts w:hint="eastAsia"/>
                <w:szCs w:val="21"/>
              </w:rPr>
              <w:t>VCU</w:t>
            </w:r>
          </w:p>
        </w:tc>
        <w:tc>
          <w:tcPr>
            <w:tcW w:w="1701" w:type="dxa"/>
          </w:tcPr>
          <w:p w:rsidR="00FF3D08" w:rsidRPr="007A724B" w:rsidRDefault="00FF3D08" w:rsidP="008019FE">
            <w:pPr>
              <w:spacing w:line="400" w:lineRule="exact"/>
              <w:jc w:val="center"/>
              <w:rPr>
                <w:szCs w:val="21"/>
              </w:rPr>
            </w:pPr>
            <w:r w:rsidRPr="007A724B">
              <w:rPr>
                <w:rFonts w:hint="eastAsia"/>
                <w:szCs w:val="21"/>
              </w:rPr>
              <w:t>前向：</w:t>
            </w:r>
          </w:p>
          <w:p w:rsidR="00FF3D08" w:rsidRPr="007A724B" w:rsidRDefault="00FF3D08" w:rsidP="008019FE">
            <w:pPr>
              <w:spacing w:line="400" w:lineRule="exact"/>
              <w:jc w:val="center"/>
              <w:rPr>
                <w:szCs w:val="21"/>
              </w:rPr>
            </w:pPr>
            <w:r w:rsidRPr="007A724B">
              <w:rPr>
                <w:rFonts w:hint="eastAsia"/>
                <w:szCs w:val="21"/>
              </w:rPr>
              <w:t>0xC0/15/4</w:t>
            </w:r>
          </w:p>
          <w:p w:rsidR="00FF3D08" w:rsidRPr="007A724B" w:rsidRDefault="00FF3D08" w:rsidP="008019FE">
            <w:pPr>
              <w:spacing w:line="400" w:lineRule="exact"/>
              <w:jc w:val="center"/>
              <w:rPr>
                <w:szCs w:val="21"/>
              </w:rPr>
            </w:pPr>
            <w:r w:rsidRPr="007A724B">
              <w:rPr>
                <w:rFonts w:hint="eastAsia"/>
                <w:szCs w:val="21"/>
              </w:rPr>
              <w:t>后向：</w:t>
            </w:r>
          </w:p>
          <w:p w:rsidR="00FF3D08" w:rsidRPr="007A724B" w:rsidRDefault="00FF3D08" w:rsidP="008E0C0B">
            <w:pPr>
              <w:spacing w:line="400" w:lineRule="exact"/>
              <w:jc w:val="center"/>
              <w:rPr>
                <w:szCs w:val="21"/>
              </w:rPr>
            </w:pPr>
            <w:r w:rsidRPr="007A724B">
              <w:rPr>
                <w:rFonts w:hint="eastAsia"/>
                <w:szCs w:val="21"/>
              </w:rPr>
              <w:t>0xC0/15/5</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：方向有效</w:t>
            </w:r>
          </w:p>
          <w:p w:rsidR="00FF3D08" w:rsidRPr="007A724B" w:rsidRDefault="00FF3D08" w:rsidP="008019FE">
            <w:pPr>
              <w:spacing w:line="400" w:lineRule="exact"/>
              <w:jc w:val="center"/>
              <w:rPr>
                <w:szCs w:val="21"/>
              </w:rPr>
            </w:pPr>
            <w:r w:rsidRPr="007A724B">
              <w:rPr>
                <w:rFonts w:hint="eastAsia"/>
                <w:szCs w:val="21"/>
              </w:rPr>
              <w:t>前向</w:t>
            </w:r>
            <w:r w:rsidRPr="007A724B">
              <w:rPr>
                <w:noProof/>
                <w:szCs w:val="21"/>
              </w:rPr>
              <w:drawing>
                <wp:inline distT="0" distB="0" distL="0" distR="0">
                  <wp:extent cx="155575" cy="155575"/>
                  <wp:effectExtent l="0" t="0" r="0" b="0"/>
                  <wp:docPr id="43" name="图片 43" descr="Forhead50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head50_5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575" cy="155575"/>
                          </a:xfrm>
                          <a:prstGeom prst="rect">
                            <a:avLst/>
                          </a:prstGeom>
                          <a:noFill/>
                          <a:ln>
                            <a:noFill/>
                          </a:ln>
                        </pic:spPr>
                      </pic:pic>
                    </a:graphicData>
                  </a:graphic>
                </wp:inline>
              </w:drawing>
            </w:r>
          </w:p>
          <w:p w:rsidR="00FF3D08" w:rsidRPr="007A724B" w:rsidRDefault="00FF3D08" w:rsidP="008019FE">
            <w:pPr>
              <w:spacing w:line="400" w:lineRule="exact"/>
              <w:jc w:val="center"/>
              <w:rPr>
                <w:szCs w:val="21"/>
              </w:rPr>
            </w:pPr>
            <w:r w:rsidRPr="007A724B">
              <w:rPr>
                <w:rFonts w:hint="eastAsia"/>
                <w:szCs w:val="21"/>
              </w:rPr>
              <w:t>后向</w:t>
            </w:r>
            <w:r w:rsidRPr="007A724B">
              <w:rPr>
                <w:noProof/>
                <w:szCs w:val="21"/>
              </w:rPr>
              <w:drawing>
                <wp:inline distT="0" distB="0" distL="0" distR="0">
                  <wp:extent cx="155575" cy="155575"/>
                  <wp:effectExtent l="0" t="0" r="0" b="0"/>
                  <wp:docPr id="44" name="图片 44" descr="Backend50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end50_50"/>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575" cy="155575"/>
                          </a:xfrm>
                          <a:prstGeom prst="rect">
                            <a:avLst/>
                          </a:prstGeom>
                          <a:noFill/>
                          <a:ln>
                            <a:noFill/>
                          </a:ln>
                        </pic:spPr>
                      </pic:pic>
                    </a:graphicData>
                  </a:graphic>
                </wp:inline>
              </w:drawing>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方向始终在左侧司机室显示；</w:t>
            </w:r>
          </w:p>
          <w:p w:rsidR="00FF3D08" w:rsidRPr="007A724B" w:rsidRDefault="00FF3D08" w:rsidP="008019FE">
            <w:pPr>
              <w:spacing w:line="400" w:lineRule="exact"/>
              <w:jc w:val="center"/>
              <w:rPr>
                <w:szCs w:val="21"/>
              </w:rPr>
            </w:pPr>
            <w:r w:rsidRPr="007A724B">
              <w:rPr>
                <w:rFonts w:hint="eastAsia"/>
                <w:szCs w:val="21"/>
              </w:rPr>
              <w:t>VCU</w:t>
            </w:r>
            <w:r w:rsidRPr="007A724B">
              <w:rPr>
                <w:rFonts w:hint="eastAsia"/>
                <w:szCs w:val="21"/>
              </w:rPr>
              <w:t>通讯正常且方向位为</w:t>
            </w:r>
            <w:r w:rsidRPr="007A724B">
              <w:rPr>
                <w:rFonts w:hint="eastAsia"/>
                <w:szCs w:val="21"/>
              </w:rPr>
              <w:t>1</w:t>
            </w:r>
            <w:r w:rsidRPr="007A724B">
              <w:rPr>
                <w:rFonts w:hint="eastAsia"/>
                <w:szCs w:val="21"/>
              </w:rPr>
              <w:t>时，显示相应的前后向；</w:t>
            </w:r>
          </w:p>
          <w:p w:rsidR="00FF3D08" w:rsidRPr="007A724B" w:rsidRDefault="00FF3D08" w:rsidP="008019FE">
            <w:pPr>
              <w:spacing w:line="400" w:lineRule="exact"/>
              <w:jc w:val="center"/>
              <w:rPr>
                <w:szCs w:val="21"/>
              </w:rPr>
            </w:pPr>
            <w:r w:rsidRPr="007A724B">
              <w:rPr>
                <w:rFonts w:hint="eastAsia"/>
                <w:szCs w:val="21"/>
              </w:rPr>
              <w:t>VCU</w:t>
            </w:r>
            <w:r w:rsidRPr="007A724B">
              <w:rPr>
                <w:rFonts w:hint="eastAsia"/>
                <w:szCs w:val="21"/>
              </w:rPr>
              <w:t>通讯异常或方向位都不为</w:t>
            </w:r>
            <w:r w:rsidRPr="007A724B">
              <w:rPr>
                <w:rFonts w:hint="eastAsia"/>
                <w:szCs w:val="21"/>
              </w:rPr>
              <w:t>1</w:t>
            </w:r>
            <w:r w:rsidRPr="007A724B">
              <w:rPr>
                <w:rFonts w:hint="eastAsia"/>
                <w:szCs w:val="21"/>
              </w:rPr>
              <w:t>时，不显示。</w:t>
            </w:r>
          </w:p>
        </w:tc>
      </w:tr>
      <w:tr w:rsidR="00AC167D" w:rsidRPr="007A724B" w:rsidTr="00D17391">
        <w:trPr>
          <w:jc w:val="center"/>
        </w:trPr>
        <w:tc>
          <w:tcPr>
            <w:tcW w:w="846" w:type="dxa"/>
            <w:vAlign w:val="center"/>
          </w:tcPr>
          <w:p w:rsidR="00AC167D" w:rsidRPr="007A724B" w:rsidRDefault="00AC167D" w:rsidP="00AC167D">
            <w:pPr>
              <w:spacing w:line="400" w:lineRule="exact"/>
              <w:rPr>
                <w:szCs w:val="21"/>
              </w:rPr>
            </w:pPr>
            <w:r>
              <w:rPr>
                <w:rFonts w:hint="eastAsia"/>
                <w:szCs w:val="21"/>
              </w:rPr>
              <w:t>司机室门</w:t>
            </w:r>
          </w:p>
        </w:tc>
        <w:tc>
          <w:tcPr>
            <w:tcW w:w="963" w:type="dxa"/>
            <w:vAlign w:val="center"/>
          </w:tcPr>
          <w:p w:rsidR="00AC167D" w:rsidRPr="007A724B" w:rsidRDefault="00AC6D0F" w:rsidP="00EB4E81">
            <w:pPr>
              <w:spacing w:line="400" w:lineRule="exact"/>
              <w:jc w:val="center"/>
              <w:rPr>
                <w:szCs w:val="21"/>
              </w:rPr>
            </w:pPr>
            <w:r>
              <w:rPr>
                <w:rFonts w:hint="eastAsia"/>
                <w:szCs w:val="21"/>
              </w:rPr>
              <w:t>RIOM</w:t>
            </w:r>
          </w:p>
        </w:tc>
        <w:tc>
          <w:tcPr>
            <w:tcW w:w="1701" w:type="dxa"/>
          </w:tcPr>
          <w:p w:rsidR="00AC167D" w:rsidRDefault="00AC6D0F" w:rsidP="00AC6D0F">
            <w:pPr>
              <w:spacing w:line="400" w:lineRule="exact"/>
              <w:jc w:val="center"/>
              <w:rPr>
                <w:szCs w:val="21"/>
              </w:rPr>
            </w:pPr>
            <w:r>
              <w:rPr>
                <w:rFonts w:hint="eastAsia"/>
                <w:szCs w:val="21"/>
              </w:rPr>
              <w:t>左门关：</w:t>
            </w:r>
            <w:r>
              <w:rPr>
                <w:rFonts w:hint="eastAsia"/>
                <w:szCs w:val="21"/>
              </w:rPr>
              <w:t>0x*B1/11/1</w:t>
            </w:r>
          </w:p>
          <w:p w:rsidR="00AC6D0F" w:rsidRDefault="00AC6D0F" w:rsidP="00AC6D0F">
            <w:pPr>
              <w:spacing w:line="400" w:lineRule="exact"/>
              <w:jc w:val="center"/>
              <w:rPr>
                <w:szCs w:val="21"/>
              </w:rPr>
            </w:pPr>
            <w:r>
              <w:rPr>
                <w:rFonts w:hint="eastAsia"/>
                <w:szCs w:val="21"/>
              </w:rPr>
              <w:t>右门关：</w:t>
            </w:r>
          </w:p>
          <w:p w:rsidR="00AC6D0F" w:rsidRDefault="00AC6D0F" w:rsidP="00AC6D0F">
            <w:pPr>
              <w:spacing w:line="400" w:lineRule="exact"/>
              <w:jc w:val="center"/>
              <w:rPr>
                <w:szCs w:val="21"/>
              </w:rPr>
            </w:pPr>
            <w:r>
              <w:rPr>
                <w:rFonts w:hint="eastAsia"/>
                <w:szCs w:val="21"/>
              </w:rPr>
              <w:t>0x*B1/11/1</w:t>
            </w:r>
          </w:p>
          <w:p w:rsidR="00AC6D0F" w:rsidRPr="007A724B" w:rsidRDefault="00AC6D0F" w:rsidP="00AC6D0F">
            <w:pPr>
              <w:spacing w:line="400" w:lineRule="exact"/>
              <w:jc w:val="center"/>
              <w:rPr>
                <w:szCs w:val="21"/>
              </w:rPr>
            </w:pPr>
            <w:r w:rsidRPr="007A724B">
              <w:rPr>
                <w:rFonts w:hint="eastAsia"/>
                <w:szCs w:val="21"/>
              </w:rPr>
              <w:t>(*=1/6)</w:t>
            </w:r>
          </w:p>
        </w:tc>
        <w:tc>
          <w:tcPr>
            <w:tcW w:w="1276" w:type="dxa"/>
          </w:tcPr>
          <w:p w:rsidR="00AC167D" w:rsidRPr="007A724B" w:rsidRDefault="00F56CB0" w:rsidP="008019FE">
            <w:pPr>
              <w:spacing w:line="400" w:lineRule="exact"/>
              <w:jc w:val="center"/>
              <w:rPr>
                <w:szCs w:val="21"/>
              </w:rPr>
            </w:pPr>
            <w:r w:rsidRPr="007A724B">
              <w:rPr>
                <w:rFonts w:hint="eastAsia"/>
                <w:szCs w:val="21"/>
              </w:rPr>
              <w:t>位</w:t>
            </w:r>
          </w:p>
        </w:tc>
        <w:tc>
          <w:tcPr>
            <w:tcW w:w="1134" w:type="dxa"/>
            <w:shd w:val="clear" w:color="auto" w:fill="auto"/>
          </w:tcPr>
          <w:p w:rsidR="00F56CB0" w:rsidRPr="007A724B" w:rsidRDefault="00F56CB0" w:rsidP="00F56CB0">
            <w:pPr>
              <w:jc w:val="center"/>
              <w:rPr>
                <w:szCs w:val="21"/>
              </w:rPr>
            </w:pPr>
            <w:r w:rsidRPr="007A724B">
              <w:rPr>
                <w:rFonts w:hint="eastAsia"/>
                <w:szCs w:val="21"/>
              </w:rPr>
              <w:t>打开</w:t>
            </w:r>
            <w:r w:rsidRPr="007A724B">
              <w:rPr>
                <w:noProof/>
                <w:szCs w:val="21"/>
              </w:rPr>
              <w:drawing>
                <wp:inline distT="0" distB="0" distL="0" distR="0">
                  <wp:extent cx="215900" cy="215900"/>
                  <wp:effectExtent l="0" t="0" r="0" b="0"/>
                  <wp:docPr id="100" name="图片 100" descr="DoorAll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orAllOpened"/>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215900"/>
                          </a:xfrm>
                          <a:prstGeom prst="rect">
                            <a:avLst/>
                          </a:prstGeom>
                          <a:noFill/>
                          <a:ln>
                            <a:noFill/>
                          </a:ln>
                        </pic:spPr>
                      </pic:pic>
                    </a:graphicData>
                  </a:graphic>
                </wp:inline>
              </w:drawing>
            </w:r>
          </w:p>
          <w:p w:rsidR="00F56CB0" w:rsidRPr="007A724B" w:rsidRDefault="00F56CB0" w:rsidP="00F56CB0">
            <w:pPr>
              <w:jc w:val="center"/>
              <w:rPr>
                <w:szCs w:val="21"/>
              </w:rPr>
            </w:pPr>
            <w:r w:rsidRPr="007A724B">
              <w:rPr>
                <w:rFonts w:hint="eastAsia"/>
                <w:szCs w:val="21"/>
              </w:rPr>
              <w:t>关闭</w:t>
            </w:r>
            <w:r w:rsidRPr="007A724B">
              <w:rPr>
                <w:noProof/>
                <w:szCs w:val="21"/>
              </w:rPr>
              <w:drawing>
                <wp:inline distT="0" distB="0" distL="0" distR="0">
                  <wp:extent cx="215900" cy="198120"/>
                  <wp:effectExtent l="0" t="0" r="0" b="0"/>
                  <wp:docPr id="102" name="图片 102" descr="Usual_BrakeC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ual_BrakeCock"/>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198120"/>
                          </a:xfrm>
                          <a:prstGeom prst="rect">
                            <a:avLst/>
                          </a:prstGeom>
                          <a:noFill/>
                          <a:ln>
                            <a:noFill/>
                          </a:ln>
                        </pic:spPr>
                      </pic:pic>
                    </a:graphicData>
                  </a:graphic>
                </wp:inline>
              </w:drawing>
            </w:r>
          </w:p>
          <w:p w:rsidR="00AC167D" w:rsidRPr="007A724B" w:rsidRDefault="00F56CB0" w:rsidP="00F56CB0">
            <w:pPr>
              <w:jc w:val="center"/>
              <w:rPr>
                <w:szCs w:val="21"/>
              </w:rPr>
            </w:pPr>
            <w:r w:rsidRPr="007A724B">
              <w:rPr>
                <w:rFonts w:hint="eastAsia"/>
                <w:szCs w:val="21"/>
              </w:rPr>
              <w:t>通讯异常</w:t>
            </w:r>
            <w:r w:rsidRPr="007A724B">
              <w:rPr>
                <w:noProof/>
                <w:szCs w:val="21"/>
              </w:rPr>
              <w:drawing>
                <wp:inline distT="0" distB="0" distL="0" distR="0">
                  <wp:extent cx="241300" cy="241300"/>
                  <wp:effectExtent l="0" t="0" r="6350" b="6350"/>
                  <wp:docPr id="103" name="图片 103" descr="DoorComm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orCommFault"/>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693" w:type="dxa"/>
            <w:shd w:val="clear" w:color="auto" w:fill="auto"/>
          </w:tcPr>
          <w:p w:rsidR="00AC167D" w:rsidRPr="007A724B" w:rsidRDefault="00AC167D" w:rsidP="008019FE">
            <w:pPr>
              <w:spacing w:line="400" w:lineRule="exact"/>
              <w:jc w:val="center"/>
              <w:rPr>
                <w:szCs w:val="21"/>
              </w:rPr>
            </w:pPr>
          </w:p>
        </w:tc>
      </w:tr>
      <w:tr w:rsidR="00FF3D08" w:rsidRPr="007A724B" w:rsidTr="00D17391">
        <w:trPr>
          <w:jc w:val="center"/>
        </w:trPr>
        <w:tc>
          <w:tcPr>
            <w:tcW w:w="846" w:type="dxa"/>
            <w:vAlign w:val="center"/>
          </w:tcPr>
          <w:p w:rsidR="00FF3D08" w:rsidRPr="007A724B" w:rsidRDefault="00FF3D08" w:rsidP="008019FE">
            <w:pPr>
              <w:spacing w:line="400" w:lineRule="exact"/>
              <w:jc w:val="center"/>
              <w:rPr>
                <w:szCs w:val="21"/>
              </w:rPr>
            </w:pPr>
            <w:r w:rsidRPr="007A724B">
              <w:rPr>
                <w:rFonts w:hint="eastAsia"/>
                <w:szCs w:val="21"/>
              </w:rPr>
              <w:t>逃生门</w:t>
            </w:r>
          </w:p>
        </w:tc>
        <w:tc>
          <w:tcPr>
            <w:tcW w:w="963" w:type="dxa"/>
            <w:vAlign w:val="center"/>
          </w:tcPr>
          <w:p w:rsidR="00FF3D08" w:rsidRPr="007A724B" w:rsidRDefault="00FF3D08" w:rsidP="00EB4E81">
            <w:pPr>
              <w:spacing w:line="400" w:lineRule="exact"/>
              <w:jc w:val="center"/>
              <w:rPr>
                <w:szCs w:val="21"/>
              </w:rPr>
            </w:pPr>
            <w:r w:rsidRPr="007A724B">
              <w:rPr>
                <w:rFonts w:hint="eastAsia"/>
                <w:szCs w:val="21"/>
              </w:rPr>
              <w:t>RIOM</w:t>
            </w:r>
          </w:p>
        </w:tc>
        <w:tc>
          <w:tcPr>
            <w:tcW w:w="1701" w:type="dxa"/>
          </w:tcPr>
          <w:p w:rsidR="00FF3D08" w:rsidRPr="007A724B" w:rsidRDefault="00FF3D08" w:rsidP="00236A2D">
            <w:pPr>
              <w:spacing w:line="400" w:lineRule="exact"/>
              <w:jc w:val="center"/>
              <w:rPr>
                <w:szCs w:val="21"/>
              </w:rPr>
            </w:pPr>
            <w:r w:rsidRPr="007A724B">
              <w:rPr>
                <w:rFonts w:hint="eastAsia"/>
                <w:szCs w:val="21"/>
              </w:rPr>
              <w:t>0x*B1/11/3</w:t>
            </w:r>
          </w:p>
          <w:p w:rsidR="00FF3D08" w:rsidRPr="007A724B" w:rsidRDefault="00FF3D08" w:rsidP="00236A2D">
            <w:pPr>
              <w:spacing w:line="400" w:lineRule="exact"/>
              <w:jc w:val="center"/>
              <w:rPr>
                <w:szCs w:val="21"/>
              </w:rPr>
            </w:pPr>
            <w:r w:rsidRPr="007A724B">
              <w:rPr>
                <w:rFonts w:hint="eastAsia"/>
                <w:szCs w:val="21"/>
              </w:rPr>
              <w:t>(*=1/6)</w:t>
            </w:r>
          </w:p>
        </w:tc>
        <w:tc>
          <w:tcPr>
            <w:tcW w:w="1276" w:type="dxa"/>
          </w:tcPr>
          <w:p w:rsidR="00FF3D08" w:rsidRPr="007A724B" w:rsidRDefault="00FF3D08" w:rsidP="008019FE">
            <w:pPr>
              <w:spacing w:line="400" w:lineRule="exact"/>
              <w:jc w:val="center"/>
              <w:rPr>
                <w:szCs w:val="21"/>
              </w:rPr>
            </w:pPr>
            <w:r w:rsidRPr="007A724B">
              <w:rPr>
                <w:rFonts w:hint="eastAsia"/>
                <w:szCs w:val="21"/>
              </w:rPr>
              <w:t>位</w:t>
            </w:r>
          </w:p>
        </w:tc>
        <w:tc>
          <w:tcPr>
            <w:tcW w:w="1134" w:type="dxa"/>
            <w:shd w:val="clear" w:color="auto" w:fill="auto"/>
          </w:tcPr>
          <w:p w:rsidR="00FF3D08" w:rsidRPr="007A724B" w:rsidRDefault="00FF3D08" w:rsidP="004F0230">
            <w:pPr>
              <w:jc w:val="center"/>
              <w:rPr>
                <w:szCs w:val="21"/>
              </w:rPr>
            </w:pPr>
            <w:r w:rsidRPr="007A724B">
              <w:rPr>
                <w:rFonts w:hint="eastAsia"/>
                <w:szCs w:val="21"/>
              </w:rPr>
              <w:t>1</w:t>
            </w:r>
            <w:r w:rsidRPr="007A724B">
              <w:rPr>
                <w:rFonts w:hint="eastAsia"/>
                <w:szCs w:val="21"/>
              </w:rPr>
              <w:t>：打开</w:t>
            </w:r>
            <w:r w:rsidRPr="007A724B">
              <w:rPr>
                <w:noProof/>
                <w:szCs w:val="21"/>
              </w:rPr>
              <w:drawing>
                <wp:inline distT="0" distB="0" distL="0" distR="0">
                  <wp:extent cx="207010" cy="207010"/>
                  <wp:effectExtent l="0" t="0" r="2540" b="2540"/>
                  <wp:docPr id="45" name="图片 45" descr="DoorAll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orAllOpened"/>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10" cy="207010"/>
                          </a:xfrm>
                          <a:prstGeom prst="rect">
                            <a:avLst/>
                          </a:prstGeom>
                          <a:noFill/>
                          <a:ln>
                            <a:noFill/>
                          </a:ln>
                        </pic:spPr>
                      </pic:pic>
                    </a:graphicData>
                  </a:graphic>
                </wp:inline>
              </w:drawing>
            </w:r>
          </w:p>
        </w:tc>
        <w:tc>
          <w:tcPr>
            <w:tcW w:w="2693" w:type="dxa"/>
            <w:shd w:val="clear" w:color="auto" w:fill="auto"/>
          </w:tcPr>
          <w:p w:rsidR="00FF3D08" w:rsidRPr="007A724B" w:rsidRDefault="00FF3D08" w:rsidP="008019FE">
            <w:pPr>
              <w:spacing w:line="400" w:lineRule="exact"/>
              <w:jc w:val="center"/>
              <w:rPr>
                <w:szCs w:val="21"/>
              </w:rPr>
            </w:pPr>
            <w:r w:rsidRPr="007A724B">
              <w:rPr>
                <w:rFonts w:hint="eastAsia"/>
                <w:szCs w:val="21"/>
              </w:rPr>
              <w:t>1</w:t>
            </w:r>
            <w:r w:rsidRPr="007A724B">
              <w:rPr>
                <w:rFonts w:hint="eastAsia"/>
                <w:szCs w:val="21"/>
              </w:rPr>
              <w:t>车逃生门：</w:t>
            </w:r>
          </w:p>
          <w:p w:rsidR="00FF3D08" w:rsidRPr="007A724B" w:rsidRDefault="00FF3D08" w:rsidP="008019FE">
            <w:pPr>
              <w:spacing w:line="400" w:lineRule="exact"/>
              <w:jc w:val="center"/>
              <w:rPr>
                <w:szCs w:val="21"/>
              </w:rPr>
            </w:pPr>
            <w:r w:rsidRPr="007A724B">
              <w:rPr>
                <w:rFonts w:hint="eastAsia"/>
                <w:szCs w:val="21"/>
              </w:rPr>
              <w:t>RIOM1</w:t>
            </w:r>
            <w:r w:rsidRPr="007A724B">
              <w:rPr>
                <w:rFonts w:hint="eastAsia"/>
                <w:szCs w:val="21"/>
              </w:rPr>
              <w:t>通讯正常且状态位为</w:t>
            </w:r>
            <w:r w:rsidRPr="007A724B">
              <w:rPr>
                <w:rFonts w:hint="eastAsia"/>
                <w:szCs w:val="21"/>
              </w:rPr>
              <w:t>1</w:t>
            </w:r>
            <w:r w:rsidRPr="007A724B">
              <w:rPr>
                <w:rFonts w:hint="eastAsia"/>
                <w:szCs w:val="21"/>
              </w:rPr>
              <w:t>时，显示打开；</w:t>
            </w:r>
          </w:p>
          <w:p w:rsidR="00FF3D08" w:rsidRPr="007A724B" w:rsidRDefault="00FF3D08" w:rsidP="004532B9">
            <w:pPr>
              <w:spacing w:line="400" w:lineRule="exact"/>
              <w:jc w:val="center"/>
              <w:rPr>
                <w:szCs w:val="21"/>
              </w:rPr>
            </w:pPr>
            <w:r w:rsidRPr="007A724B">
              <w:rPr>
                <w:rFonts w:hint="eastAsia"/>
                <w:szCs w:val="21"/>
              </w:rPr>
              <w:t>RIOM1</w:t>
            </w:r>
            <w:r w:rsidRPr="007A724B">
              <w:rPr>
                <w:rFonts w:hint="eastAsia"/>
                <w:szCs w:val="21"/>
              </w:rPr>
              <w:t>通讯正常且状态位为</w:t>
            </w:r>
            <w:r w:rsidRPr="007A724B">
              <w:rPr>
                <w:rFonts w:hint="eastAsia"/>
                <w:szCs w:val="21"/>
              </w:rPr>
              <w:t>0</w:t>
            </w:r>
            <w:r w:rsidRPr="007A724B">
              <w:rPr>
                <w:rFonts w:hint="eastAsia"/>
                <w:szCs w:val="21"/>
              </w:rPr>
              <w:t>时，不显示；</w:t>
            </w:r>
          </w:p>
          <w:p w:rsidR="00FF3D08" w:rsidRPr="007A724B" w:rsidRDefault="00FF3D08" w:rsidP="008019FE">
            <w:pPr>
              <w:spacing w:line="400" w:lineRule="exact"/>
              <w:jc w:val="center"/>
              <w:rPr>
                <w:szCs w:val="21"/>
              </w:rPr>
            </w:pPr>
          </w:p>
        </w:tc>
      </w:tr>
      <w:tr w:rsidR="007A724B" w:rsidRPr="007A724B" w:rsidTr="00D17391">
        <w:trPr>
          <w:jc w:val="center"/>
        </w:trPr>
        <w:tc>
          <w:tcPr>
            <w:tcW w:w="846" w:type="dxa"/>
            <w:vAlign w:val="center"/>
          </w:tcPr>
          <w:p w:rsidR="007A724B" w:rsidRPr="007A724B" w:rsidRDefault="007A724B" w:rsidP="008019FE">
            <w:pPr>
              <w:spacing w:line="400" w:lineRule="exact"/>
              <w:jc w:val="center"/>
              <w:rPr>
                <w:szCs w:val="21"/>
              </w:rPr>
            </w:pPr>
            <w:r w:rsidRPr="007A724B">
              <w:rPr>
                <w:rFonts w:hint="eastAsia"/>
                <w:szCs w:val="21"/>
              </w:rPr>
              <w:t>后端门</w:t>
            </w:r>
          </w:p>
        </w:tc>
        <w:tc>
          <w:tcPr>
            <w:tcW w:w="963" w:type="dxa"/>
            <w:vAlign w:val="center"/>
          </w:tcPr>
          <w:p w:rsidR="007A724B" w:rsidRPr="007A724B" w:rsidRDefault="007A724B" w:rsidP="008019FE">
            <w:pPr>
              <w:spacing w:line="400" w:lineRule="exact"/>
              <w:jc w:val="center"/>
              <w:rPr>
                <w:szCs w:val="21"/>
              </w:rPr>
            </w:pPr>
            <w:r w:rsidRPr="007A724B">
              <w:rPr>
                <w:rFonts w:hint="eastAsia"/>
                <w:szCs w:val="21"/>
              </w:rPr>
              <w:t>RIOM</w:t>
            </w:r>
          </w:p>
        </w:tc>
        <w:tc>
          <w:tcPr>
            <w:tcW w:w="1701" w:type="dxa"/>
          </w:tcPr>
          <w:p w:rsidR="007A724B" w:rsidRPr="007A724B" w:rsidRDefault="007A724B" w:rsidP="007A724B">
            <w:pPr>
              <w:spacing w:line="400" w:lineRule="exact"/>
              <w:jc w:val="center"/>
              <w:rPr>
                <w:szCs w:val="21"/>
              </w:rPr>
            </w:pPr>
            <w:r w:rsidRPr="007A724B">
              <w:rPr>
                <w:rFonts w:hint="eastAsia"/>
                <w:szCs w:val="21"/>
              </w:rPr>
              <w:t>0x*B1/1</w:t>
            </w:r>
            <w:r w:rsidR="00902F01">
              <w:rPr>
                <w:rFonts w:hint="eastAsia"/>
                <w:szCs w:val="21"/>
              </w:rPr>
              <w:t>0</w:t>
            </w:r>
            <w:r w:rsidRPr="007A724B">
              <w:rPr>
                <w:rFonts w:hint="eastAsia"/>
                <w:szCs w:val="21"/>
              </w:rPr>
              <w:t>/</w:t>
            </w:r>
            <w:r>
              <w:rPr>
                <w:rFonts w:hint="eastAsia"/>
                <w:szCs w:val="21"/>
              </w:rPr>
              <w:t>5</w:t>
            </w:r>
          </w:p>
          <w:p w:rsidR="007A724B" w:rsidRPr="007A724B" w:rsidRDefault="007A724B" w:rsidP="007A724B">
            <w:pPr>
              <w:spacing w:line="400" w:lineRule="exact"/>
              <w:jc w:val="center"/>
              <w:rPr>
                <w:color w:val="FF0000"/>
                <w:szCs w:val="21"/>
              </w:rPr>
            </w:pPr>
            <w:r w:rsidRPr="007A724B">
              <w:rPr>
                <w:rFonts w:hint="eastAsia"/>
                <w:szCs w:val="21"/>
              </w:rPr>
              <w:t>(*=1/6)</w:t>
            </w:r>
          </w:p>
        </w:tc>
        <w:tc>
          <w:tcPr>
            <w:tcW w:w="1276" w:type="dxa"/>
          </w:tcPr>
          <w:p w:rsidR="007A724B" w:rsidRPr="007A724B" w:rsidRDefault="007A724B" w:rsidP="008019FE">
            <w:pPr>
              <w:spacing w:line="400" w:lineRule="exact"/>
              <w:jc w:val="center"/>
              <w:rPr>
                <w:szCs w:val="21"/>
              </w:rPr>
            </w:pPr>
            <w:r w:rsidRPr="007A724B">
              <w:rPr>
                <w:rFonts w:hint="eastAsia"/>
                <w:szCs w:val="21"/>
              </w:rPr>
              <w:t>位</w:t>
            </w:r>
          </w:p>
        </w:tc>
        <w:tc>
          <w:tcPr>
            <w:tcW w:w="1134" w:type="dxa"/>
            <w:shd w:val="clear" w:color="auto" w:fill="auto"/>
          </w:tcPr>
          <w:p w:rsidR="007A724B" w:rsidRPr="007A724B" w:rsidRDefault="007A724B" w:rsidP="00705910">
            <w:pPr>
              <w:jc w:val="center"/>
              <w:rPr>
                <w:szCs w:val="21"/>
              </w:rPr>
            </w:pPr>
            <w:r w:rsidRPr="007A724B">
              <w:rPr>
                <w:rFonts w:hint="eastAsia"/>
                <w:szCs w:val="21"/>
              </w:rPr>
              <w:t>打开</w:t>
            </w:r>
            <w:r w:rsidRPr="007A724B">
              <w:rPr>
                <w:noProof/>
                <w:szCs w:val="21"/>
              </w:rPr>
              <w:drawing>
                <wp:inline distT="0" distB="0" distL="0" distR="0">
                  <wp:extent cx="215900" cy="215900"/>
                  <wp:effectExtent l="0" t="0" r="0" b="0"/>
                  <wp:docPr id="75" name="图片 75" descr="DoorAll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orAllOpened"/>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215900"/>
                          </a:xfrm>
                          <a:prstGeom prst="rect">
                            <a:avLst/>
                          </a:prstGeom>
                          <a:noFill/>
                          <a:ln>
                            <a:noFill/>
                          </a:ln>
                        </pic:spPr>
                      </pic:pic>
                    </a:graphicData>
                  </a:graphic>
                </wp:inline>
              </w:drawing>
            </w:r>
          </w:p>
          <w:p w:rsidR="007A724B" w:rsidRPr="007A724B" w:rsidRDefault="007A724B" w:rsidP="00705910">
            <w:pPr>
              <w:jc w:val="center"/>
              <w:rPr>
                <w:szCs w:val="21"/>
              </w:rPr>
            </w:pPr>
            <w:r w:rsidRPr="007A724B">
              <w:rPr>
                <w:rFonts w:hint="eastAsia"/>
                <w:szCs w:val="21"/>
              </w:rPr>
              <w:t>关闭</w:t>
            </w:r>
            <w:r w:rsidRPr="007A724B">
              <w:rPr>
                <w:noProof/>
                <w:szCs w:val="21"/>
              </w:rPr>
              <w:drawing>
                <wp:inline distT="0" distB="0" distL="0" distR="0">
                  <wp:extent cx="215900" cy="198120"/>
                  <wp:effectExtent l="0" t="0" r="0" b="0"/>
                  <wp:docPr id="76" name="图片 76" descr="Usual_BrakeC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ual_BrakeCock"/>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900" cy="198120"/>
                          </a:xfrm>
                          <a:prstGeom prst="rect">
                            <a:avLst/>
                          </a:prstGeom>
                          <a:noFill/>
                          <a:ln>
                            <a:noFill/>
                          </a:ln>
                        </pic:spPr>
                      </pic:pic>
                    </a:graphicData>
                  </a:graphic>
                </wp:inline>
              </w:drawing>
            </w:r>
          </w:p>
          <w:p w:rsidR="007A724B" w:rsidRPr="007A724B" w:rsidRDefault="007A724B" w:rsidP="00705910">
            <w:pPr>
              <w:jc w:val="center"/>
              <w:rPr>
                <w:szCs w:val="21"/>
              </w:rPr>
            </w:pPr>
            <w:r w:rsidRPr="007A724B">
              <w:rPr>
                <w:rFonts w:hint="eastAsia"/>
                <w:szCs w:val="21"/>
              </w:rPr>
              <w:t>通讯异常</w:t>
            </w:r>
            <w:r w:rsidRPr="007A724B">
              <w:rPr>
                <w:noProof/>
                <w:szCs w:val="21"/>
              </w:rPr>
              <w:drawing>
                <wp:inline distT="0" distB="0" distL="0" distR="0">
                  <wp:extent cx="241300" cy="241300"/>
                  <wp:effectExtent l="0" t="0" r="6350" b="6350"/>
                  <wp:docPr id="78" name="图片 78" descr="DoorComm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orCommFault"/>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693" w:type="dxa"/>
            <w:shd w:val="clear" w:color="auto" w:fill="auto"/>
          </w:tcPr>
          <w:p w:rsidR="007A724B" w:rsidRPr="007A724B" w:rsidRDefault="007A724B" w:rsidP="00705910">
            <w:pPr>
              <w:spacing w:line="400" w:lineRule="exact"/>
              <w:jc w:val="center"/>
              <w:rPr>
                <w:szCs w:val="21"/>
              </w:rPr>
            </w:pPr>
            <w:r w:rsidRPr="007A724B">
              <w:rPr>
                <w:rFonts w:hint="eastAsia"/>
                <w:szCs w:val="21"/>
              </w:rPr>
              <w:t>RIOM</w:t>
            </w:r>
            <w:r w:rsidRPr="007A724B">
              <w:rPr>
                <w:rFonts w:hint="eastAsia"/>
                <w:szCs w:val="21"/>
              </w:rPr>
              <w:t>通讯正常且车门状态位为</w:t>
            </w:r>
            <w:r w:rsidRPr="007A724B">
              <w:rPr>
                <w:rFonts w:hint="eastAsia"/>
                <w:szCs w:val="21"/>
              </w:rPr>
              <w:t>1</w:t>
            </w:r>
            <w:r w:rsidRPr="007A724B">
              <w:rPr>
                <w:rFonts w:hint="eastAsia"/>
                <w:szCs w:val="21"/>
              </w:rPr>
              <w:t>，显示</w:t>
            </w:r>
            <w:r>
              <w:rPr>
                <w:rFonts w:hint="eastAsia"/>
                <w:szCs w:val="21"/>
              </w:rPr>
              <w:t>打开</w:t>
            </w:r>
            <w:r w:rsidRPr="007A724B">
              <w:rPr>
                <w:rFonts w:hint="eastAsia"/>
                <w:szCs w:val="21"/>
              </w:rPr>
              <w:t>；</w:t>
            </w:r>
          </w:p>
          <w:p w:rsidR="007A724B" w:rsidRPr="007A724B" w:rsidRDefault="007A724B" w:rsidP="00705910">
            <w:pPr>
              <w:spacing w:line="400" w:lineRule="exact"/>
              <w:jc w:val="center"/>
              <w:rPr>
                <w:szCs w:val="21"/>
              </w:rPr>
            </w:pPr>
            <w:r w:rsidRPr="007A724B">
              <w:rPr>
                <w:rFonts w:hint="eastAsia"/>
                <w:szCs w:val="21"/>
              </w:rPr>
              <w:t>RIOM</w:t>
            </w:r>
            <w:r w:rsidRPr="007A724B">
              <w:rPr>
                <w:rFonts w:hint="eastAsia"/>
                <w:szCs w:val="21"/>
              </w:rPr>
              <w:t>通讯正常且车门状态位为</w:t>
            </w:r>
            <w:r w:rsidRPr="007A724B">
              <w:rPr>
                <w:rFonts w:hint="eastAsia"/>
                <w:szCs w:val="21"/>
              </w:rPr>
              <w:t>0</w:t>
            </w:r>
            <w:r w:rsidRPr="007A724B">
              <w:rPr>
                <w:rFonts w:hint="eastAsia"/>
                <w:szCs w:val="21"/>
              </w:rPr>
              <w:t>，显示</w:t>
            </w:r>
            <w:r>
              <w:rPr>
                <w:rFonts w:hint="eastAsia"/>
                <w:szCs w:val="21"/>
              </w:rPr>
              <w:t>关闭</w:t>
            </w:r>
            <w:r w:rsidRPr="007A724B">
              <w:rPr>
                <w:rFonts w:hint="eastAsia"/>
                <w:szCs w:val="21"/>
              </w:rPr>
              <w:t>；</w:t>
            </w:r>
          </w:p>
          <w:p w:rsidR="007A724B" w:rsidRPr="007A724B" w:rsidRDefault="007A724B" w:rsidP="00705910">
            <w:pPr>
              <w:spacing w:line="400" w:lineRule="exact"/>
              <w:jc w:val="center"/>
              <w:rPr>
                <w:szCs w:val="21"/>
              </w:rPr>
            </w:pPr>
            <w:r w:rsidRPr="007A724B">
              <w:rPr>
                <w:rFonts w:hint="eastAsia"/>
                <w:szCs w:val="21"/>
              </w:rPr>
              <w:t>RIOM</w:t>
            </w:r>
            <w:r w:rsidRPr="007A724B">
              <w:rPr>
                <w:rFonts w:hint="eastAsia"/>
                <w:szCs w:val="21"/>
              </w:rPr>
              <w:t>通讯异常时，显示通讯异常。</w:t>
            </w:r>
          </w:p>
          <w:p w:rsidR="007A724B" w:rsidRPr="007A724B" w:rsidRDefault="007A724B" w:rsidP="00705910">
            <w:pPr>
              <w:spacing w:line="400" w:lineRule="exact"/>
              <w:jc w:val="center"/>
              <w:rPr>
                <w:szCs w:val="21"/>
              </w:rPr>
            </w:pPr>
          </w:p>
        </w:tc>
      </w:tr>
      <w:tr w:rsidR="007A724B" w:rsidRPr="007A724B" w:rsidTr="00D17391">
        <w:trPr>
          <w:jc w:val="center"/>
        </w:trPr>
        <w:tc>
          <w:tcPr>
            <w:tcW w:w="846" w:type="dxa"/>
            <w:vAlign w:val="center"/>
          </w:tcPr>
          <w:p w:rsidR="007A724B" w:rsidRPr="007A724B" w:rsidRDefault="007A724B" w:rsidP="008019FE">
            <w:pPr>
              <w:spacing w:line="400" w:lineRule="exact"/>
              <w:jc w:val="center"/>
              <w:rPr>
                <w:szCs w:val="21"/>
              </w:rPr>
            </w:pPr>
            <w:r w:rsidRPr="007A724B">
              <w:rPr>
                <w:rFonts w:hint="eastAsia"/>
                <w:szCs w:val="21"/>
              </w:rPr>
              <w:t>司机工</w:t>
            </w:r>
            <w:r w:rsidRPr="007A724B">
              <w:rPr>
                <w:rFonts w:hint="eastAsia"/>
                <w:szCs w:val="21"/>
              </w:rPr>
              <w:lastRenderedPageBreak/>
              <w:t>号</w:t>
            </w:r>
          </w:p>
        </w:tc>
        <w:tc>
          <w:tcPr>
            <w:tcW w:w="963" w:type="dxa"/>
            <w:vAlign w:val="center"/>
          </w:tcPr>
          <w:p w:rsidR="007A724B" w:rsidRPr="007A724B" w:rsidRDefault="007A724B" w:rsidP="008019FE">
            <w:pPr>
              <w:spacing w:line="400" w:lineRule="exact"/>
              <w:jc w:val="center"/>
              <w:rPr>
                <w:szCs w:val="21"/>
              </w:rPr>
            </w:pPr>
            <w:r w:rsidRPr="007A724B">
              <w:rPr>
                <w:rFonts w:hint="eastAsia"/>
                <w:szCs w:val="21"/>
              </w:rPr>
              <w:lastRenderedPageBreak/>
              <w:t>VCU</w:t>
            </w:r>
          </w:p>
        </w:tc>
        <w:tc>
          <w:tcPr>
            <w:tcW w:w="1701" w:type="dxa"/>
          </w:tcPr>
          <w:p w:rsidR="007A724B" w:rsidRDefault="00B85B9F" w:rsidP="00B85B9F">
            <w:pPr>
              <w:spacing w:line="400" w:lineRule="exact"/>
              <w:jc w:val="center"/>
              <w:rPr>
                <w:szCs w:val="21"/>
              </w:rPr>
            </w:pPr>
            <w:r>
              <w:rPr>
                <w:rFonts w:hint="eastAsia"/>
                <w:szCs w:val="21"/>
              </w:rPr>
              <w:t>HMI</w:t>
            </w:r>
            <w:r>
              <w:rPr>
                <w:rFonts w:hint="eastAsia"/>
                <w:szCs w:val="21"/>
              </w:rPr>
              <w:t>设置标志位</w:t>
            </w:r>
            <w:r>
              <w:rPr>
                <w:rFonts w:hint="eastAsia"/>
                <w:szCs w:val="21"/>
              </w:rPr>
              <w:lastRenderedPageBreak/>
              <w:t>位：</w:t>
            </w:r>
            <w:r w:rsidRPr="007A724B">
              <w:rPr>
                <w:rFonts w:hint="eastAsia"/>
                <w:szCs w:val="21"/>
              </w:rPr>
              <w:t>0xC0/</w:t>
            </w:r>
            <w:r>
              <w:rPr>
                <w:rFonts w:hint="eastAsia"/>
                <w:szCs w:val="21"/>
              </w:rPr>
              <w:t>29</w:t>
            </w:r>
            <w:r w:rsidRPr="007A724B">
              <w:rPr>
                <w:rFonts w:hint="eastAsia"/>
                <w:szCs w:val="21"/>
              </w:rPr>
              <w:t>/</w:t>
            </w:r>
            <w:r>
              <w:rPr>
                <w:rFonts w:hint="eastAsia"/>
                <w:szCs w:val="21"/>
              </w:rPr>
              <w:t>7</w:t>
            </w:r>
          </w:p>
          <w:p w:rsidR="00B85B9F" w:rsidRDefault="00B85B9F" w:rsidP="00B85B9F">
            <w:pPr>
              <w:spacing w:line="400" w:lineRule="exact"/>
              <w:jc w:val="center"/>
              <w:rPr>
                <w:szCs w:val="21"/>
              </w:rPr>
            </w:pPr>
            <w:r>
              <w:rPr>
                <w:rFonts w:hint="eastAsia"/>
                <w:szCs w:val="21"/>
              </w:rPr>
              <w:t>打卡标志位：</w:t>
            </w:r>
            <w:r w:rsidRPr="007A724B">
              <w:rPr>
                <w:rFonts w:hint="eastAsia"/>
                <w:szCs w:val="21"/>
              </w:rPr>
              <w:t>0xC0/</w:t>
            </w:r>
            <w:r>
              <w:rPr>
                <w:rFonts w:hint="eastAsia"/>
                <w:szCs w:val="21"/>
              </w:rPr>
              <w:t>29</w:t>
            </w:r>
            <w:r w:rsidRPr="007A724B">
              <w:rPr>
                <w:rFonts w:hint="eastAsia"/>
                <w:szCs w:val="21"/>
              </w:rPr>
              <w:t>/</w:t>
            </w:r>
            <w:r>
              <w:rPr>
                <w:rFonts w:hint="eastAsia"/>
                <w:szCs w:val="21"/>
              </w:rPr>
              <w:t>6</w:t>
            </w:r>
          </w:p>
          <w:p w:rsidR="00B85B9F" w:rsidRPr="00B85B9F" w:rsidRDefault="00B85B9F" w:rsidP="00B85B9F">
            <w:pPr>
              <w:spacing w:line="400" w:lineRule="exact"/>
              <w:jc w:val="center"/>
              <w:rPr>
                <w:szCs w:val="21"/>
              </w:rPr>
            </w:pPr>
            <w:r>
              <w:rPr>
                <w:rFonts w:hint="eastAsia"/>
                <w:szCs w:val="21"/>
              </w:rPr>
              <w:t>工号：</w:t>
            </w:r>
            <w:r>
              <w:rPr>
                <w:rFonts w:hint="eastAsia"/>
                <w:szCs w:val="21"/>
              </w:rPr>
              <w:t>0xA0/28-31</w:t>
            </w:r>
          </w:p>
        </w:tc>
        <w:tc>
          <w:tcPr>
            <w:tcW w:w="1276" w:type="dxa"/>
          </w:tcPr>
          <w:p w:rsidR="007A724B" w:rsidRPr="007A724B" w:rsidRDefault="007A724B" w:rsidP="008019FE">
            <w:pPr>
              <w:spacing w:line="400" w:lineRule="exact"/>
              <w:jc w:val="center"/>
              <w:rPr>
                <w:szCs w:val="21"/>
              </w:rPr>
            </w:pPr>
            <w:r w:rsidRPr="007A724B">
              <w:rPr>
                <w:rFonts w:hint="eastAsia"/>
                <w:szCs w:val="21"/>
              </w:rPr>
              <w:lastRenderedPageBreak/>
              <w:t>双字</w:t>
            </w:r>
          </w:p>
          <w:p w:rsidR="007A724B" w:rsidRPr="007A724B" w:rsidRDefault="007A724B" w:rsidP="008019FE">
            <w:pPr>
              <w:spacing w:line="400" w:lineRule="exact"/>
              <w:jc w:val="center"/>
              <w:rPr>
                <w:szCs w:val="21"/>
              </w:rPr>
            </w:pPr>
            <w:r w:rsidRPr="007A724B">
              <w:rPr>
                <w:rFonts w:hint="eastAsia"/>
                <w:szCs w:val="21"/>
              </w:rPr>
              <w:lastRenderedPageBreak/>
              <w:t>000000~999999</w:t>
            </w:r>
          </w:p>
        </w:tc>
        <w:tc>
          <w:tcPr>
            <w:tcW w:w="1134" w:type="dxa"/>
            <w:shd w:val="clear" w:color="auto" w:fill="auto"/>
          </w:tcPr>
          <w:p w:rsidR="007A724B" w:rsidRPr="007A724B" w:rsidRDefault="007A724B" w:rsidP="008019FE">
            <w:pPr>
              <w:spacing w:line="400" w:lineRule="exact"/>
              <w:jc w:val="center"/>
              <w:rPr>
                <w:szCs w:val="21"/>
              </w:rPr>
            </w:pPr>
          </w:p>
        </w:tc>
        <w:tc>
          <w:tcPr>
            <w:tcW w:w="2693" w:type="dxa"/>
            <w:shd w:val="clear" w:color="auto" w:fill="auto"/>
          </w:tcPr>
          <w:p w:rsidR="007A724B" w:rsidRDefault="00B85B9F" w:rsidP="00B85B9F">
            <w:pPr>
              <w:spacing w:line="400" w:lineRule="exact"/>
              <w:jc w:val="center"/>
              <w:rPr>
                <w:szCs w:val="21"/>
              </w:rPr>
            </w:pPr>
            <w:r>
              <w:rPr>
                <w:rFonts w:hint="eastAsia"/>
                <w:szCs w:val="21"/>
              </w:rPr>
              <w:t>VCU</w:t>
            </w:r>
            <w:r>
              <w:rPr>
                <w:rFonts w:hint="eastAsia"/>
                <w:szCs w:val="21"/>
              </w:rPr>
              <w:t>通信正常，若</w:t>
            </w:r>
            <w:r>
              <w:rPr>
                <w:rFonts w:hint="eastAsia"/>
                <w:szCs w:val="21"/>
              </w:rPr>
              <w:t>HMI</w:t>
            </w:r>
            <w:r>
              <w:rPr>
                <w:rFonts w:hint="eastAsia"/>
                <w:szCs w:val="21"/>
              </w:rPr>
              <w:t>设</w:t>
            </w:r>
            <w:r>
              <w:rPr>
                <w:rFonts w:hint="eastAsia"/>
                <w:szCs w:val="21"/>
              </w:rPr>
              <w:lastRenderedPageBreak/>
              <w:t>置标志位为</w:t>
            </w:r>
            <w:r>
              <w:rPr>
                <w:rFonts w:hint="eastAsia"/>
                <w:szCs w:val="21"/>
              </w:rPr>
              <w:t>1</w:t>
            </w:r>
            <w:r>
              <w:rPr>
                <w:rFonts w:hint="eastAsia"/>
                <w:szCs w:val="21"/>
              </w:rPr>
              <w:t>，显示十进制数；为</w:t>
            </w:r>
            <w:r>
              <w:rPr>
                <w:rFonts w:hint="eastAsia"/>
                <w:szCs w:val="21"/>
              </w:rPr>
              <w:t>0</w:t>
            </w:r>
            <w:r>
              <w:rPr>
                <w:rFonts w:hint="eastAsia"/>
                <w:szCs w:val="21"/>
              </w:rPr>
              <w:t>时，若打卡标志位为</w:t>
            </w:r>
            <w:r>
              <w:rPr>
                <w:rFonts w:hint="eastAsia"/>
                <w:szCs w:val="21"/>
              </w:rPr>
              <w:t>1</w:t>
            </w:r>
            <w:r>
              <w:rPr>
                <w:rFonts w:hint="eastAsia"/>
                <w:szCs w:val="21"/>
              </w:rPr>
              <w:t>显示十六进制数；为</w:t>
            </w:r>
            <w:r>
              <w:rPr>
                <w:rFonts w:hint="eastAsia"/>
                <w:szCs w:val="21"/>
              </w:rPr>
              <w:t>0</w:t>
            </w:r>
            <w:r>
              <w:rPr>
                <w:rFonts w:hint="eastAsia"/>
                <w:szCs w:val="21"/>
              </w:rPr>
              <w:t>时，显示为“”；</w:t>
            </w:r>
          </w:p>
          <w:p w:rsidR="00B85B9F" w:rsidRPr="007A724B" w:rsidRDefault="00B85B9F" w:rsidP="00B85B9F">
            <w:pPr>
              <w:spacing w:line="400" w:lineRule="exact"/>
              <w:jc w:val="center"/>
              <w:rPr>
                <w:szCs w:val="21"/>
              </w:rPr>
            </w:pPr>
            <w:r>
              <w:rPr>
                <w:rFonts w:hint="eastAsia"/>
                <w:szCs w:val="21"/>
              </w:rPr>
              <w:t>VCU</w:t>
            </w:r>
            <w:r>
              <w:rPr>
                <w:rFonts w:hint="eastAsia"/>
                <w:szCs w:val="21"/>
              </w:rPr>
              <w:t>通信不正常，显示“</w:t>
            </w:r>
            <w:r>
              <w:rPr>
                <w:rFonts w:hint="eastAsia"/>
                <w:szCs w:val="21"/>
              </w:rPr>
              <w:t>----</w:t>
            </w:r>
            <w:r>
              <w:rPr>
                <w:rFonts w:hint="eastAsia"/>
                <w:szCs w:val="21"/>
              </w:rPr>
              <w:t>”</w:t>
            </w:r>
          </w:p>
        </w:tc>
      </w:tr>
      <w:tr w:rsidR="007A724B" w:rsidRPr="007A724B" w:rsidTr="00D17391">
        <w:trPr>
          <w:jc w:val="center"/>
        </w:trPr>
        <w:tc>
          <w:tcPr>
            <w:tcW w:w="846" w:type="dxa"/>
            <w:vAlign w:val="center"/>
          </w:tcPr>
          <w:p w:rsidR="007A724B" w:rsidRPr="007A724B" w:rsidRDefault="007A724B" w:rsidP="008019FE">
            <w:pPr>
              <w:spacing w:line="400" w:lineRule="exact"/>
              <w:jc w:val="center"/>
              <w:rPr>
                <w:szCs w:val="21"/>
              </w:rPr>
            </w:pPr>
            <w:r w:rsidRPr="007A724B">
              <w:rPr>
                <w:rFonts w:hint="eastAsia"/>
                <w:szCs w:val="21"/>
              </w:rPr>
              <w:lastRenderedPageBreak/>
              <w:t>严重故障提示区域</w:t>
            </w:r>
          </w:p>
        </w:tc>
        <w:tc>
          <w:tcPr>
            <w:tcW w:w="963" w:type="dxa"/>
            <w:vAlign w:val="center"/>
          </w:tcPr>
          <w:p w:rsidR="007A724B" w:rsidRPr="007A724B" w:rsidRDefault="007A724B" w:rsidP="008019FE">
            <w:pPr>
              <w:spacing w:line="400" w:lineRule="exact"/>
              <w:jc w:val="center"/>
              <w:rPr>
                <w:szCs w:val="21"/>
              </w:rPr>
            </w:pPr>
            <w:r w:rsidRPr="007A724B">
              <w:rPr>
                <w:rFonts w:hint="eastAsia"/>
                <w:szCs w:val="21"/>
              </w:rPr>
              <w:t>VCU</w:t>
            </w:r>
          </w:p>
        </w:tc>
        <w:tc>
          <w:tcPr>
            <w:tcW w:w="1701" w:type="dxa"/>
          </w:tcPr>
          <w:p w:rsidR="007A724B" w:rsidRPr="007A724B" w:rsidRDefault="007A724B" w:rsidP="008019FE">
            <w:pPr>
              <w:spacing w:line="400" w:lineRule="exact"/>
              <w:jc w:val="center"/>
              <w:rPr>
                <w:szCs w:val="21"/>
              </w:rPr>
            </w:pPr>
            <w:del w:id="63" w:author="wangzhenxian" w:date="2016-06-06T11:01:00Z">
              <w:r w:rsidRPr="007A724B" w:rsidDel="00A04330">
                <w:rPr>
                  <w:rFonts w:hint="eastAsia"/>
                  <w:szCs w:val="21"/>
                </w:rPr>
                <w:delText>待定</w:delText>
              </w:r>
            </w:del>
            <w:ins w:id="64" w:author="wangzhenxian" w:date="2016-06-06T11:01:00Z">
              <w:r w:rsidRPr="007A724B">
                <w:rPr>
                  <w:rFonts w:hint="eastAsia"/>
                  <w:szCs w:val="21"/>
                </w:rPr>
                <w:t>显示器</w:t>
              </w:r>
            </w:ins>
          </w:p>
        </w:tc>
        <w:tc>
          <w:tcPr>
            <w:tcW w:w="1276" w:type="dxa"/>
          </w:tcPr>
          <w:p w:rsidR="007A724B" w:rsidRPr="007A724B" w:rsidRDefault="007A724B" w:rsidP="008019FE">
            <w:pPr>
              <w:spacing w:line="400" w:lineRule="exact"/>
              <w:jc w:val="center"/>
              <w:rPr>
                <w:szCs w:val="21"/>
              </w:rPr>
            </w:pPr>
          </w:p>
        </w:tc>
        <w:tc>
          <w:tcPr>
            <w:tcW w:w="1134" w:type="dxa"/>
            <w:shd w:val="clear" w:color="auto" w:fill="auto"/>
          </w:tcPr>
          <w:p w:rsidR="007A724B" w:rsidRPr="007A724B" w:rsidRDefault="007A724B" w:rsidP="008019FE">
            <w:pPr>
              <w:spacing w:line="400" w:lineRule="exact"/>
              <w:jc w:val="center"/>
              <w:rPr>
                <w:szCs w:val="21"/>
              </w:rPr>
            </w:pPr>
          </w:p>
        </w:tc>
        <w:tc>
          <w:tcPr>
            <w:tcW w:w="2693" w:type="dxa"/>
            <w:shd w:val="clear" w:color="auto" w:fill="auto"/>
          </w:tcPr>
          <w:p w:rsidR="007A724B" w:rsidRPr="007A724B" w:rsidRDefault="007A724B" w:rsidP="008019FE">
            <w:pPr>
              <w:spacing w:line="400" w:lineRule="exact"/>
              <w:jc w:val="center"/>
              <w:rPr>
                <w:szCs w:val="21"/>
              </w:rPr>
            </w:pPr>
          </w:p>
        </w:tc>
      </w:tr>
    </w:tbl>
    <w:p w:rsidR="0046414E" w:rsidRPr="00C1670F" w:rsidRDefault="0046414E" w:rsidP="00A01869">
      <w:pPr>
        <w:adjustRightInd w:val="0"/>
        <w:snapToGrid w:val="0"/>
        <w:spacing w:beforeLines="50" w:line="360" w:lineRule="auto"/>
        <w:ind w:leftChars="405" w:left="850"/>
        <w:rPr>
          <w:rFonts w:hAnsi="宋体"/>
          <w:bCs/>
          <w:sz w:val="24"/>
          <w:szCs w:val="21"/>
        </w:rPr>
      </w:pPr>
      <w:r w:rsidRPr="00C1670F">
        <w:rPr>
          <w:rFonts w:hAnsi="宋体" w:hint="eastAsia"/>
          <w:bCs/>
          <w:sz w:val="24"/>
          <w:szCs w:val="21"/>
        </w:rPr>
        <w:t>运行界面的图标说明参见帮助界面，如下图。按“返回”键可返回</w:t>
      </w:r>
      <w:r w:rsidR="00CF66DC">
        <w:rPr>
          <w:rFonts w:hAnsi="宋体" w:hint="eastAsia"/>
          <w:bCs/>
          <w:sz w:val="24"/>
          <w:szCs w:val="21"/>
        </w:rPr>
        <w:t>运行</w:t>
      </w:r>
      <w:r w:rsidRPr="00C1670F">
        <w:rPr>
          <w:rFonts w:hAnsi="宋体" w:hint="eastAsia"/>
          <w:bCs/>
          <w:sz w:val="24"/>
          <w:szCs w:val="21"/>
        </w:rPr>
        <w:t>界面。</w:t>
      </w:r>
    </w:p>
    <w:p w:rsidR="00275F13" w:rsidRDefault="009E326D" w:rsidP="0046414E">
      <w:pPr>
        <w:adjustRightInd w:val="0"/>
        <w:snapToGrid w:val="0"/>
        <w:spacing w:line="360" w:lineRule="auto"/>
        <w:ind w:leftChars="55" w:left="115"/>
        <w:jc w:val="center"/>
        <w:rPr>
          <w:rFonts w:ascii="宋体" w:hAnsi="宋体"/>
          <w:sz w:val="24"/>
        </w:rPr>
      </w:pPr>
      <w:r>
        <w:rPr>
          <w:noProof/>
        </w:rPr>
        <w:drawing>
          <wp:inline distT="0" distB="0" distL="0" distR="0">
            <wp:extent cx="4697407" cy="3505114"/>
            <wp:effectExtent l="0" t="0" r="8255"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4697407" cy="3505114"/>
                    </a:xfrm>
                    <a:prstGeom prst="rect">
                      <a:avLst/>
                    </a:prstGeom>
                  </pic:spPr>
                </pic:pic>
              </a:graphicData>
            </a:graphic>
          </wp:inline>
        </w:drawing>
      </w:r>
    </w:p>
    <w:p w:rsidR="00A91673" w:rsidRPr="00A233AB" w:rsidRDefault="00A91673" w:rsidP="00A91673">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A91673" w:rsidRPr="00A233AB" w:rsidTr="00342461">
        <w:trPr>
          <w:trHeight w:val="291"/>
          <w:jc w:val="center"/>
        </w:trPr>
        <w:tc>
          <w:tcPr>
            <w:tcW w:w="1903" w:type="dxa"/>
          </w:tcPr>
          <w:p w:rsidR="00A91673" w:rsidRPr="00A233AB" w:rsidRDefault="00A91673" w:rsidP="00342461">
            <w:pPr>
              <w:spacing w:line="360" w:lineRule="auto"/>
              <w:jc w:val="center"/>
              <w:rPr>
                <w:szCs w:val="21"/>
              </w:rPr>
            </w:pPr>
            <w:r w:rsidRPr="00A233AB">
              <w:rPr>
                <w:rFonts w:hint="eastAsia"/>
                <w:szCs w:val="21"/>
              </w:rPr>
              <w:t>按键名称</w:t>
            </w:r>
          </w:p>
        </w:tc>
        <w:tc>
          <w:tcPr>
            <w:tcW w:w="2091" w:type="dxa"/>
          </w:tcPr>
          <w:p w:rsidR="00A91673" w:rsidRPr="00A233AB" w:rsidRDefault="00A91673" w:rsidP="00342461">
            <w:pPr>
              <w:spacing w:line="360" w:lineRule="auto"/>
              <w:jc w:val="center"/>
              <w:rPr>
                <w:szCs w:val="21"/>
              </w:rPr>
            </w:pPr>
            <w:r w:rsidRPr="00A233AB">
              <w:rPr>
                <w:rFonts w:hint="eastAsia"/>
                <w:szCs w:val="21"/>
              </w:rPr>
              <w:t>图示</w:t>
            </w:r>
          </w:p>
        </w:tc>
        <w:tc>
          <w:tcPr>
            <w:tcW w:w="1603" w:type="dxa"/>
          </w:tcPr>
          <w:p w:rsidR="00A91673" w:rsidRPr="00A233AB" w:rsidRDefault="00A91673" w:rsidP="00342461">
            <w:pPr>
              <w:spacing w:line="360" w:lineRule="auto"/>
              <w:jc w:val="center"/>
              <w:rPr>
                <w:szCs w:val="21"/>
              </w:rPr>
            </w:pPr>
            <w:r w:rsidRPr="00A233AB">
              <w:rPr>
                <w:rFonts w:hint="eastAsia"/>
                <w:szCs w:val="21"/>
              </w:rPr>
              <w:t>功能</w:t>
            </w:r>
          </w:p>
        </w:tc>
        <w:tc>
          <w:tcPr>
            <w:tcW w:w="2268" w:type="dxa"/>
          </w:tcPr>
          <w:p w:rsidR="00A91673" w:rsidRPr="00A233AB" w:rsidRDefault="00A91673" w:rsidP="00342461">
            <w:pPr>
              <w:spacing w:line="360" w:lineRule="auto"/>
              <w:jc w:val="center"/>
              <w:rPr>
                <w:szCs w:val="21"/>
              </w:rPr>
            </w:pPr>
            <w:r w:rsidRPr="00A233AB">
              <w:rPr>
                <w:rFonts w:hint="eastAsia"/>
                <w:szCs w:val="21"/>
              </w:rPr>
              <w:t>处理</w:t>
            </w:r>
          </w:p>
        </w:tc>
        <w:tc>
          <w:tcPr>
            <w:tcW w:w="775" w:type="dxa"/>
          </w:tcPr>
          <w:p w:rsidR="00A91673" w:rsidRPr="00A233AB" w:rsidRDefault="00A91673" w:rsidP="00342461">
            <w:pPr>
              <w:spacing w:line="360" w:lineRule="auto"/>
              <w:jc w:val="center"/>
              <w:rPr>
                <w:szCs w:val="21"/>
              </w:rPr>
            </w:pPr>
            <w:r w:rsidRPr="00A233AB">
              <w:rPr>
                <w:rFonts w:hint="eastAsia"/>
                <w:szCs w:val="21"/>
              </w:rPr>
              <w:t>备注</w:t>
            </w:r>
          </w:p>
        </w:tc>
      </w:tr>
      <w:tr w:rsidR="00A91673" w:rsidRPr="00A233AB" w:rsidTr="00342461">
        <w:trPr>
          <w:trHeight w:val="291"/>
          <w:jc w:val="center"/>
        </w:trPr>
        <w:tc>
          <w:tcPr>
            <w:tcW w:w="1903" w:type="dxa"/>
            <w:vAlign w:val="center"/>
          </w:tcPr>
          <w:p w:rsidR="00A91673" w:rsidRPr="00A233AB" w:rsidRDefault="00A91673" w:rsidP="00342461">
            <w:pPr>
              <w:spacing w:line="360" w:lineRule="auto"/>
              <w:jc w:val="center"/>
              <w:rPr>
                <w:szCs w:val="21"/>
              </w:rPr>
            </w:pPr>
            <w:r>
              <w:rPr>
                <w:rFonts w:hint="eastAsia"/>
                <w:szCs w:val="21"/>
              </w:rPr>
              <w:t>返回</w:t>
            </w:r>
          </w:p>
        </w:tc>
        <w:tc>
          <w:tcPr>
            <w:tcW w:w="2091" w:type="dxa"/>
            <w:vAlign w:val="center"/>
          </w:tcPr>
          <w:p w:rsidR="00A91673" w:rsidRPr="00A233AB" w:rsidRDefault="00A91673" w:rsidP="00342461">
            <w:pPr>
              <w:spacing w:line="360" w:lineRule="auto"/>
              <w:jc w:val="center"/>
              <w:rPr>
                <w:szCs w:val="21"/>
              </w:rPr>
            </w:pPr>
            <w:r>
              <w:object w:dxaOrig="1500" w:dyaOrig="1125">
                <v:shape id="_x0000_i1036" type="#_x0000_t75" style="width:75.75pt;height:56.35pt" o:ole="">
                  <v:imagedata r:id="rId71" o:title=""/>
                </v:shape>
                <o:OLEObject Type="Embed" ProgID="PBrush" ShapeID="_x0000_i1036" DrawAspect="Content" ObjectID="_1562413766" r:id="rId72"/>
              </w:object>
            </w:r>
          </w:p>
        </w:tc>
        <w:tc>
          <w:tcPr>
            <w:tcW w:w="1603" w:type="dxa"/>
            <w:vAlign w:val="center"/>
          </w:tcPr>
          <w:p w:rsidR="00A91673" w:rsidRDefault="00A91673" w:rsidP="00342461">
            <w:pPr>
              <w:spacing w:line="360" w:lineRule="auto"/>
              <w:jc w:val="center"/>
              <w:rPr>
                <w:szCs w:val="21"/>
              </w:rPr>
            </w:pPr>
            <w:r>
              <w:rPr>
                <w:rFonts w:hint="eastAsia"/>
                <w:szCs w:val="21"/>
              </w:rPr>
              <w:t>切换到</w:t>
            </w:r>
          </w:p>
          <w:p w:rsidR="00A91673" w:rsidRPr="00A233AB" w:rsidRDefault="00A91673" w:rsidP="00342461">
            <w:pPr>
              <w:spacing w:line="360" w:lineRule="auto"/>
              <w:jc w:val="center"/>
              <w:rPr>
                <w:szCs w:val="21"/>
              </w:rPr>
            </w:pPr>
            <w:r>
              <w:rPr>
                <w:rFonts w:hint="eastAsia"/>
                <w:szCs w:val="21"/>
              </w:rPr>
              <w:t>运行界面</w:t>
            </w:r>
          </w:p>
        </w:tc>
        <w:tc>
          <w:tcPr>
            <w:tcW w:w="2268" w:type="dxa"/>
            <w:vAlign w:val="center"/>
          </w:tcPr>
          <w:p w:rsidR="00A91673" w:rsidRDefault="00A91673" w:rsidP="00342461">
            <w:pPr>
              <w:spacing w:line="360" w:lineRule="auto"/>
              <w:jc w:val="center"/>
              <w:rPr>
                <w:szCs w:val="21"/>
              </w:rPr>
            </w:pPr>
            <w:r w:rsidRPr="00A233AB">
              <w:rPr>
                <w:rFonts w:hint="eastAsia"/>
                <w:szCs w:val="21"/>
              </w:rPr>
              <w:t>参见</w:t>
            </w:r>
          </w:p>
          <w:p w:rsidR="00A91673" w:rsidRPr="00A233AB" w:rsidRDefault="00A91673" w:rsidP="00342461">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A91673" w:rsidRPr="00A233AB" w:rsidRDefault="00A91673" w:rsidP="00342461">
            <w:pPr>
              <w:spacing w:line="360" w:lineRule="auto"/>
              <w:jc w:val="center"/>
              <w:rPr>
                <w:szCs w:val="21"/>
              </w:rPr>
            </w:pPr>
          </w:p>
        </w:tc>
      </w:tr>
    </w:tbl>
    <w:p w:rsidR="00A91673" w:rsidRPr="00A91673" w:rsidRDefault="00A91673" w:rsidP="0046414E">
      <w:pPr>
        <w:adjustRightInd w:val="0"/>
        <w:snapToGrid w:val="0"/>
        <w:spacing w:line="360" w:lineRule="auto"/>
        <w:ind w:leftChars="55" w:left="115"/>
        <w:jc w:val="center"/>
        <w:rPr>
          <w:rFonts w:ascii="宋体" w:hAnsi="宋体"/>
          <w:sz w:val="24"/>
        </w:rPr>
      </w:pPr>
    </w:p>
    <w:p w:rsidR="00423E41" w:rsidRDefault="00423E41" w:rsidP="003F3821">
      <w:pPr>
        <w:pStyle w:val="2"/>
      </w:pPr>
      <w:bookmarkStart w:id="65" w:name="_Toc469301095"/>
      <w:r>
        <w:rPr>
          <w:rFonts w:hint="eastAsia"/>
        </w:rPr>
        <w:t>车辆界面</w:t>
      </w:r>
      <w:bookmarkEnd w:id="65"/>
    </w:p>
    <w:p w:rsidR="0046414E" w:rsidRPr="0046414E" w:rsidRDefault="0046414E" w:rsidP="00A01869">
      <w:pPr>
        <w:pStyle w:val="a6"/>
        <w:adjustRightInd w:val="0"/>
        <w:snapToGrid w:val="0"/>
        <w:spacing w:beforeLines="50" w:line="360" w:lineRule="auto"/>
        <w:ind w:left="846" w:firstLineChars="0" w:firstLine="0"/>
        <w:jc w:val="left"/>
        <w:rPr>
          <w:rFonts w:hAnsi="宋体"/>
          <w:bCs/>
          <w:sz w:val="24"/>
          <w:szCs w:val="21"/>
        </w:rPr>
      </w:pPr>
      <w:r w:rsidRPr="0046414E">
        <w:rPr>
          <w:rFonts w:hAnsi="宋体" w:hint="eastAsia"/>
          <w:bCs/>
          <w:sz w:val="24"/>
          <w:szCs w:val="21"/>
        </w:rPr>
        <w:t>该界面显示</w:t>
      </w:r>
      <w:r>
        <w:rPr>
          <w:rFonts w:hAnsi="宋体" w:hint="eastAsia"/>
          <w:bCs/>
          <w:sz w:val="24"/>
          <w:szCs w:val="21"/>
        </w:rPr>
        <w:t>车辆主断路器状态、</w:t>
      </w:r>
      <w:r w:rsidRPr="0046414E">
        <w:rPr>
          <w:rFonts w:hAnsi="宋体" w:hint="eastAsia"/>
          <w:bCs/>
          <w:sz w:val="24"/>
          <w:szCs w:val="21"/>
        </w:rPr>
        <w:t>线电压、线电流、牵引力、电机电流信息，如下图：</w:t>
      </w:r>
    </w:p>
    <w:p w:rsidR="00E04624" w:rsidRPr="0015183F" w:rsidRDefault="0015183F" w:rsidP="00A01869">
      <w:pPr>
        <w:pStyle w:val="a6"/>
        <w:adjustRightInd w:val="0"/>
        <w:snapToGrid w:val="0"/>
        <w:spacing w:beforeLines="50" w:line="360" w:lineRule="auto"/>
        <w:ind w:left="1" w:firstLineChars="2" w:firstLine="5"/>
        <w:jc w:val="center"/>
        <w:rPr>
          <w:sz w:val="24"/>
        </w:rPr>
      </w:pPr>
      <w:r>
        <w:rPr>
          <w:noProof/>
          <w:sz w:val="24"/>
        </w:rPr>
        <w:lastRenderedPageBreak/>
        <w:drawing>
          <wp:inline distT="0" distB="0" distL="0" distR="0">
            <wp:extent cx="4230094" cy="3176881"/>
            <wp:effectExtent l="0" t="0" r="0" b="5080"/>
            <wp:docPr id="104" name="图片 104" descr="E:\工作\项目\成都7、10号线\成都7号线画面\车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工作\项目\成都7、10号线\成都7号线画面\车辆界面.JP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905" cy="3178241"/>
                    </a:xfrm>
                    <a:prstGeom prst="rect">
                      <a:avLst/>
                    </a:prstGeom>
                    <a:noFill/>
                    <a:ln>
                      <a:noFill/>
                    </a:ln>
                  </pic:spPr>
                </pic:pic>
              </a:graphicData>
            </a:graphic>
          </wp:inline>
        </w:drawing>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4"/>
        <w:gridCol w:w="1131"/>
        <w:gridCol w:w="1743"/>
        <w:gridCol w:w="2038"/>
        <w:gridCol w:w="1723"/>
        <w:gridCol w:w="2240"/>
      </w:tblGrid>
      <w:tr w:rsidR="00FF3A48" w:rsidRPr="00A233AB" w:rsidTr="00BC46EC">
        <w:trPr>
          <w:jc w:val="center"/>
        </w:trPr>
        <w:tc>
          <w:tcPr>
            <w:tcW w:w="1404" w:type="dxa"/>
            <w:vAlign w:val="center"/>
          </w:tcPr>
          <w:p w:rsidR="00FF3A48" w:rsidRPr="00A233AB" w:rsidRDefault="00FF3A48" w:rsidP="008019FE">
            <w:pPr>
              <w:spacing w:line="400" w:lineRule="exact"/>
              <w:jc w:val="center"/>
              <w:rPr>
                <w:b/>
                <w:szCs w:val="21"/>
              </w:rPr>
            </w:pPr>
            <w:r w:rsidRPr="00A233AB">
              <w:rPr>
                <w:rFonts w:hint="eastAsia"/>
                <w:b/>
                <w:szCs w:val="21"/>
              </w:rPr>
              <w:t>信号名称</w:t>
            </w:r>
          </w:p>
        </w:tc>
        <w:tc>
          <w:tcPr>
            <w:tcW w:w="1131" w:type="dxa"/>
            <w:vAlign w:val="center"/>
          </w:tcPr>
          <w:p w:rsidR="00FF3A48" w:rsidRPr="00A233AB" w:rsidRDefault="00FF3A48" w:rsidP="008019FE">
            <w:pPr>
              <w:spacing w:line="400" w:lineRule="exact"/>
              <w:jc w:val="center"/>
              <w:rPr>
                <w:b/>
                <w:szCs w:val="21"/>
              </w:rPr>
            </w:pPr>
            <w:r w:rsidRPr="00A233AB">
              <w:rPr>
                <w:rFonts w:hint="eastAsia"/>
                <w:b/>
                <w:szCs w:val="21"/>
              </w:rPr>
              <w:t>系统</w:t>
            </w:r>
          </w:p>
        </w:tc>
        <w:tc>
          <w:tcPr>
            <w:tcW w:w="1743" w:type="dxa"/>
          </w:tcPr>
          <w:p w:rsidR="00FF3A48" w:rsidRPr="00A233AB" w:rsidRDefault="00FF3A48" w:rsidP="008019FE">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2038" w:type="dxa"/>
          </w:tcPr>
          <w:p w:rsidR="00FF3A48" w:rsidRPr="00A233AB" w:rsidRDefault="00FF3A48" w:rsidP="008019FE">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723" w:type="dxa"/>
            <w:shd w:val="clear" w:color="auto" w:fill="auto"/>
          </w:tcPr>
          <w:p w:rsidR="00FF3A48" w:rsidRPr="00A233AB" w:rsidRDefault="00FF3A48" w:rsidP="008019FE">
            <w:pPr>
              <w:spacing w:line="400" w:lineRule="exact"/>
              <w:jc w:val="center"/>
              <w:rPr>
                <w:b/>
                <w:szCs w:val="21"/>
              </w:rPr>
            </w:pPr>
            <w:r w:rsidRPr="00A233AB">
              <w:rPr>
                <w:rFonts w:hint="eastAsia"/>
                <w:b/>
                <w:szCs w:val="21"/>
              </w:rPr>
              <w:t>处理、显示</w:t>
            </w:r>
          </w:p>
        </w:tc>
        <w:tc>
          <w:tcPr>
            <w:tcW w:w="2240" w:type="dxa"/>
            <w:shd w:val="clear" w:color="auto" w:fill="auto"/>
          </w:tcPr>
          <w:p w:rsidR="00FF3A48" w:rsidRPr="00A233AB" w:rsidRDefault="00FF3A48" w:rsidP="008019FE">
            <w:pPr>
              <w:spacing w:line="400" w:lineRule="exact"/>
              <w:jc w:val="center"/>
              <w:rPr>
                <w:b/>
                <w:szCs w:val="21"/>
              </w:rPr>
            </w:pPr>
            <w:r w:rsidRPr="00A233AB">
              <w:rPr>
                <w:rFonts w:hint="eastAsia"/>
                <w:b/>
                <w:szCs w:val="21"/>
              </w:rPr>
              <w:t>备注</w:t>
            </w:r>
          </w:p>
        </w:tc>
      </w:tr>
      <w:tr w:rsidR="006658B4" w:rsidRPr="00A233AB" w:rsidTr="00BC46EC">
        <w:trPr>
          <w:jc w:val="center"/>
        </w:trPr>
        <w:tc>
          <w:tcPr>
            <w:tcW w:w="1404" w:type="dxa"/>
            <w:vAlign w:val="center"/>
          </w:tcPr>
          <w:p w:rsidR="006658B4" w:rsidRPr="006658B4" w:rsidRDefault="006658B4" w:rsidP="008019FE">
            <w:pPr>
              <w:spacing w:line="400" w:lineRule="exact"/>
              <w:jc w:val="center"/>
              <w:rPr>
                <w:szCs w:val="21"/>
              </w:rPr>
            </w:pPr>
            <w:r>
              <w:rPr>
                <w:rFonts w:hint="eastAsia"/>
                <w:szCs w:val="21"/>
              </w:rPr>
              <w:t>车号</w:t>
            </w:r>
          </w:p>
        </w:tc>
        <w:tc>
          <w:tcPr>
            <w:tcW w:w="1131" w:type="dxa"/>
            <w:vAlign w:val="center"/>
          </w:tcPr>
          <w:p w:rsidR="006658B4" w:rsidRPr="00A233AB" w:rsidRDefault="006658B4" w:rsidP="008019FE">
            <w:pPr>
              <w:spacing w:line="400" w:lineRule="exact"/>
              <w:jc w:val="center"/>
              <w:rPr>
                <w:b/>
                <w:szCs w:val="21"/>
              </w:rPr>
            </w:pPr>
          </w:p>
        </w:tc>
        <w:tc>
          <w:tcPr>
            <w:tcW w:w="1743" w:type="dxa"/>
          </w:tcPr>
          <w:p w:rsidR="006658B4" w:rsidRPr="00A233AB" w:rsidRDefault="006658B4" w:rsidP="008019FE">
            <w:pPr>
              <w:spacing w:line="400" w:lineRule="exact"/>
              <w:jc w:val="center"/>
              <w:rPr>
                <w:b/>
                <w:szCs w:val="21"/>
              </w:rPr>
            </w:pPr>
          </w:p>
        </w:tc>
        <w:tc>
          <w:tcPr>
            <w:tcW w:w="2038" w:type="dxa"/>
          </w:tcPr>
          <w:p w:rsidR="006658B4" w:rsidRPr="00A233AB" w:rsidRDefault="006658B4" w:rsidP="008019FE">
            <w:pPr>
              <w:spacing w:line="400" w:lineRule="exact"/>
              <w:jc w:val="center"/>
              <w:rPr>
                <w:b/>
                <w:szCs w:val="21"/>
              </w:rPr>
            </w:pPr>
          </w:p>
        </w:tc>
        <w:tc>
          <w:tcPr>
            <w:tcW w:w="1723" w:type="dxa"/>
            <w:shd w:val="clear" w:color="auto" w:fill="auto"/>
          </w:tcPr>
          <w:p w:rsidR="006658B4" w:rsidRPr="00A233AB" w:rsidRDefault="006658B4" w:rsidP="008019FE">
            <w:pPr>
              <w:spacing w:line="400" w:lineRule="exact"/>
              <w:jc w:val="center"/>
              <w:rPr>
                <w:b/>
                <w:szCs w:val="21"/>
              </w:rPr>
            </w:pPr>
          </w:p>
        </w:tc>
        <w:tc>
          <w:tcPr>
            <w:tcW w:w="2240" w:type="dxa"/>
            <w:shd w:val="clear" w:color="auto" w:fill="auto"/>
          </w:tcPr>
          <w:p w:rsidR="006658B4" w:rsidRPr="005B2D1B" w:rsidRDefault="005B2D1B" w:rsidP="008019FE">
            <w:pPr>
              <w:spacing w:line="400" w:lineRule="exact"/>
              <w:jc w:val="center"/>
              <w:rPr>
                <w:b/>
                <w:szCs w:val="21"/>
              </w:rPr>
            </w:pPr>
            <w:r w:rsidRPr="005B2D1B">
              <w:rPr>
                <w:rFonts w:hint="eastAsia"/>
                <w:b/>
                <w:szCs w:val="21"/>
              </w:rPr>
              <w:t>同运行界面</w:t>
            </w: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状态字</w:t>
            </w:r>
          </w:p>
        </w:tc>
        <w:tc>
          <w:tcPr>
            <w:tcW w:w="1131" w:type="dxa"/>
            <w:vAlign w:val="center"/>
          </w:tcPr>
          <w:p w:rsidR="0015183F" w:rsidRPr="00F06694" w:rsidRDefault="0015183F" w:rsidP="00C02E77">
            <w:pPr>
              <w:spacing w:line="400" w:lineRule="exact"/>
              <w:jc w:val="center"/>
              <w:rPr>
                <w:szCs w:val="21"/>
              </w:rPr>
            </w:pPr>
            <w:r w:rsidRPr="00F06694">
              <w:rPr>
                <w:rFonts w:hint="eastAsia"/>
                <w:szCs w:val="21"/>
              </w:rPr>
              <w:t>DCU/M</w:t>
            </w:r>
          </w:p>
        </w:tc>
        <w:tc>
          <w:tcPr>
            <w:tcW w:w="1743" w:type="dxa"/>
          </w:tcPr>
          <w:p w:rsidR="0015183F" w:rsidRPr="00F06694" w:rsidRDefault="0015183F" w:rsidP="00C02E77">
            <w:pPr>
              <w:spacing w:line="400" w:lineRule="exact"/>
              <w:jc w:val="center"/>
              <w:rPr>
                <w:szCs w:val="21"/>
              </w:rPr>
            </w:pPr>
            <w:r w:rsidRPr="00F06694">
              <w:rPr>
                <w:rFonts w:hint="eastAsia"/>
                <w:szCs w:val="21"/>
              </w:rPr>
              <w:t>0x4*1/</w:t>
            </w:r>
            <w:r>
              <w:rPr>
                <w:rFonts w:hint="eastAsia"/>
                <w:szCs w:val="21"/>
              </w:rPr>
              <w:t>10-11</w:t>
            </w:r>
          </w:p>
          <w:p w:rsidR="0015183F" w:rsidRPr="00F06694" w:rsidRDefault="0015183F" w:rsidP="00C02E77">
            <w:pPr>
              <w:spacing w:line="400" w:lineRule="exact"/>
              <w:jc w:val="center"/>
              <w:rPr>
                <w:szCs w:val="21"/>
              </w:rPr>
            </w:pPr>
            <w:r w:rsidRPr="00F06694">
              <w:rPr>
                <w:rFonts w:hint="eastAsia"/>
                <w:szCs w:val="21"/>
              </w:rPr>
              <w:t>(*=9/C/D/8)</w:t>
            </w:r>
          </w:p>
        </w:tc>
        <w:tc>
          <w:tcPr>
            <w:tcW w:w="2038" w:type="dxa"/>
          </w:tcPr>
          <w:p w:rsidR="0015183F" w:rsidRPr="00F06694" w:rsidRDefault="0015183F" w:rsidP="00C02E77">
            <w:pPr>
              <w:spacing w:line="400" w:lineRule="exact"/>
              <w:jc w:val="center"/>
              <w:rPr>
                <w:szCs w:val="21"/>
              </w:rPr>
            </w:pPr>
            <w:r w:rsidRPr="00F06694">
              <w:rPr>
                <w:rFonts w:hint="eastAsia"/>
                <w:szCs w:val="21"/>
              </w:rPr>
              <w:t>字</w:t>
            </w:r>
          </w:p>
        </w:tc>
        <w:tc>
          <w:tcPr>
            <w:tcW w:w="1723" w:type="dxa"/>
            <w:shd w:val="clear" w:color="auto" w:fill="auto"/>
          </w:tcPr>
          <w:p w:rsidR="0015183F" w:rsidRPr="00F06694" w:rsidRDefault="0015183F" w:rsidP="008019FE">
            <w:pPr>
              <w:spacing w:line="400" w:lineRule="exact"/>
              <w:jc w:val="center"/>
              <w:rPr>
                <w:szCs w:val="21"/>
              </w:rPr>
            </w:pP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Pr="00275F13" w:rsidRDefault="0015183F" w:rsidP="008019FE">
            <w:pPr>
              <w:spacing w:line="400" w:lineRule="exact"/>
              <w:jc w:val="center"/>
              <w:rPr>
                <w:szCs w:val="21"/>
              </w:rPr>
            </w:pPr>
            <w:r>
              <w:rPr>
                <w:rFonts w:hint="eastAsia"/>
                <w:szCs w:val="21"/>
              </w:rPr>
              <w:t>主断路器</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8019FE">
            <w:pPr>
              <w:spacing w:line="400" w:lineRule="exact"/>
              <w:jc w:val="center"/>
              <w:rPr>
                <w:szCs w:val="21"/>
              </w:rPr>
            </w:pPr>
            <w:r w:rsidRPr="00F06694">
              <w:rPr>
                <w:rFonts w:hint="eastAsia"/>
                <w:szCs w:val="21"/>
              </w:rPr>
              <w:t>0x4*1/31/0</w:t>
            </w:r>
          </w:p>
          <w:p w:rsidR="0015183F" w:rsidRPr="00F06694" w:rsidRDefault="0015183F" w:rsidP="008019FE">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sidRPr="00F06694">
              <w:rPr>
                <w:rFonts w:hint="eastAsia"/>
                <w:szCs w:val="21"/>
              </w:rPr>
              <w:t>位</w:t>
            </w:r>
          </w:p>
        </w:tc>
        <w:tc>
          <w:tcPr>
            <w:tcW w:w="1723" w:type="dxa"/>
            <w:shd w:val="clear" w:color="auto" w:fill="auto"/>
          </w:tcPr>
          <w:p w:rsidR="0015183F" w:rsidRPr="00F06694" w:rsidRDefault="0015183F" w:rsidP="008019FE">
            <w:pPr>
              <w:spacing w:line="400" w:lineRule="exact"/>
              <w:jc w:val="center"/>
              <w:rPr>
                <w:szCs w:val="21"/>
              </w:rPr>
            </w:pPr>
            <w:r w:rsidRPr="00F06694">
              <w:rPr>
                <w:rFonts w:hint="eastAsia"/>
                <w:szCs w:val="21"/>
              </w:rPr>
              <w:t>1</w:t>
            </w:r>
            <w:r w:rsidRPr="00F06694">
              <w:rPr>
                <w:rFonts w:hint="eastAsia"/>
                <w:szCs w:val="21"/>
              </w:rPr>
              <w:t>：闭合</w:t>
            </w:r>
          </w:p>
          <w:p w:rsidR="0015183F" w:rsidRPr="00F06694" w:rsidRDefault="0015183F" w:rsidP="008019FE">
            <w:pPr>
              <w:spacing w:line="400" w:lineRule="exact"/>
              <w:jc w:val="center"/>
              <w:rPr>
                <w:szCs w:val="21"/>
              </w:rPr>
            </w:pPr>
            <w:r w:rsidRPr="00F06694">
              <w:rPr>
                <w:rFonts w:hint="eastAsia"/>
                <w:szCs w:val="21"/>
              </w:rPr>
              <w:t>0</w:t>
            </w:r>
            <w:r w:rsidRPr="00F06694">
              <w:rPr>
                <w:rFonts w:hint="eastAsia"/>
                <w:szCs w:val="21"/>
              </w:rPr>
              <w:t>：断开</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线电压</w:t>
            </w:r>
          </w:p>
          <w:p w:rsidR="0015183F" w:rsidRDefault="0015183F" w:rsidP="008019FE">
            <w:pPr>
              <w:spacing w:line="400" w:lineRule="exact"/>
              <w:jc w:val="center"/>
              <w:rPr>
                <w:szCs w:val="21"/>
              </w:rPr>
            </w:pPr>
            <w:r>
              <w:rPr>
                <w:rFonts w:hint="eastAsia"/>
                <w:szCs w:val="21"/>
              </w:rPr>
              <w:t>有效位</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F06694">
            <w:pPr>
              <w:spacing w:line="400" w:lineRule="exact"/>
              <w:jc w:val="center"/>
              <w:rPr>
                <w:szCs w:val="21"/>
              </w:rPr>
            </w:pPr>
            <w:r w:rsidRPr="00F06694">
              <w:rPr>
                <w:rFonts w:hint="eastAsia"/>
                <w:szCs w:val="21"/>
              </w:rPr>
              <w:t>0x4*1/29/0</w:t>
            </w:r>
          </w:p>
          <w:p w:rsidR="0015183F" w:rsidRPr="00F06694" w:rsidRDefault="0015183F" w:rsidP="00F06694">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sidRPr="00F06694">
              <w:rPr>
                <w:rFonts w:hint="eastAsia"/>
                <w:szCs w:val="21"/>
              </w:rPr>
              <w:t>位</w:t>
            </w:r>
          </w:p>
        </w:tc>
        <w:tc>
          <w:tcPr>
            <w:tcW w:w="1723" w:type="dxa"/>
            <w:shd w:val="clear" w:color="auto" w:fill="auto"/>
          </w:tcPr>
          <w:p w:rsidR="0015183F" w:rsidRPr="00F06694" w:rsidRDefault="0015183F" w:rsidP="008019FE">
            <w:pPr>
              <w:spacing w:line="400" w:lineRule="exact"/>
              <w:jc w:val="center"/>
              <w:rPr>
                <w:szCs w:val="21"/>
              </w:rPr>
            </w:pPr>
            <w:r w:rsidRPr="00F06694">
              <w:rPr>
                <w:rFonts w:hint="eastAsia"/>
                <w:szCs w:val="21"/>
              </w:rPr>
              <w:t>1</w:t>
            </w:r>
            <w:r w:rsidRPr="00F06694">
              <w:rPr>
                <w:rFonts w:hint="eastAsia"/>
                <w:szCs w:val="21"/>
              </w:rPr>
              <w:t>：有效</w:t>
            </w:r>
          </w:p>
          <w:p w:rsidR="0015183F" w:rsidRPr="00F06694" w:rsidRDefault="0015183F" w:rsidP="008019FE">
            <w:pPr>
              <w:spacing w:line="400" w:lineRule="exact"/>
              <w:jc w:val="center"/>
              <w:rPr>
                <w:szCs w:val="21"/>
              </w:rPr>
            </w:pPr>
            <w:r w:rsidRPr="00F06694">
              <w:rPr>
                <w:rFonts w:hint="eastAsia"/>
                <w:szCs w:val="21"/>
              </w:rPr>
              <w:t>0</w:t>
            </w:r>
            <w:r w:rsidRPr="00F06694">
              <w:rPr>
                <w:rFonts w:hint="eastAsia"/>
                <w:szCs w:val="21"/>
              </w:rPr>
              <w:t>：无效</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线电压</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F06694">
            <w:pPr>
              <w:spacing w:line="400" w:lineRule="exact"/>
              <w:jc w:val="center"/>
              <w:rPr>
                <w:szCs w:val="21"/>
              </w:rPr>
            </w:pPr>
            <w:r w:rsidRPr="00F06694">
              <w:rPr>
                <w:rFonts w:hint="eastAsia"/>
                <w:szCs w:val="21"/>
              </w:rPr>
              <w:t>0x4*1/4-5</w:t>
            </w:r>
          </w:p>
          <w:p w:rsidR="0015183F" w:rsidRPr="00F06694" w:rsidRDefault="0015183F" w:rsidP="00F06694">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sidRPr="00F06694">
              <w:rPr>
                <w:rFonts w:hint="eastAsia"/>
                <w:szCs w:val="21"/>
              </w:rPr>
              <w:t>字</w:t>
            </w:r>
          </w:p>
        </w:tc>
        <w:tc>
          <w:tcPr>
            <w:tcW w:w="1723" w:type="dxa"/>
            <w:shd w:val="clear" w:color="auto" w:fill="auto"/>
          </w:tcPr>
          <w:p w:rsidR="0015183F" w:rsidRPr="00F06694" w:rsidRDefault="0015183F" w:rsidP="008019FE">
            <w:pPr>
              <w:spacing w:line="400" w:lineRule="exact"/>
              <w:jc w:val="center"/>
              <w:rPr>
                <w:szCs w:val="21"/>
              </w:rPr>
            </w:pPr>
            <w:r w:rsidRPr="00F06694">
              <w:rPr>
                <w:rFonts w:hint="eastAsia"/>
                <w:szCs w:val="21"/>
              </w:rPr>
              <w:t>10=1</w:t>
            </w:r>
            <w:r>
              <w:rPr>
                <w:rFonts w:hint="eastAsia"/>
                <w:szCs w:val="21"/>
              </w:rPr>
              <w:t xml:space="preserve"> </w:t>
            </w:r>
            <w:r w:rsidRPr="00F06694">
              <w:rPr>
                <w:rFonts w:hint="eastAsia"/>
                <w:szCs w:val="21"/>
              </w:rPr>
              <w:t>V</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线电流</w:t>
            </w:r>
          </w:p>
          <w:p w:rsidR="0015183F" w:rsidRDefault="0015183F" w:rsidP="008019FE">
            <w:pPr>
              <w:spacing w:line="400" w:lineRule="exact"/>
              <w:jc w:val="center"/>
              <w:rPr>
                <w:szCs w:val="21"/>
              </w:rPr>
            </w:pPr>
            <w:r>
              <w:rPr>
                <w:rFonts w:hint="eastAsia"/>
                <w:szCs w:val="21"/>
              </w:rPr>
              <w:t>有效位</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F06694">
            <w:pPr>
              <w:spacing w:line="400" w:lineRule="exact"/>
              <w:jc w:val="center"/>
              <w:rPr>
                <w:szCs w:val="21"/>
              </w:rPr>
            </w:pPr>
            <w:r w:rsidRPr="00F06694">
              <w:rPr>
                <w:rFonts w:hint="eastAsia"/>
                <w:szCs w:val="21"/>
              </w:rPr>
              <w:t>0x4*1/29/1</w:t>
            </w:r>
          </w:p>
          <w:p w:rsidR="0015183F" w:rsidRPr="00F06694" w:rsidRDefault="0015183F" w:rsidP="00F06694">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sidRPr="00F06694">
              <w:rPr>
                <w:rFonts w:hint="eastAsia"/>
                <w:szCs w:val="21"/>
              </w:rPr>
              <w:t>位</w:t>
            </w:r>
          </w:p>
        </w:tc>
        <w:tc>
          <w:tcPr>
            <w:tcW w:w="1723" w:type="dxa"/>
            <w:shd w:val="clear" w:color="auto" w:fill="auto"/>
          </w:tcPr>
          <w:p w:rsidR="0015183F" w:rsidRPr="00F06694" w:rsidRDefault="0015183F" w:rsidP="00F06694">
            <w:pPr>
              <w:spacing w:line="400" w:lineRule="exact"/>
              <w:jc w:val="center"/>
              <w:rPr>
                <w:szCs w:val="21"/>
              </w:rPr>
            </w:pPr>
            <w:r w:rsidRPr="00F06694">
              <w:rPr>
                <w:rFonts w:hint="eastAsia"/>
                <w:szCs w:val="21"/>
              </w:rPr>
              <w:t>1</w:t>
            </w:r>
            <w:r w:rsidRPr="00F06694">
              <w:rPr>
                <w:rFonts w:hint="eastAsia"/>
                <w:szCs w:val="21"/>
              </w:rPr>
              <w:t>：有效</w:t>
            </w:r>
          </w:p>
          <w:p w:rsidR="0015183F" w:rsidRPr="00F06694" w:rsidRDefault="0015183F" w:rsidP="00F06694">
            <w:pPr>
              <w:spacing w:line="400" w:lineRule="exact"/>
              <w:jc w:val="center"/>
              <w:rPr>
                <w:szCs w:val="21"/>
              </w:rPr>
            </w:pPr>
            <w:r w:rsidRPr="00F06694">
              <w:rPr>
                <w:rFonts w:hint="eastAsia"/>
                <w:szCs w:val="21"/>
              </w:rPr>
              <w:t>0</w:t>
            </w:r>
            <w:r w:rsidRPr="00F06694">
              <w:rPr>
                <w:rFonts w:hint="eastAsia"/>
                <w:szCs w:val="21"/>
              </w:rPr>
              <w:t>：无效</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线电流</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F06694">
            <w:pPr>
              <w:spacing w:line="400" w:lineRule="exact"/>
              <w:jc w:val="center"/>
              <w:rPr>
                <w:szCs w:val="21"/>
              </w:rPr>
            </w:pPr>
            <w:r w:rsidRPr="00F06694">
              <w:rPr>
                <w:rFonts w:hint="eastAsia"/>
                <w:szCs w:val="21"/>
              </w:rPr>
              <w:t>0x4*1/6-7</w:t>
            </w:r>
          </w:p>
          <w:p w:rsidR="0015183F" w:rsidRPr="00F06694" w:rsidRDefault="0015183F" w:rsidP="00F06694">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sidRPr="00F06694">
              <w:rPr>
                <w:rFonts w:hint="eastAsia"/>
                <w:szCs w:val="21"/>
              </w:rPr>
              <w:t>字</w:t>
            </w:r>
          </w:p>
        </w:tc>
        <w:tc>
          <w:tcPr>
            <w:tcW w:w="1723" w:type="dxa"/>
            <w:shd w:val="clear" w:color="auto" w:fill="auto"/>
          </w:tcPr>
          <w:p w:rsidR="0015183F" w:rsidRPr="00F06694" w:rsidRDefault="0015183F" w:rsidP="008019FE">
            <w:pPr>
              <w:spacing w:line="400" w:lineRule="exact"/>
              <w:jc w:val="center"/>
              <w:rPr>
                <w:szCs w:val="21"/>
              </w:rPr>
            </w:pPr>
            <w:r w:rsidRPr="00F06694">
              <w:rPr>
                <w:rFonts w:hint="eastAsia"/>
                <w:szCs w:val="21"/>
              </w:rPr>
              <w:t>10=1</w:t>
            </w:r>
            <w:r>
              <w:rPr>
                <w:rFonts w:hint="eastAsia"/>
                <w:szCs w:val="21"/>
              </w:rPr>
              <w:t xml:space="preserve"> </w:t>
            </w:r>
            <w:r w:rsidRPr="00F06694">
              <w:rPr>
                <w:rFonts w:hint="eastAsia"/>
                <w:szCs w:val="21"/>
              </w:rPr>
              <w:t>A</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牵引力</w:t>
            </w:r>
          </w:p>
          <w:p w:rsidR="0015183F" w:rsidRDefault="0015183F" w:rsidP="008019FE">
            <w:pPr>
              <w:spacing w:line="400" w:lineRule="exact"/>
              <w:jc w:val="center"/>
              <w:rPr>
                <w:szCs w:val="21"/>
              </w:rPr>
            </w:pPr>
            <w:r>
              <w:rPr>
                <w:rFonts w:hint="eastAsia"/>
                <w:szCs w:val="21"/>
              </w:rPr>
              <w:t>有效位</w:t>
            </w:r>
          </w:p>
        </w:tc>
        <w:tc>
          <w:tcPr>
            <w:tcW w:w="1131" w:type="dxa"/>
            <w:vAlign w:val="center"/>
          </w:tcPr>
          <w:p w:rsidR="0015183F" w:rsidRPr="00F06694" w:rsidRDefault="0015183F" w:rsidP="008019FE">
            <w:pPr>
              <w:spacing w:line="400" w:lineRule="exact"/>
              <w:jc w:val="center"/>
              <w:rPr>
                <w:szCs w:val="21"/>
              </w:rPr>
            </w:pPr>
            <w:r w:rsidRPr="00F06694">
              <w:rPr>
                <w:rFonts w:hint="eastAsia"/>
                <w:szCs w:val="21"/>
              </w:rPr>
              <w:t>DCU/M</w:t>
            </w:r>
          </w:p>
        </w:tc>
        <w:tc>
          <w:tcPr>
            <w:tcW w:w="1743" w:type="dxa"/>
          </w:tcPr>
          <w:p w:rsidR="0015183F" w:rsidRPr="00F06694" w:rsidRDefault="0015183F" w:rsidP="00873728">
            <w:pPr>
              <w:spacing w:line="400" w:lineRule="exact"/>
              <w:jc w:val="center"/>
              <w:rPr>
                <w:szCs w:val="21"/>
              </w:rPr>
            </w:pPr>
            <w:r w:rsidRPr="00F06694">
              <w:rPr>
                <w:rFonts w:hint="eastAsia"/>
                <w:szCs w:val="21"/>
              </w:rPr>
              <w:t>0x4*</w:t>
            </w:r>
            <w:r>
              <w:rPr>
                <w:rFonts w:hint="eastAsia"/>
                <w:szCs w:val="21"/>
              </w:rPr>
              <w:t>0</w:t>
            </w:r>
            <w:r w:rsidRPr="00F06694">
              <w:rPr>
                <w:rFonts w:hint="eastAsia"/>
                <w:szCs w:val="21"/>
              </w:rPr>
              <w:t>/</w:t>
            </w:r>
            <w:r>
              <w:rPr>
                <w:rFonts w:hint="eastAsia"/>
                <w:szCs w:val="21"/>
              </w:rPr>
              <w:t>15/0</w:t>
            </w:r>
          </w:p>
          <w:p w:rsidR="0015183F" w:rsidRPr="00F06694" w:rsidRDefault="0015183F" w:rsidP="00873728">
            <w:pPr>
              <w:spacing w:line="400" w:lineRule="exact"/>
              <w:jc w:val="center"/>
              <w:rPr>
                <w:szCs w:val="21"/>
              </w:rPr>
            </w:pPr>
            <w:r w:rsidRPr="00F06694">
              <w:rPr>
                <w:rFonts w:hint="eastAsia"/>
                <w:szCs w:val="21"/>
              </w:rPr>
              <w:t>(*=9/C/D/8)</w:t>
            </w:r>
          </w:p>
        </w:tc>
        <w:tc>
          <w:tcPr>
            <w:tcW w:w="2038" w:type="dxa"/>
          </w:tcPr>
          <w:p w:rsidR="0015183F" w:rsidRPr="00F06694" w:rsidRDefault="0015183F" w:rsidP="008019FE">
            <w:pPr>
              <w:spacing w:line="400" w:lineRule="exact"/>
              <w:jc w:val="center"/>
              <w:rPr>
                <w:szCs w:val="21"/>
              </w:rPr>
            </w:pPr>
            <w:r>
              <w:rPr>
                <w:rFonts w:hint="eastAsia"/>
                <w:szCs w:val="21"/>
              </w:rPr>
              <w:t>位</w:t>
            </w:r>
          </w:p>
        </w:tc>
        <w:tc>
          <w:tcPr>
            <w:tcW w:w="1723" w:type="dxa"/>
            <w:shd w:val="clear" w:color="auto" w:fill="auto"/>
          </w:tcPr>
          <w:p w:rsidR="0015183F" w:rsidRPr="00F06694" w:rsidRDefault="0015183F" w:rsidP="00873728">
            <w:pPr>
              <w:spacing w:line="400" w:lineRule="exact"/>
              <w:jc w:val="center"/>
              <w:rPr>
                <w:szCs w:val="21"/>
              </w:rPr>
            </w:pPr>
            <w:r w:rsidRPr="00F06694">
              <w:rPr>
                <w:rFonts w:hint="eastAsia"/>
                <w:szCs w:val="21"/>
              </w:rPr>
              <w:t>1</w:t>
            </w:r>
            <w:r w:rsidRPr="00F06694">
              <w:rPr>
                <w:rFonts w:hint="eastAsia"/>
                <w:szCs w:val="21"/>
              </w:rPr>
              <w:t>：有效</w:t>
            </w:r>
          </w:p>
          <w:p w:rsidR="0015183F" w:rsidRPr="00F06694" w:rsidRDefault="0015183F" w:rsidP="00873728">
            <w:pPr>
              <w:spacing w:line="400" w:lineRule="exact"/>
              <w:jc w:val="center"/>
              <w:rPr>
                <w:szCs w:val="21"/>
              </w:rPr>
            </w:pPr>
            <w:r w:rsidRPr="00F06694">
              <w:rPr>
                <w:rFonts w:hint="eastAsia"/>
                <w:szCs w:val="21"/>
              </w:rPr>
              <w:t>0</w:t>
            </w:r>
            <w:r w:rsidRPr="00F06694">
              <w:rPr>
                <w:rFonts w:hint="eastAsia"/>
                <w:szCs w:val="21"/>
              </w:rPr>
              <w:t>：无效</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牵引力</w:t>
            </w:r>
          </w:p>
        </w:tc>
        <w:tc>
          <w:tcPr>
            <w:tcW w:w="1131" w:type="dxa"/>
            <w:vAlign w:val="center"/>
          </w:tcPr>
          <w:p w:rsidR="0015183F" w:rsidRPr="00A233AB" w:rsidRDefault="0015183F" w:rsidP="008019FE">
            <w:pPr>
              <w:spacing w:line="400" w:lineRule="exact"/>
              <w:jc w:val="center"/>
              <w:rPr>
                <w:b/>
                <w:szCs w:val="21"/>
              </w:rPr>
            </w:pPr>
            <w:r w:rsidRPr="00F06694">
              <w:rPr>
                <w:rFonts w:hint="eastAsia"/>
                <w:szCs w:val="21"/>
              </w:rPr>
              <w:t>DCU/M</w:t>
            </w:r>
          </w:p>
        </w:tc>
        <w:tc>
          <w:tcPr>
            <w:tcW w:w="1743" w:type="dxa"/>
          </w:tcPr>
          <w:p w:rsidR="0015183F" w:rsidRPr="00F06694" w:rsidRDefault="0015183F" w:rsidP="00873728">
            <w:pPr>
              <w:spacing w:line="400" w:lineRule="exact"/>
              <w:jc w:val="center"/>
              <w:rPr>
                <w:szCs w:val="21"/>
              </w:rPr>
            </w:pPr>
            <w:r w:rsidRPr="00F06694">
              <w:rPr>
                <w:rFonts w:hint="eastAsia"/>
                <w:szCs w:val="21"/>
              </w:rPr>
              <w:t>0x4*</w:t>
            </w:r>
            <w:r>
              <w:rPr>
                <w:rFonts w:hint="eastAsia"/>
                <w:szCs w:val="21"/>
              </w:rPr>
              <w:t>0</w:t>
            </w:r>
            <w:r w:rsidRPr="00F06694">
              <w:rPr>
                <w:rFonts w:hint="eastAsia"/>
                <w:szCs w:val="21"/>
              </w:rPr>
              <w:t>/</w:t>
            </w:r>
            <w:r>
              <w:rPr>
                <w:rFonts w:hint="eastAsia"/>
                <w:szCs w:val="21"/>
              </w:rPr>
              <w:t>2-3</w:t>
            </w:r>
          </w:p>
          <w:p w:rsidR="0015183F" w:rsidRPr="00A233AB" w:rsidRDefault="0015183F" w:rsidP="00873728">
            <w:pPr>
              <w:spacing w:line="400" w:lineRule="exact"/>
              <w:jc w:val="center"/>
              <w:rPr>
                <w:b/>
                <w:szCs w:val="21"/>
              </w:rPr>
            </w:pPr>
            <w:r w:rsidRPr="00F06694">
              <w:rPr>
                <w:rFonts w:hint="eastAsia"/>
                <w:szCs w:val="21"/>
              </w:rPr>
              <w:t>(*=9/C/D/8)</w:t>
            </w:r>
          </w:p>
        </w:tc>
        <w:tc>
          <w:tcPr>
            <w:tcW w:w="2038" w:type="dxa"/>
          </w:tcPr>
          <w:p w:rsidR="0015183F" w:rsidRPr="00873728" w:rsidRDefault="0015183F" w:rsidP="008019FE">
            <w:pPr>
              <w:spacing w:line="400" w:lineRule="exact"/>
              <w:jc w:val="center"/>
              <w:rPr>
                <w:szCs w:val="21"/>
              </w:rPr>
            </w:pPr>
            <w:r w:rsidRPr="00873728">
              <w:rPr>
                <w:rFonts w:hint="eastAsia"/>
                <w:szCs w:val="21"/>
              </w:rPr>
              <w:t>字</w:t>
            </w:r>
          </w:p>
        </w:tc>
        <w:tc>
          <w:tcPr>
            <w:tcW w:w="1723" w:type="dxa"/>
            <w:shd w:val="clear" w:color="auto" w:fill="auto"/>
          </w:tcPr>
          <w:p w:rsidR="0015183F" w:rsidRPr="00873728" w:rsidRDefault="0015183F" w:rsidP="00873728">
            <w:pPr>
              <w:spacing w:line="400" w:lineRule="exact"/>
              <w:jc w:val="center"/>
              <w:rPr>
                <w:szCs w:val="21"/>
              </w:rPr>
            </w:pPr>
            <w:r w:rsidRPr="00873728">
              <w:rPr>
                <w:rFonts w:hint="eastAsia"/>
                <w:szCs w:val="21"/>
              </w:rPr>
              <w:t>100=1 kN</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电机电流</w:t>
            </w:r>
          </w:p>
          <w:p w:rsidR="0015183F" w:rsidRDefault="0015183F" w:rsidP="008019FE">
            <w:pPr>
              <w:spacing w:line="400" w:lineRule="exact"/>
              <w:jc w:val="center"/>
              <w:rPr>
                <w:szCs w:val="21"/>
              </w:rPr>
            </w:pPr>
            <w:r>
              <w:rPr>
                <w:rFonts w:hint="eastAsia"/>
                <w:szCs w:val="21"/>
              </w:rPr>
              <w:t>有效位</w:t>
            </w:r>
          </w:p>
        </w:tc>
        <w:tc>
          <w:tcPr>
            <w:tcW w:w="1131" w:type="dxa"/>
            <w:vAlign w:val="center"/>
          </w:tcPr>
          <w:p w:rsidR="0015183F" w:rsidRPr="00BC46EC" w:rsidRDefault="0015183F" w:rsidP="008019FE">
            <w:pPr>
              <w:spacing w:line="400" w:lineRule="exact"/>
              <w:jc w:val="center"/>
              <w:rPr>
                <w:szCs w:val="21"/>
              </w:rPr>
            </w:pPr>
            <w:r w:rsidRPr="00BC46EC">
              <w:rPr>
                <w:rFonts w:hint="eastAsia"/>
                <w:szCs w:val="21"/>
              </w:rPr>
              <w:t>DCU/M</w:t>
            </w:r>
          </w:p>
        </w:tc>
        <w:tc>
          <w:tcPr>
            <w:tcW w:w="1743" w:type="dxa"/>
          </w:tcPr>
          <w:p w:rsidR="0015183F" w:rsidRPr="00BC46EC" w:rsidRDefault="0015183F" w:rsidP="00BC46EC">
            <w:pPr>
              <w:spacing w:line="400" w:lineRule="exact"/>
              <w:jc w:val="center"/>
              <w:rPr>
                <w:szCs w:val="21"/>
              </w:rPr>
            </w:pPr>
            <w:r w:rsidRPr="00BC46EC">
              <w:rPr>
                <w:rFonts w:hint="eastAsia"/>
                <w:szCs w:val="21"/>
              </w:rPr>
              <w:t>0x4*1/31/3</w:t>
            </w:r>
          </w:p>
          <w:p w:rsidR="0015183F" w:rsidRPr="00BC46EC" w:rsidRDefault="0015183F" w:rsidP="00BC46EC">
            <w:pPr>
              <w:spacing w:line="400" w:lineRule="exact"/>
              <w:jc w:val="center"/>
              <w:rPr>
                <w:szCs w:val="21"/>
              </w:rPr>
            </w:pPr>
            <w:r w:rsidRPr="00BC46EC">
              <w:rPr>
                <w:rFonts w:hint="eastAsia"/>
                <w:szCs w:val="21"/>
              </w:rPr>
              <w:t>(*=9/C/D/8)</w:t>
            </w:r>
          </w:p>
        </w:tc>
        <w:tc>
          <w:tcPr>
            <w:tcW w:w="2038" w:type="dxa"/>
          </w:tcPr>
          <w:p w:rsidR="0015183F" w:rsidRPr="00BC46EC" w:rsidRDefault="0015183F" w:rsidP="008019FE">
            <w:pPr>
              <w:spacing w:line="400" w:lineRule="exact"/>
              <w:jc w:val="center"/>
              <w:rPr>
                <w:szCs w:val="21"/>
              </w:rPr>
            </w:pPr>
            <w:r w:rsidRPr="00BC46EC">
              <w:rPr>
                <w:rFonts w:hint="eastAsia"/>
                <w:szCs w:val="21"/>
              </w:rPr>
              <w:t>位</w:t>
            </w:r>
          </w:p>
        </w:tc>
        <w:tc>
          <w:tcPr>
            <w:tcW w:w="1723" w:type="dxa"/>
            <w:shd w:val="clear" w:color="auto" w:fill="auto"/>
          </w:tcPr>
          <w:p w:rsidR="0015183F" w:rsidRPr="00BC46EC" w:rsidRDefault="0015183F" w:rsidP="00BC46EC">
            <w:pPr>
              <w:spacing w:line="400" w:lineRule="exact"/>
              <w:jc w:val="center"/>
              <w:rPr>
                <w:szCs w:val="21"/>
              </w:rPr>
            </w:pPr>
            <w:r w:rsidRPr="00BC46EC">
              <w:rPr>
                <w:rFonts w:hint="eastAsia"/>
                <w:szCs w:val="21"/>
              </w:rPr>
              <w:t>1</w:t>
            </w:r>
            <w:r w:rsidRPr="00BC46EC">
              <w:rPr>
                <w:rFonts w:hint="eastAsia"/>
                <w:szCs w:val="21"/>
              </w:rPr>
              <w:t>：有效</w:t>
            </w:r>
          </w:p>
          <w:p w:rsidR="0015183F" w:rsidRPr="00BC46EC" w:rsidRDefault="0015183F" w:rsidP="00BC46EC">
            <w:pPr>
              <w:spacing w:line="400" w:lineRule="exact"/>
              <w:jc w:val="center"/>
              <w:rPr>
                <w:szCs w:val="21"/>
              </w:rPr>
            </w:pPr>
            <w:r w:rsidRPr="00BC46EC">
              <w:rPr>
                <w:rFonts w:hint="eastAsia"/>
                <w:szCs w:val="21"/>
              </w:rPr>
              <w:t>0</w:t>
            </w:r>
            <w:r w:rsidRPr="00BC46EC">
              <w:rPr>
                <w:rFonts w:hint="eastAsia"/>
                <w:szCs w:val="21"/>
              </w:rPr>
              <w:t>：无效</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lastRenderedPageBreak/>
              <w:t>电机电流</w:t>
            </w:r>
          </w:p>
        </w:tc>
        <w:tc>
          <w:tcPr>
            <w:tcW w:w="1131" w:type="dxa"/>
            <w:vAlign w:val="center"/>
          </w:tcPr>
          <w:p w:rsidR="0015183F" w:rsidRPr="00BC46EC" w:rsidRDefault="0015183F" w:rsidP="008019FE">
            <w:pPr>
              <w:spacing w:line="400" w:lineRule="exact"/>
              <w:jc w:val="center"/>
              <w:rPr>
                <w:szCs w:val="21"/>
              </w:rPr>
            </w:pPr>
            <w:r w:rsidRPr="00BC46EC">
              <w:rPr>
                <w:rFonts w:hint="eastAsia"/>
                <w:szCs w:val="21"/>
              </w:rPr>
              <w:t>DCU/M</w:t>
            </w:r>
          </w:p>
        </w:tc>
        <w:tc>
          <w:tcPr>
            <w:tcW w:w="1743" w:type="dxa"/>
          </w:tcPr>
          <w:p w:rsidR="0015183F" w:rsidRPr="00BC46EC" w:rsidRDefault="0015183F" w:rsidP="00633EC0">
            <w:pPr>
              <w:spacing w:line="400" w:lineRule="exact"/>
              <w:jc w:val="center"/>
              <w:rPr>
                <w:szCs w:val="21"/>
              </w:rPr>
            </w:pPr>
            <w:r w:rsidRPr="00BC46EC">
              <w:rPr>
                <w:rFonts w:hint="eastAsia"/>
                <w:szCs w:val="21"/>
              </w:rPr>
              <w:t>0x4*1/18-19</w:t>
            </w:r>
          </w:p>
          <w:p w:rsidR="0015183F" w:rsidRPr="00BC46EC" w:rsidRDefault="0015183F" w:rsidP="00633EC0">
            <w:pPr>
              <w:spacing w:line="400" w:lineRule="exact"/>
              <w:jc w:val="center"/>
              <w:rPr>
                <w:szCs w:val="21"/>
              </w:rPr>
            </w:pPr>
            <w:r w:rsidRPr="00BC46EC">
              <w:rPr>
                <w:rFonts w:hint="eastAsia"/>
                <w:szCs w:val="21"/>
              </w:rPr>
              <w:t>(*=9/C/D/8)</w:t>
            </w:r>
          </w:p>
        </w:tc>
        <w:tc>
          <w:tcPr>
            <w:tcW w:w="2038" w:type="dxa"/>
          </w:tcPr>
          <w:p w:rsidR="0015183F" w:rsidRPr="00BC46EC" w:rsidRDefault="0015183F" w:rsidP="008019FE">
            <w:pPr>
              <w:spacing w:line="400" w:lineRule="exact"/>
              <w:jc w:val="center"/>
              <w:rPr>
                <w:szCs w:val="21"/>
              </w:rPr>
            </w:pPr>
            <w:r w:rsidRPr="00BC46EC">
              <w:rPr>
                <w:rFonts w:hint="eastAsia"/>
                <w:szCs w:val="21"/>
              </w:rPr>
              <w:t>字</w:t>
            </w:r>
          </w:p>
        </w:tc>
        <w:tc>
          <w:tcPr>
            <w:tcW w:w="1723" w:type="dxa"/>
            <w:shd w:val="clear" w:color="auto" w:fill="auto"/>
          </w:tcPr>
          <w:p w:rsidR="0015183F" w:rsidRPr="00BC46EC" w:rsidRDefault="0015183F" w:rsidP="008019FE">
            <w:pPr>
              <w:spacing w:line="400" w:lineRule="exact"/>
              <w:jc w:val="center"/>
              <w:rPr>
                <w:szCs w:val="21"/>
              </w:rPr>
            </w:pPr>
            <w:r w:rsidRPr="00BC46EC">
              <w:rPr>
                <w:rFonts w:hint="eastAsia"/>
                <w:szCs w:val="21"/>
              </w:rPr>
              <w:t>10=1A</w:t>
            </w:r>
          </w:p>
        </w:tc>
        <w:tc>
          <w:tcPr>
            <w:tcW w:w="2240" w:type="dxa"/>
            <w:shd w:val="clear" w:color="auto" w:fill="auto"/>
          </w:tcPr>
          <w:p w:rsidR="0015183F" w:rsidRPr="00A233AB" w:rsidRDefault="0015183F" w:rsidP="008019FE">
            <w:pPr>
              <w:spacing w:line="400" w:lineRule="exact"/>
              <w:jc w:val="center"/>
              <w:rPr>
                <w:b/>
                <w:szCs w:val="21"/>
              </w:rPr>
            </w:pPr>
          </w:p>
        </w:tc>
      </w:tr>
      <w:tr w:rsidR="0015183F" w:rsidRPr="00A233AB" w:rsidTr="00BC46EC">
        <w:trPr>
          <w:jc w:val="center"/>
        </w:trPr>
        <w:tc>
          <w:tcPr>
            <w:tcW w:w="1404" w:type="dxa"/>
            <w:vAlign w:val="center"/>
          </w:tcPr>
          <w:p w:rsidR="0015183F" w:rsidRDefault="0015183F" w:rsidP="008019FE">
            <w:pPr>
              <w:spacing w:line="400" w:lineRule="exact"/>
              <w:jc w:val="center"/>
              <w:rPr>
                <w:szCs w:val="21"/>
              </w:rPr>
            </w:pPr>
            <w:r>
              <w:rPr>
                <w:rFonts w:hint="eastAsia"/>
                <w:szCs w:val="21"/>
              </w:rPr>
              <w:t>牵引接地开关</w:t>
            </w:r>
          </w:p>
        </w:tc>
        <w:tc>
          <w:tcPr>
            <w:tcW w:w="1131" w:type="dxa"/>
            <w:vAlign w:val="center"/>
          </w:tcPr>
          <w:p w:rsidR="0015183F" w:rsidRPr="00BC46EC" w:rsidRDefault="0015183F" w:rsidP="008019FE">
            <w:pPr>
              <w:spacing w:line="400" w:lineRule="exact"/>
              <w:jc w:val="center"/>
              <w:rPr>
                <w:szCs w:val="21"/>
              </w:rPr>
            </w:pPr>
            <w:r>
              <w:rPr>
                <w:rFonts w:hint="eastAsia"/>
                <w:szCs w:val="21"/>
              </w:rPr>
              <w:t>VCU</w:t>
            </w:r>
          </w:p>
        </w:tc>
        <w:tc>
          <w:tcPr>
            <w:tcW w:w="1743" w:type="dxa"/>
          </w:tcPr>
          <w:p w:rsidR="0015183F" w:rsidRDefault="0015183F" w:rsidP="00633EC0">
            <w:pPr>
              <w:spacing w:line="400" w:lineRule="exact"/>
              <w:jc w:val="center"/>
              <w:rPr>
                <w:szCs w:val="21"/>
              </w:rPr>
            </w:pPr>
            <w:r>
              <w:rPr>
                <w:rFonts w:hint="eastAsia"/>
                <w:szCs w:val="21"/>
              </w:rPr>
              <w:t>MP1</w:t>
            </w:r>
            <w:r>
              <w:rPr>
                <w:rFonts w:hint="eastAsia"/>
                <w:szCs w:val="21"/>
              </w:rPr>
              <w:t>车：</w:t>
            </w:r>
          </w:p>
          <w:p w:rsidR="0015183F" w:rsidRDefault="0015183F" w:rsidP="00633EC0">
            <w:pPr>
              <w:spacing w:line="400" w:lineRule="exact"/>
              <w:jc w:val="center"/>
              <w:rPr>
                <w:szCs w:val="21"/>
              </w:rPr>
            </w:pPr>
            <w:r>
              <w:rPr>
                <w:rFonts w:hint="eastAsia"/>
                <w:szCs w:val="21"/>
              </w:rPr>
              <w:t>0xC3/26/0-2</w:t>
            </w:r>
          </w:p>
          <w:p w:rsidR="0015183F" w:rsidRDefault="0015183F" w:rsidP="009B0E96">
            <w:pPr>
              <w:spacing w:line="400" w:lineRule="exact"/>
              <w:jc w:val="center"/>
              <w:rPr>
                <w:szCs w:val="21"/>
              </w:rPr>
            </w:pPr>
            <w:r>
              <w:rPr>
                <w:rFonts w:hint="eastAsia"/>
                <w:szCs w:val="21"/>
              </w:rPr>
              <w:t>MP2</w:t>
            </w:r>
            <w:r>
              <w:rPr>
                <w:rFonts w:hint="eastAsia"/>
                <w:szCs w:val="21"/>
              </w:rPr>
              <w:t>车：</w:t>
            </w:r>
          </w:p>
          <w:p w:rsidR="0015183F" w:rsidRPr="00BC46EC" w:rsidRDefault="0015183F" w:rsidP="009B0E96">
            <w:pPr>
              <w:spacing w:line="400" w:lineRule="exact"/>
              <w:jc w:val="center"/>
              <w:rPr>
                <w:szCs w:val="21"/>
              </w:rPr>
            </w:pPr>
            <w:r>
              <w:rPr>
                <w:rFonts w:hint="eastAsia"/>
                <w:szCs w:val="21"/>
              </w:rPr>
              <w:t>0xC3/26/3-5</w:t>
            </w:r>
          </w:p>
        </w:tc>
        <w:tc>
          <w:tcPr>
            <w:tcW w:w="2038" w:type="dxa"/>
          </w:tcPr>
          <w:p w:rsidR="0015183F" w:rsidRPr="00BC46EC" w:rsidRDefault="0015183F" w:rsidP="008019FE">
            <w:pPr>
              <w:spacing w:line="400" w:lineRule="exact"/>
              <w:jc w:val="center"/>
              <w:rPr>
                <w:szCs w:val="21"/>
              </w:rPr>
            </w:pPr>
            <w:r>
              <w:rPr>
                <w:rFonts w:hint="eastAsia"/>
                <w:szCs w:val="21"/>
              </w:rPr>
              <w:t>位</w:t>
            </w:r>
          </w:p>
        </w:tc>
        <w:tc>
          <w:tcPr>
            <w:tcW w:w="1723" w:type="dxa"/>
            <w:shd w:val="clear" w:color="auto" w:fill="auto"/>
          </w:tcPr>
          <w:p w:rsidR="0015183F" w:rsidRPr="00F06694" w:rsidRDefault="0015183F" w:rsidP="00705910">
            <w:pPr>
              <w:spacing w:line="400" w:lineRule="exact"/>
              <w:jc w:val="center"/>
              <w:rPr>
                <w:szCs w:val="21"/>
              </w:rPr>
            </w:pPr>
            <w:r w:rsidRPr="00F06694">
              <w:rPr>
                <w:rFonts w:hint="eastAsia"/>
                <w:szCs w:val="21"/>
              </w:rPr>
              <w:t>1</w:t>
            </w:r>
            <w:r w:rsidRPr="00F06694">
              <w:rPr>
                <w:rFonts w:hint="eastAsia"/>
                <w:szCs w:val="21"/>
              </w:rPr>
              <w:t>：有效</w:t>
            </w:r>
          </w:p>
          <w:p w:rsidR="0015183F" w:rsidRPr="00BC46EC" w:rsidRDefault="0015183F" w:rsidP="00705910">
            <w:pPr>
              <w:spacing w:line="400" w:lineRule="exact"/>
              <w:jc w:val="center"/>
              <w:rPr>
                <w:szCs w:val="21"/>
              </w:rPr>
            </w:pPr>
            <w:r w:rsidRPr="00F06694">
              <w:rPr>
                <w:rFonts w:hint="eastAsia"/>
                <w:szCs w:val="21"/>
              </w:rPr>
              <w:t>0</w:t>
            </w:r>
            <w:r w:rsidRPr="00F06694">
              <w:rPr>
                <w:rFonts w:hint="eastAsia"/>
                <w:szCs w:val="21"/>
              </w:rPr>
              <w:t>：无效</w:t>
            </w:r>
          </w:p>
        </w:tc>
        <w:tc>
          <w:tcPr>
            <w:tcW w:w="2240" w:type="dxa"/>
            <w:shd w:val="clear" w:color="auto" w:fill="auto"/>
          </w:tcPr>
          <w:p w:rsidR="0015183F" w:rsidRPr="00A233AB" w:rsidRDefault="0015183F" w:rsidP="008019FE">
            <w:pPr>
              <w:spacing w:line="400" w:lineRule="exact"/>
              <w:jc w:val="center"/>
              <w:rPr>
                <w:b/>
                <w:szCs w:val="21"/>
              </w:rPr>
            </w:pPr>
          </w:p>
        </w:tc>
      </w:tr>
    </w:tbl>
    <w:p w:rsidR="00B50029" w:rsidRPr="00A233AB" w:rsidRDefault="00B50029" w:rsidP="00B50029">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B50029" w:rsidRPr="00A233AB" w:rsidTr="008019FE">
        <w:trPr>
          <w:trHeight w:val="291"/>
          <w:jc w:val="center"/>
        </w:trPr>
        <w:tc>
          <w:tcPr>
            <w:tcW w:w="1903" w:type="dxa"/>
          </w:tcPr>
          <w:p w:rsidR="00B50029" w:rsidRPr="00A233AB" w:rsidRDefault="00B50029" w:rsidP="008019FE">
            <w:pPr>
              <w:spacing w:line="360" w:lineRule="auto"/>
              <w:jc w:val="center"/>
              <w:rPr>
                <w:szCs w:val="21"/>
              </w:rPr>
            </w:pPr>
            <w:r w:rsidRPr="00A233AB">
              <w:rPr>
                <w:rFonts w:hint="eastAsia"/>
                <w:szCs w:val="21"/>
              </w:rPr>
              <w:t>按键名称</w:t>
            </w:r>
          </w:p>
        </w:tc>
        <w:tc>
          <w:tcPr>
            <w:tcW w:w="2091" w:type="dxa"/>
          </w:tcPr>
          <w:p w:rsidR="00B50029" w:rsidRPr="00A233AB" w:rsidRDefault="00B50029" w:rsidP="008019FE">
            <w:pPr>
              <w:spacing w:line="360" w:lineRule="auto"/>
              <w:jc w:val="center"/>
              <w:rPr>
                <w:szCs w:val="21"/>
              </w:rPr>
            </w:pPr>
            <w:r w:rsidRPr="00A233AB">
              <w:rPr>
                <w:rFonts w:hint="eastAsia"/>
                <w:szCs w:val="21"/>
              </w:rPr>
              <w:t>图示</w:t>
            </w:r>
          </w:p>
        </w:tc>
        <w:tc>
          <w:tcPr>
            <w:tcW w:w="1603" w:type="dxa"/>
          </w:tcPr>
          <w:p w:rsidR="00B50029" w:rsidRPr="00A233AB" w:rsidRDefault="00B50029" w:rsidP="008019FE">
            <w:pPr>
              <w:spacing w:line="360" w:lineRule="auto"/>
              <w:jc w:val="center"/>
              <w:rPr>
                <w:szCs w:val="21"/>
              </w:rPr>
            </w:pPr>
            <w:r w:rsidRPr="00A233AB">
              <w:rPr>
                <w:rFonts w:hint="eastAsia"/>
                <w:szCs w:val="21"/>
              </w:rPr>
              <w:t>功能</w:t>
            </w:r>
          </w:p>
        </w:tc>
        <w:tc>
          <w:tcPr>
            <w:tcW w:w="2268" w:type="dxa"/>
          </w:tcPr>
          <w:p w:rsidR="00B50029" w:rsidRPr="00A233AB" w:rsidRDefault="00B50029" w:rsidP="008019FE">
            <w:pPr>
              <w:spacing w:line="360" w:lineRule="auto"/>
              <w:jc w:val="center"/>
              <w:rPr>
                <w:szCs w:val="21"/>
              </w:rPr>
            </w:pPr>
            <w:r w:rsidRPr="00A233AB">
              <w:rPr>
                <w:rFonts w:hint="eastAsia"/>
                <w:szCs w:val="21"/>
              </w:rPr>
              <w:t>处理</w:t>
            </w:r>
          </w:p>
        </w:tc>
        <w:tc>
          <w:tcPr>
            <w:tcW w:w="775" w:type="dxa"/>
          </w:tcPr>
          <w:p w:rsidR="00B50029" w:rsidRPr="00A233AB" w:rsidRDefault="00B50029" w:rsidP="008019FE">
            <w:pPr>
              <w:spacing w:line="360" w:lineRule="auto"/>
              <w:jc w:val="center"/>
              <w:rPr>
                <w:szCs w:val="21"/>
              </w:rPr>
            </w:pPr>
            <w:r w:rsidRPr="00A233AB">
              <w:rPr>
                <w:rFonts w:hint="eastAsia"/>
                <w:szCs w:val="21"/>
              </w:rPr>
              <w:t>备注</w:t>
            </w:r>
          </w:p>
        </w:tc>
      </w:tr>
      <w:tr w:rsidR="00B50029" w:rsidRPr="00A233AB" w:rsidTr="008019FE">
        <w:trPr>
          <w:trHeight w:val="291"/>
          <w:jc w:val="center"/>
        </w:trPr>
        <w:tc>
          <w:tcPr>
            <w:tcW w:w="1903" w:type="dxa"/>
            <w:vAlign w:val="center"/>
          </w:tcPr>
          <w:p w:rsidR="00B50029" w:rsidRPr="00A233AB" w:rsidRDefault="00B50029" w:rsidP="008019FE">
            <w:pPr>
              <w:spacing w:line="360" w:lineRule="auto"/>
              <w:jc w:val="center"/>
              <w:rPr>
                <w:szCs w:val="21"/>
              </w:rPr>
            </w:pPr>
            <w:r>
              <w:rPr>
                <w:rFonts w:hint="eastAsia"/>
                <w:szCs w:val="21"/>
              </w:rPr>
              <w:t>返回</w:t>
            </w:r>
          </w:p>
        </w:tc>
        <w:tc>
          <w:tcPr>
            <w:tcW w:w="2091" w:type="dxa"/>
            <w:vAlign w:val="center"/>
          </w:tcPr>
          <w:p w:rsidR="00B50029" w:rsidRPr="00B50029" w:rsidRDefault="00B50029" w:rsidP="008019FE">
            <w:pPr>
              <w:spacing w:line="360" w:lineRule="auto"/>
              <w:jc w:val="center"/>
              <w:rPr>
                <w:szCs w:val="21"/>
              </w:rPr>
            </w:pPr>
            <w:r>
              <w:object w:dxaOrig="1230" w:dyaOrig="840">
                <v:shape id="_x0000_i1037" type="#_x0000_t75" style="width:61.35pt;height:41.95pt" o:ole="">
                  <v:imagedata r:id="rId74" o:title=""/>
                </v:shape>
                <o:OLEObject Type="Embed" ProgID="PBrush" ShapeID="_x0000_i1037" DrawAspect="Content" ObjectID="_1562413767" r:id="rId75"/>
              </w:object>
            </w:r>
          </w:p>
        </w:tc>
        <w:tc>
          <w:tcPr>
            <w:tcW w:w="1603" w:type="dxa"/>
            <w:vAlign w:val="center"/>
          </w:tcPr>
          <w:p w:rsidR="00B50029" w:rsidRDefault="00B50029" w:rsidP="008019FE">
            <w:pPr>
              <w:spacing w:line="360" w:lineRule="auto"/>
              <w:jc w:val="center"/>
              <w:rPr>
                <w:szCs w:val="21"/>
              </w:rPr>
            </w:pPr>
            <w:r>
              <w:rPr>
                <w:rFonts w:hint="eastAsia"/>
                <w:szCs w:val="21"/>
              </w:rPr>
              <w:t>切换到</w:t>
            </w:r>
          </w:p>
          <w:p w:rsidR="00B50029" w:rsidRPr="00A233AB" w:rsidRDefault="00B50029" w:rsidP="008019FE">
            <w:pPr>
              <w:spacing w:line="360" w:lineRule="auto"/>
              <w:jc w:val="center"/>
              <w:rPr>
                <w:szCs w:val="21"/>
              </w:rPr>
            </w:pPr>
            <w:r>
              <w:rPr>
                <w:rFonts w:hint="eastAsia"/>
                <w:szCs w:val="21"/>
              </w:rPr>
              <w:t>辅助界面</w:t>
            </w:r>
          </w:p>
        </w:tc>
        <w:tc>
          <w:tcPr>
            <w:tcW w:w="2268" w:type="dxa"/>
            <w:vAlign w:val="center"/>
          </w:tcPr>
          <w:p w:rsidR="00B50029" w:rsidRDefault="00B50029" w:rsidP="008019FE">
            <w:pPr>
              <w:spacing w:line="360" w:lineRule="auto"/>
              <w:jc w:val="center"/>
              <w:rPr>
                <w:szCs w:val="21"/>
              </w:rPr>
            </w:pPr>
            <w:r w:rsidRPr="00A233AB">
              <w:rPr>
                <w:rFonts w:hint="eastAsia"/>
                <w:szCs w:val="21"/>
              </w:rPr>
              <w:t>参见</w:t>
            </w:r>
          </w:p>
          <w:p w:rsidR="00B50029" w:rsidRPr="00A233AB" w:rsidRDefault="00B50029" w:rsidP="008019FE">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B50029" w:rsidRPr="00A233AB" w:rsidRDefault="00B50029" w:rsidP="008019FE">
            <w:pPr>
              <w:spacing w:line="360" w:lineRule="auto"/>
              <w:jc w:val="center"/>
              <w:rPr>
                <w:szCs w:val="21"/>
              </w:rPr>
            </w:pPr>
          </w:p>
        </w:tc>
      </w:tr>
    </w:tbl>
    <w:p w:rsidR="0046414E" w:rsidRPr="0046414E" w:rsidRDefault="0046414E" w:rsidP="00A01869">
      <w:pPr>
        <w:pStyle w:val="a6"/>
        <w:adjustRightInd w:val="0"/>
        <w:snapToGrid w:val="0"/>
        <w:spacing w:beforeLines="50" w:line="360" w:lineRule="auto"/>
        <w:ind w:left="846" w:firstLineChars="0" w:firstLine="0"/>
        <w:jc w:val="left"/>
        <w:rPr>
          <w:rFonts w:hAnsi="宋体"/>
          <w:bCs/>
          <w:sz w:val="24"/>
          <w:szCs w:val="21"/>
        </w:rPr>
      </w:pPr>
      <w:r w:rsidRPr="0046414E">
        <w:rPr>
          <w:rFonts w:hAnsi="宋体" w:hint="eastAsia"/>
          <w:bCs/>
          <w:sz w:val="24"/>
          <w:szCs w:val="21"/>
        </w:rPr>
        <w:t>各状态说明参见</w:t>
      </w:r>
      <w:r w:rsidR="00B50029">
        <w:rPr>
          <w:rFonts w:hAnsi="宋体" w:hint="eastAsia"/>
          <w:bCs/>
          <w:sz w:val="24"/>
          <w:szCs w:val="21"/>
        </w:rPr>
        <w:t>“车辆</w:t>
      </w:r>
      <w:r w:rsidRPr="0046414E">
        <w:rPr>
          <w:rFonts w:hAnsi="宋体" w:hint="eastAsia"/>
          <w:bCs/>
          <w:sz w:val="24"/>
          <w:szCs w:val="21"/>
        </w:rPr>
        <w:t>帮助</w:t>
      </w:r>
      <w:r w:rsidR="00B50029">
        <w:rPr>
          <w:rFonts w:hAnsi="宋体" w:hint="eastAsia"/>
          <w:bCs/>
          <w:sz w:val="24"/>
          <w:szCs w:val="21"/>
        </w:rPr>
        <w:t>”</w:t>
      </w:r>
      <w:r w:rsidRPr="0046414E">
        <w:rPr>
          <w:rFonts w:hAnsi="宋体" w:hint="eastAsia"/>
          <w:bCs/>
          <w:sz w:val="24"/>
          <w:szCs w:val="21"/>
        </w:rPr>
        <w:t>界面</w:t>
      </w:r>
      <w:r w:rsidR="00B50029">
        <w:rPr>
          <w:rFonts w:hAnsi="宋体" w:hint="eastAsia"/>
          <w:bCs/>
          <w:sz w:val="24"/>
          <w:szCs w:val="21"/>
        </w:rPr>
        <w:t>，如下图：</w:t>
      </w:r>
    </w:p>
    <w:p w:rsidR="0046414E" w:rsidRDefault="00D55B58" w:rsidP="00A01869">
      <w:pPr>
        <w:pStyle w:val="a6"/>
        <w:adjustRightInd w:val="0"/>
        <w:snapToGrid w:val="0"/>
        <w:spacing w:beforeLines="50" w:line="360" w:lineRule="auto"/>
        <w:ind w:left="846" w:firstLineChars="0" w:firstLine="0"/>
        <w:jc w:val="center"/>
        <w:rPr>
          <w:sz w:val="24"/>
        </w:rPr>
      </w:pPr>
      <w:r>
        <w:rPr>
          <w:noProof/>
        </w:rPr>
        <w:drawing>
          <wp:inline distT="0" distB="0" distL="0" distR="0">
            <wp:extent cx="4675505" cy="3441700"/>
            <wp:effectExtent l="0" t="0" r="0" b="635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5505" cy="3441700"/>
                    </a:xfrm>
                    <a:prstGeom prst="rect">
                      <a:avLst/>
                    </a:prstGeom>
                    <a:noFill/>
                    <a:ln>
                      <a:noFill/>
                    </a:ln>
                  </pic:spPr>
                </pic:pic>
              </a:graphicData>
            </a:graphic>
          </wp:inline>
        </w:drawing>
      </w:r>
    </w:p>
    <w:p w:rsidR="00B50029" w:rsidRPr="00A233AB" w:rsidRDefault="00B50029" w:rsidP="00B50029">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B50029" w:rsidRPr="00A233AB" w:rsidTr="008019FE">
        <w:trPr>
          <w:trHeight w:val="291"/>
          <w:jc w:val="center"/>
        </w:trPr>
        <w:tc>
          <w:tcPr>
            <w:tcW w:w="1903" w:type="dxa"/>
          </w:tcPr>
          <w:p w:rsidR="00B50029" w:rsidRPr="00A233AB" w:rsidRDefault="00B50029" w:rsidP="008019FE">
            <w:pPr>
              <w:spacing w:line="360" w:lineRule="auto"/>
              <w:jc w:val="center"/>
              <w:rPr>
                <w:szCs w:val="21"/>
              </w:rPr>
            </w:pPr>
            <w:r w:rsidRPr="00A233AB">
              <w:rPr>
                <w:rFonts w:hint="eastAsia"/>
                <w:szCs w:val="21"/>
              </w:rPr>
              <w:t>按键名称</w:t>
            </w:r>
          </w:p>
        </w:tc>
        <w:tc>
          <w:tcPr>
            <w:tcW w:w="2091" w:type="dxa"/>
          </w:tcPr>
          <w:p w:rsidR="00B50029" w:rsidRPr="00A233AB" w:rsidRDefault="00B50029" w:rsidP="008019FE">
            <w:pPr>
              <w:spacing w:line="360" w:lineRule="auto"/>
              <w:jc w:val="center"/>
              <w:rPr>
                <w:szCs w:val="21"/>
              </w:rPr>
            </w:pPr>
            <w:r w:rsidRPr="00A233AB">
              <w:rPr>
                <w:rFonts w:hint="eastAsia"/>
                <w:szCs w:val="21"/>
              </w:rPr>
              <w:t>图示</w:t>
            </w:r>
          </w:p>
        </w:tc>
        <w:tc>
          <w:tcPr>
            <w:tcW w:w="1603" w:type="dxa"/>
          </w:tcPr>
          <w:p w:rsidR="00B50029" w:rsidRPr="00A233AB" w:rsidRDefault="00B50029" w:rsidP="008019FE">
            <w:pPr>
              <w:spacing w:line="360" w:lineRule="auto"/>
              <w:jc w:val="center"/>
              <w:rPr>
                <w:szCs w:val="21"/>
              </w:rPr>
            </w:pPr>
            <w:r w:rsidRPr="00A233AB">
              <w:rPr>
                <w:rFonts w:hint="eastAsia"/>
                <w:szCs w:val="21"/>
              </w:rPr>
              <w:t>功能</w:t>
            </w:r>
          </w:p>
        </w:tc>
        <w:tc>
          <w:tcPr>
            <w:tcW w:w="2268" w:type="dxa"/>
          </w:tcPr>
          <w:p w:rsidR="00B50029" w:rsidRPr="00A233AB" w:rsidRDefault="00B50029" w:rsidP="008019FE">
            <w:pPr>
              <w:spacing w:line="360" w:lineRule="auto"/>
              <w:jc w:val="center"/>
              <w:rPr>
                <w:szCs w:val="21"/>
              </w:rPr>
            </w:pPr>
            <w:r w:rsidRPr="00A233AB">
              <w:rPr>
                <w:rFonts w:hint="eastAsia"/>
                <w:szCs w:val="21"/>
              </w:rPr>
              <w:t>处理</w:t>
            </w:r>
          </w:p>
        </w:tc>
        <w:tc>
          <w:tcPr>
            <w:tcW w:w="775" w:type="dxa"/>
          </w:tcPr>
          <w:p w:rsidR="00B50029" w:rsidRPr="00A233AB" w:rsidRDefault="00B50029" w:rsidP="008019FE">
            <w:pPr>
              <w:spacing w:line="360" w:lineRule="auto"/>
              <w:jc w:val="center"/>
              <w:rPr>
                <w:szCs w:val="21"/>
              </w:rPr>
            </w:pPr>
            <w:r w:rsidRPr="00A233AB">
              <w:rPr>
                <w:rFonts w:hint="eastAsia"/>
                <w:szCs w:val="21"/>
              </w:rPr>
              <w:t>备注</w:t>
            </w:r>
          </w:p>
        </w:tc>
      </w:tr>
      <w:tr w:rsidR="00B50029" w:rsidRPr="00A233AB" w:rsidTr="008019FE">
        <w:trPr>
          <w:trHeight w:val="291"/>
          <w:jc w:val="center"/>
        </w:trPr>
        <w:tc>
          <w:tcPr>
            <w:tcW w:w="1903" w:type="dxa"/>
            <w:vAlign w:val="center"/>
          </w:tcPr>
          <w:p w:rsidR="00B50029" w:rsidRPr="00A233AB" w:rsidRDefault="00B50029" w:rsidP="008019FE">
            <w:pPr>
              <w:spacing w:line="360" w:lineRule="auto"/>
              <w:jc w:val="center"/>
              <w:rPr>
                <w:szCs w:val="21"/>
              </w:rPr>
            </w:pPr>
            <w:r>
              <w:rPr>
                <w:rFonts w:hint="eastAsia"/>
                <w:szCs w:val="21"/>
              </w:rPr>
              <w:t>返回</w:t>
            </w:r>
          </w:p>
        </w:tc>
        <w:tc>
          <w:tcPr>
            <w:tcW w:w="2091" w:type="dxa"/>
            <w:vAlign w:val="center"/>
          </w:tcPr>
          <w:p w:rsidR="00B50029" w:rsidRPr="00A233AB" w:rsidRDefault="00B50029" w:rsidP="008019FE">
            <w:pPr>
              <w:spacing w:line="360" w:lineRule="auto"/>
              <w:jc w:val="center"/>
              <w:rPr>
                <w:szCs w:val="21"/>
              </w:rPr>
            </w:pPr>
            <w:r>
              <w:object w:dxaOrig="1500" w:dyaOrig="1125">
                <v:shape id="_x0000_i1038" type="#_x0000_t75" style="width:75.75pt;height:56.35pt" o:ole="">
                  <v:imagedata r:id="rId71" o:title=""/>
                </v:shape>
                <o:OLEObject Type="Embed" ProgID="PBrush" ShapeID="_x0000_i1038" DrawAspect="Content" ObjectID="_1562413768" r:id="rId77"/>
              </w:object>
            </w:r>
          </w:p>
        </w:tc>
        <w:tc>
          <w:tcPr>
            <w:tcW w:w="1603" w:type="dxa"/>
            <w:vAlign w:val="center"/>
          </w:tcPr>
          <w:p w:rsidR="00B50029" w:rsidRDefault="00B50029" w:rsidP="008019FE">
            <w:pPr>
              <w:spacing w:line="360" w:lineRule="auto"/>
              <w:jc w:val="center"/>
              <w:rPr>
                <w:szCs w:val="21"/>
              </w:rPr>
            </w:pPr>
            <w:r>
              <w:rPr>
                <w:rFonts w:hint="eastAsia"/>
                <w:szCs w:val="21"/>
              </w:rPr>
              <w:t>切换到</w:t>
            </w:r>
          </w:p>
          <w:p w:rsidR="00B50029" w:rsidRPr="00A233AB" w:rsidRDefault="00B50029" w:rsidP="008019FE">
            <w:pPr>
              <w:spacing w:line="360" w:lineRule="auto"/>
              <w:jc w:val="center"/>
              <w:rPr>
                <w:szCs w:val="21"/>
              </w:rPr>
            </w:pPr>
            <w:r>
              <w:rPr>
                <w:rFonts w:hint="eastAsia"/>
                <w:szCs w:val="21"/>
              </w:rPr>
              <w:t>车辆界面</w:t>
            </w:r>
          </w:p>
        </w:tc>
        <w:tc>
          <w:tcPr>
            <w:tcW w:w="2268" w:type="dxa"/>
            <w:vAlign w:val="center"/>
          </w:tcPr>
          <w:p w:rsidR="00B50029" w:rsidRDefault="00B50029" w:rsidP="008019FE">
            <w:pPr>
              <w:spacing w:line="360" w:lineRule="auto"/>
              <w:jc w:val="center"/>
              <w:rPr>
                <w:szCs w:val="21"/>
              </w:rPr>
            </w:pPr>
            <w:r w:rsidRPr="00A233AB">
              <w:rPr>
                <w:rFonts w:hint="eastAsia"/>
                <w:szCs w:val="21"/>
              </w:rPr>
              <w:t>参见</w:t>
            </w:r>
          </w:p>
          <w:p w:rsidR="00B50029" w:rsidRPr="00A233AB" w:rsidRDefault="00B50029" w:rsidP="008019FE">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B50029" w:rsidRPr="00A233AB" w:rsidRDefault="00B50029" w:rsidP="008019FE">
            <w:pPr>
              <w:spacing w:line="360" w:lineRule="auto"/>
              <w:jc w:val="center"/>
              <w:rPr>
                <w:szCs w:val="21"/>
              </w:rPr>
            </w:pPr>
          </w:p>
        </w:tc>
      </w:tr>
    </w:tbl>
    <w:p w:rsidR="002A0394" w:rsidRPr="005466B0" w:rsidRDefault="002A0394" w:rsidP="002A0394">
      <w:pPr>
        <w:pStyle w:val="2"/>
      </w:pPr>
      <w:bookmarkStart w:id="66" w:name="_Toc469301097"/>
      <w:bookmarkStart w:id="67" w:name="_Toc469301096"/>
      <w:r w:rsidRPr="005466B0">
        <w:rPr>
          <w:rFonts w:hint="eastAsia"/>
        </w:rPr>
        <w:t>辅助状态</w:t>
      </w:r>
      <w:r>
        <w:rPr>
          <w:rFonts w:hint="eastAsia"/>
        </w:rPr>
        <w:t>界面</w:t>
      </w:r>
    </w:p>
    <w:p w:rsidR="002A0394" w:rsidRPr="005466B0" w:rsidRDefault="002A0394" w:rsidP="00A01869">
      <w:pPr>
        <w:pStyle w:val="a6"/>
        <w:adjustRightInd w:val="0"/>
        <w:snapToGrid w:val="0"/>
        <w:spacing w:beforeLines="50" w:line="360" w:lineRule="auto"/>
        <w:ind w:left="1270" w:firstLine="480"/>
        <w:jc w:val="left"/>
        <w:rPr>
          <w:rFonts w:hAnsi="宋体"/>
          <w:bCs/>
          <w:sz w:val="24"/>
          <w:szCs w:val="21"/>
        </w:rPr>
      </w:pPr>
      <w:r w:rsidRPr="005466B0">
        <w:rPr>
          <w:rFonts w:hAnsi="宋体" w:hint="eastAsia"/>
          <w:bCs/>
          <w:sz w:val="24"/>
          <w:szCs w:val="21"/>
        </w:rPr>
        <w:t>该界面显示蓄电池电压、电流、</w:t>
      </w:r>
      <w:r w:rsidRPr="005466B0">
        <w:rPr>
          <w:rFonts w:hAnsi="宋体"/>
          <w:bCs/>
          <w:sz w:val="24"/>
          <w:szCs w:val="21"/>
        </w:rPr>
        <w:t>380V</w:t>
      </w:r>
      <w:r w:rsidRPr="005466B0">
        <w:rPr>
          <w:rFonts w:hAnsi="宋体" w:hint="eastAsia"/>
          <w:bCs/>
          <w:sz w:val="24"/>
          <w:szCs w:val="21"/>
        </w:rPr>
        <w:t>输出电压、蓄电池温度</w:t>
      </w:r>
      <w:r>
        <w:rPr>
          <w:rFonts w:hAnsi="宋体" w:hint="eastAsia"/>
          <w:bCs/>
          <w:sz w:val="24"/>
          <w:szCs w:val="21"/>
        </w:rPr>
        <w:t>以及充电机状态</w:t>
      </w:r>
      <w:r w:rsidRPr="005466B0">
        <w:rPr>
          <w:rFonts w:hAnsi="宋体" w:hint="eastAsia"/>
          <w:bCs/>
          <w:sz w:val="24"/>
          <w:szCs w:val="21"/>
        </w:rPr>
        <w:lastRenderedPageBreak/>
        <w:t>信息，如下图：</w:t>
      </w:r>
    </w:p>
    <w:p w:rsidR="002A0394" w:rsidRPr="00F6129D" w:rsidRDefault="00F6129D" w:rsidP="00A01869">
      <w:pPr>
        <w:adjustRightInd w:val="0"/>
        <w:snapToGrid w:val="0"/>
        <w:spacing w:beforeLines="50" w:line="360" w:lineRule="auto"/>
        <w:jc w:val="center"/>
        <w:rPr>
          <w:sz w:val="24"/>
        </w:rPr>
      </w:pPr>
      <w:r>
        <w:rPr>
          <w:noProof/>
        </w:rPr>
        <w:drawing>
          <wp:inline distT="0" distB="0" distL="0" distR="0">
            <wp:extent cx="4743911" cy="3562185"/>
            <wp:effectExtent l="0" t="0" r="0" b="635"/>
            <wp:docPr id="105" name="图片 105" descr="E:\工作\项目\成都7、10号线\成都7号线画面\辅助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工作\项目\成都7、10号线\成都7号线画面\辅助界面.JP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581" cy="3562688"/>
                    </a:xfrm>
                    <a:prstGeom prst="rect">
                      <a:avLst/>
                    </a:prstGeom>
                    <a:noFill/>
                    <a:ln>
                      <a:noFill/>
                    </a:ln>
                  </pic:spPr>
                </pic:pic>
              </a:graphicData>
            </a:graphic>
          </wp:inline>
        </w:drawing>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8"/>
        <w:gridCol w:w="1267"/>
        <w:gridCol w:w="1743"/>
        <w:gridCol w:w="2038"/>
        <w:gridCol w:w="1723"/>
        <w:gridCol w:w="2240"/>
      </w:tblGrid>
      <w:tr w:rsidR="002A0394" w:rsidRPr="00A233AB" w:rsidTr="002A0394">
        <w:trPr>
          <w:jc w:val="center"/>
        </w:trPr>
        <w:tc>
          <w:tcPr>
            <w:tcW w:w="1268" w:type="dxa"/>
            <w:vAlign w:val="center"/>
          </w:tcPr>
          <w:p w:rsidR="002A0394" w:rsidRPr="00A233AB" w:rsidRDefault="002A0394" w:rsidP="002A0394">
            <w:pPr>
              <w:spacing w:line="400" w:lineRule="exact"/>
              <w:jc w:val="center"/>
              <w:rPr>
                <w:b/>
                <w:szCs w:val="21"/>
              </w:rPr>
            </w:pPr>
            <w:r w:rsidRPr="00A233AB">
              <w:rPr>
                <w:rFonts w:hint="eastAsia"/>
                <w:b/>
                <w:szCs w:val="21"/>
              </w:rPr>
              <w:t>信号名称</w:t>
            </w:r>
          </w:p>
        </w:tc>
        <w:tc>
          <w:tcPr>
            <w:tcW w:w="1267" w:type="dxa"/>
            <w:vAlign w:val="center"/>
          </w:tcPr>
          <w:p w:rsidR="002A0394" w:rsidRPr="00A233AB" w:rsidRDefault="002A0394" w:rsidP="002A0394">
            <w:pPr>
              <w:spacing w:line="400" w:lineRule="exact"/>
              <w:jc w:val="center"/>
              <w:rPr>
                <w:b/>
                <w:szCs w:val="21"/>
              </w:rPr>
            </w:pPr>
            <w:r w:rsidRPr="00A233AB">
              <w:rPr>
                <w:rFonts w:hint="eastAsia"/>
                <w:b/>
                <w:szCs w:val="21"/>
              </w:rPr>
              <w:t>系统</w:t>
            </w:r>
          </w:p>
        </w:tc>
        <w:tc>
          <w:tcPr>
            <w:tcW w:w="1743" w:type="dxa"/>
          </w:tcPr>
          <w:p w:rsidR="002A0394" w:rsidRPr="00A233AB" w:rsidRDefault="002A0394" w:rsidP="002A0394">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2038" w:type="dxa"/>
          </w:tcPr>
          <w:p w:rsidR="002A0394" w:rsidRPr="00A233AB" w:rsidRDefault="002A0394" w:rsidP="002A0394">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723" w:type="dxa"/>
            <w:shd w:val="clear" w:color="auto" w:fill="auto"/>
          </w:tcPr>
          <w:p w:rsidR="002A0394" w:rsidRPr="00A233AB" w:rsidRDefault="002A0394" w:rsidP="002A0394">
            <w:pPr>
              <w:spacing w:line="400" w:lineRule="exact"/>
              <w:jc w:val="center"/>
              <w:rPr>
                <w:b/>
                <w:szCs w:val="21"/>
              </w:rPr>
            </w:pPr>
            <w:r w:rsidRPr="00A233AB">
              <w:rPr>
                <w:rFonts w:hint="eastAsia"/>
                <w:b/>
                <w:szCs w:val="21"/>
              </w:rPr>
              <w:t>处理、显示</w:t>
            </w:r>
          </w:p>
        </w:tc>
        <w:tc>
          <w:tcPr>
            <w:tcW w:w="2240" w:type="dxa"/>
            <w:shd w:val="clear" w:color="auto" w:fill="auto"/>
          </w:tcPr>
          <w:p w:rsidR="002A0394" w:rsidRPr="00A233AB" w:rsidRDefault="002A0394" w:rsidP="002A0394">
            <w:pPr>
              <w:spacing w:line="400" w:lineRule="exact"/>
              <w:jc w:val="center"/>
              <w:rPr>
                <w:b/>
                <w:szCs w:val="21"/>
              </w:rPr>
            </w:pPr>
            <w:r w:rsidRPr="00A233AB">
              <w:rPr>
                <w:rFonts w:hint="eastAsia"/>
                <w:b/>
                <w:szCs w:val="21"/>
              </w:rPr>
              <w:t>备注</w:t>
            </w:r>
          </w:p>
        </w:tc>
      </w:tr>
      <w:tr w:rsidR="002A0394" w:rsidRPr="006658B4" w:rsidTr="002A0394">
        <w:trPr>
          <w:jc w:val="center"/>
        </w:trPr>
        <w:tc>
          <w:tcPr>
            <w:tcW w:w="1268" w:type="dxa"/>
            <w:vAlign w:val="center"/>
          </w:tcPr>
          <w:p w:rsidR="002A0394" w:rsidRPr="006658B4" w:rsidRDefault="002A0394" w:rsidP="002A0394">
            <w:pPr>
              <w:spacing w:line="400" w:lineRule="exact"/>
              <w:jc w:val="center"/>
              <w:rPr>
                <w:szCs w:val="21"/>
              </w:rPr>
            </w:pPr>
            <w:r>
              <w:rPr>
                <w:rFonts w:hint="eastAsia"/>
                <w:szCs w:val="21"/>
              </w:rPr>
              <w:t>车号</w:t>
            </w:r>
          </w:p>
        </w:tc>
        <w:tc>
          <w:tcPr>
            <w:tcW w:w="1267" w:type="dxa"/>
            <w:vAlign w:val="center"/>
          </w:tcPr>
          <w:p w:rsidR="002A0394" w:rsidRPr="00A233AB" w:rsidRDefault="002A0394" w:rsidP="002A0394">
            <w:pPr>
              <w:spacing w:line="400" w:lineRule="exact"/>
              <w:jc w:val="center"/>
              <w:rPr>
                <w:b/>
                <w:szCs w:val="21"/>
              </w:rPr>
            </w:pPr>
          </w:p>
        </w:tc>
        <w:tc>
          <w:tcPr>
            <w:tcW w:w="1743" w:type="dxa"/>
          </w:tcPr>
          <w:p w:rsidR="002A0394" w:rsidRPr="00A233AB" w:rsidRDefault="002A0394" w:rsidP="002A0394">
            <w:pPr>
              <w:spacing w:line="400" w:lineRule="exact"/>
              <w:jc w:val="center"/>
              <w:rPr>
                <w:b/>
                <w:szCs w:val="21"/>
              </w:rPr>
            </w:pPr>
          </w:p>
        </w:tc>
        <w:tc>
          <w:tcPr>
            <w:tcW w:w="2038" w:type="dxa"/>
          </w:tcPr>
          <w:p w:rsidR="002A0394" w:rsidRPr="00A233AB" w:rsidRDefault="002A0394" w:rsidP="002A0394">
            <w:pPr>
              <w:spacing w:line="400" w:lineRule="exact"/>
              <w:jc w:val="center"/>
              <w:rPr>
                <w:b/>
                <w:szCs w:val="21"/>
              </w:rPr>
            </w:pPr>
          </w:p>
        </w:tc>
        <w:tc>
          <w:tcPr>
            <w:tcW w:w="1723" w:type="dxa"/>
            <w:shd w:val="clear" w:color="auto" w:fill="auto"/>
          </w:tcPr>
          <w:p w:rsidR="002A0394" w:rsidRPr="00A233AB" w:rsidRDefault="002A0394" w:rsidP="002A0394">
            <w:pPr>
              <w:spacing w:line="400" w:lineRule="exact"/>
              <w:jc w:val="center"/>
              <w:rPr>
                <w:b/>
                <w:szCs w:val="21"/>
              </w:rPr>
            </w:pPr>
          </w:p>
        </w:tc>
        <w:tc>
          <w:tcPr>
            <w:tcW w:w="2240" w:type="dxa"/>
            <w:shd w:val="clear" w:color="auto" w:fill="auto"/>
          </w:tcPr>
          <w:p w:rsidR="002A0394" w:rsidRPr="005B2D1B" w:rsidRDefault="002A0394" w:rsidP="002A0394">
            <w:pPr>
              <w:spacing w:line="400" w:lineRule="exact"/>
              <w:jc w:val="center"/>
              <w:rPr>
                <w:b/>
                <w:szCs w:val="21"/>
              </w:rPr>
            </w:pPr>
            <w:r w:rsidRPr="005B2D1B">
              <w:rPr>
                <w:rFonts w:hint="eastAsia"/>
                <w:b/>
                <w:szCs w:val="21"/>
              </w:rPr>
              <w:t>同运行界面</w:t>
            </w:r>
          </w:p>
        </w:tc>
      </w:tr>
      <w:tr w:rsidR="0094360D" w:rsidRPr="006658B4" w:rsidTr="002A0394">
        <w:trPr>
          <w:jc w:val="center"/>
        </w:trPr>
        <w:tc>
          <w:tcPr>
            <w:tcW w:w="1268" w:type="dxa"/>
            <w:vAlign w:val="center"/>
          </w:tcPr>
          <w:p w:rsidR="0094360D" w:rsidRDefault="0094360D" w:rsidP="002A0394">
            <w:pPr>
              <w:spacing w:line="400" w:lineRule="exact"/>
              <w:jc w:val="center"/>
              <w:rPr>
                <w:szCs w:val="21"/>
              </w:rPr>
            </w:pPr>
            <w:r>
              <w:rPr>
                <w:rFonts w:hint="eastAsia"/>
                <w:szCs w:val="21"/>
              </w:rPr>
              <w:t>状态字</w:t>
            </w:r>
          </w:p>
        </w:tc>
        <w:tc>
          <w:tcPr>
            <w:tcW w:w="1267" w:type="dxa"/>
            <w:vAlign w:val="center"/>
          </w:tcPr>
          <w:p w:rsidR="0094360D"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EB11C0">
            <w:pPr>
              <w:spacing w:line="400" w:lineRule="exact"/>
              <w:jc w:val="center"/>
              <w:rPr>
                <w:szCs w:val="21"/>
              </w:rPr>
            </w:pPr>
            <w:r w:rsidRPr="00C24E13">
              <w:rPr>
                <w:rFonts w:hint="eastAsia"/>
                <w:szCs w:val="21"/>
              </w:rPr>
              <w:t>0x5*1/</w:t>
            </w:r>
            <w:r>
              <w:rPr>
                <w:rFonts w:hint="eastAsia"/>
                <w:szCs w:val="21"/>
              </w:rPr>
              <w:t>8</w:t>
            </w:r>
            <w:r>
              <w:rPr>
                <w:rFonts w:hint="eastAsia"/>
                <w:szCs w:val="21"/>
              </w:rPr>
              <w:t>、</w:t>
            </w:r>
            <w:r>
              <w:rPr>
                <w:rFonts w:hint="eastAsia"/>
                <w:szCs w:val="21"/>
              </w:rPr>
              <w:t>9</w:t>
            </w:r>
          </w:p>
          <w:p w:rsidR="0094360D" w:rsidRPr="00C24E13" w:rsidRDefault="00EB11C0" w:rsidP="00EB11C0">
            <w:pPr>
              <w:spacing w:line="400" w:lineRule="exact"/>
              <w:jc w:val="center"/>
              <w:rPr>
                <w:szCs w:val="21"/>
              </w:rPr>
            </w:pPr>
            <w:r w:rsidRPr="00C24E13">
              <w:rPr>
                <w:rFonts w:hint="eastAsia"/>
                <w:szCs w:val="21"/>
              </w:rPr>
              <w:t>(*=0/1/3/2)</w:t>
            </w:r>
          </w:p>
        </w:tc>
        <w:tc>
          <w:tcPr>
            <w:tcW w:w="2038" w:type="dxa"/>
          </w:tcPr>
          <w:p w:rsidR="0094360D" w:rsidRPr="00C24E13" w:rsidRDefault="00EB11C0" w:rsidP="002A0394">
            <w:pPr>
              <w:spacing w:line="400" w:lineRule="exact"/>
              <w:jc w:val="center"/>
              <w:rPr>
                <w:szCs w:val="21"/>
              </w:rPr>
            </w:pPr>
            <w:r w:rsidRPr="00C24E13">
              <w:rPr>
                <w:rFonts w:hint="eastAsia"/>
                <w:szCs w:val="21"/>
              </w:rPr>
              <w:t>字</w:t>
            </w:r>
          </w:p>
        </w:tc>
        <w:tc>
          <w:tcPr>
            <w:tcW w:w="1723" w:type="dxa"/>
            <w:shd w:val="clear" w:color="auto" w:fill="auto"/>
          </w:tcPr>
          <w:p w:rsidR="0094360D" w:rsidRPr="00C24E13" w:rsidRDefault="0094360D" w:rsidP="002A0394">
            <w:pPr>
              <w:spacing w:line="400" w:lineRule="exact"/>
              <w:jc w:val="center"/>
              <w:rPr>
                <w:szCs w:val="21"/>
              </w:rPr>
            </w:pPr>
          </w:p>
        </w:tc>
        <w:tc>
          <w:tcPr>
            <w:tcW w:w="2240" w:type="dxa"/>
            <w:shd w:val="clear" w:color="auto" w:fill="auto"/>
          </w:tcPr>
          <w:p w:rsidR="0094360D" w:rsidRPr="00C24E13" w:rsidRDefault="0094360D" w:rsidP="002A0394">
            <w:pPr>
              <w:spacing w:line="400" w:lineRule="exact"/>
              <w:jc w:val="center"/>
              <w:rPr>
                <w:szCs w:val="21"/>
              </w:rPr>
            </w:pPr>
          </w:p>
        </w:tc>
      </w:tr>
      <w:tr w:rsidR="00EB11C0" w:rsidRPr="006658B4"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线电压有效</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EB11C0">
            <w:pPr>
              <w:spacing w:line="400" w:lineRule="exact"/>
              <w:jc w:val="center"/>
              <w:rPr>
                <w:szCs w:val="21"/>
              </w:rPr>
            </w:pPr>
            <w:r w:rsidRPr="00C24E13">
              <w:rPr>
                <w:rFonts w:hint="eastAsia"/>
                <w:szCs w:val="21"/>
              </w:rPr>
              <w:t>0x5*1/</w:t>
            </w:r>
            <w:r>
              <w:rPr>
                <w:rFonts w:hint="eastAsia"/>
                <w:szCs w:val="21"/>
              </w:rPr>
              <w:t>29/0</w:t>
            </w:r>
          </w:p>
          <w:p w:rsidR="00EB11C0" w:rsidRPr="00C24E13" w:rsidRDefault="00EB11C0" w:rsidP="00EB11C0">
            <w:pPr>
              <w:spacing w:line="400" w:lineRule="exact"/>
              <w:jc w:val="center"/>
              <w:rPr>
                <w:szCs w:val="21"/>
              </w:rPr>
            </w:pPr>
            <w:r w:rsidRPr="00C24E13">
              <w:rPr>
                <w:rFonts w:hint="eastAsia"/>
                <w:szCs w:val="21"/>
              </w:rPr>
              <w:t>(*=0/1/3/2)</w:t>
            </w:r>
          </w:p>
        </w:tc>
        <w:tc>
          <w:tcPr>
            <w:tcW w:w="2038" w:type="dxa"/>
          </w:tcPr>
          <w:p w:rsidR="00EB11C0" w:rsidRPr="00C24E13" w:rsidRDefault="00EB11C0" w:rsidP="00C02E77">
            <w:pPr>
              <w:spacing w:line="400" w:lineRule="exact"/>
              <w:jc w:val="center"/>
              <w:rPr>
                <w:szCs w:val="21"/>
              </w:rPr>
            </w:pPr>
            <w:r w:rsidRPr="00C24E13">
              <w:rPr>
                <w:rFonts w:hint="eastAsia"/>
                <w:szCs w:val="21"/>
              </w:rPr>
              <w:t>位</w:t>
            </w:r>
          </w:p>
        </w:tc>
        <w:tc>
          <w:tcPr>
            <w:tcW w:w="1723" w:type="dxa"/>
            <w:shd w:val="clear" w:color="auto" w:fill="auto"/>
          </w:tcPr>
          <w:p w:rsidR="00EB11C0" w:rsidRPr="00C24E13" w:rsidRDefault="00EB11C0" w:rsidP="00EB11C0">
            <w:pPr>
              <w:spacing w:line="400" w:lineRule="exact"/>
              <w:jc w:val="center"/>
              <w:rPr>
                <w:szCs w:val="21"/>
              </w:rPr>
            </w:pPr>
            <w:r w:rsidRPr="00C24E13">
              <w:rPr>
                <w:rFonts w:hint="eastAsia"/>
                <w:szCs w:val="21"/>
              </w:rPr>
              <w:t>1</w:t>
            </w:r>
            <w:r w:rsidRPr="00C24E13">
              <w:rPr>
                <w:rFonts w:hint="eastAsia"/>
                <w:szCs w:val="21"/>
              </w:rPr>
              <w:t>：有效</w:t>
            </w:r>
          </w:p>
          <w:p w:rsidR="00EB11C0" w:rsidRPr="00C24E13" w:rsidRDefault="00EB11C0" w:rsidP="00EB11C0">
            <w:pPr>
              <w:spacing w:line="400" w:lineRule="exact"/>
              <w:jc w:val="center"/>
              <w:rPr>
                <w:szCs w:val="21"/>
              </w:rPr>
            </w:pPr>
            <w:r w:rsidRPr="00C24E13">
              <w:rPr>
                <w:rFonts w:hint="eastAsia"/>
                <w:szCs w:val="21"/>
              </w:rPr>
              <w:t>0</w:t>
            </w:r>
            <w:r w:rsidRPr="00C24E13">
              <w:rPr>
                <w:rFonts w:hint="eastAsia"/>
                <w:szCs w:val="21"/>
              </w:rPr>
              <w:t>：无效</w:t>
            </w:r>
          </w:p>
        </w:tc>
        <w:tc>
          <w:tcPr>
            <w:tcW w:w="2240" w:type="dxa"/>
            <w:shd w:val="clear" w:color="auto" w:fill="auto"/>
          </w:tcPr>
          <w:p w:rsidR="00EB11C0" w:rsidRPr="00C24E13" w:rsidRDefault="00EB11C0" w:rsidP="002A0394">
            <w:pPr>
              <w:spacing w:line="400" w:lineRule="exact"/>
              <w:jc w:val="center"/>
              <w:rPr>
                <w:szCs w:val="21"/>
              </w:rPr>
            </w:pPr>
          </w:p>
        </w:tc>
      </w:tr>
      <w:tr w:rsidR="00EB11C0" w:rsidRPr="006658B4"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线电压</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C02E77">
            <w:pPr>
              <w:spacing w:line="400" w:lineRule="exact"/>
              <w:jc w:val="center"/>
              <w:rPr>
                <w:szCs w:val="21"/>
              </w:rPr>
            </w:pPr>
            <w:r w:rsidRPr="00C24E13">
              <w:rPr>
                <w:rFonts w:hint="eastAsia"/>
                <w:szCs w:val="21"/>
              </w:rPr>
              <w:t>0x5*1/</w:t>
            </w:r>
            <w:r>
              <w:rPr>
                <w:rFonts w:hint="eastAsia"/>
                <w:szCs w:val="21"/>
              </w:rPr>
              <w:t>2</w:t>
            </w:r>
            <w:r>
              <w:rPr>
                <w:rFonts w:hint="eastAsia"/>
                <w:szCs w:val="21"/>
              </w:rPr>
              <w:t>、</w:t>
            </w:r>
            <w:r>
              <w:rPr>
                <w:rFonts w:hint="eastAsia"/>
                <w:szCs w:val="21"/>
              </w:rPr>
              <w:t>3</w:t>
            </w:r>
          </w:p>
          <w:p w:rsidR="00EB11C0" w:rsidRPr="00C24E13" w:rsidRDefault="00EB11C0" w:rsidP="00C02E77">
            <w:pPr>
              <w:spacing w:line="400" w:lineRule="exact"/>
              <w:jc w:val="center"/>
              <w:rPr>
                <w:szCs w:val="21"/>
              </w:rPr>
            </w:pPr>
            <w:r w:rsidRPr="00C24E13">
              <w:rPr>
                <w:rFonts w:hint="eastAsia"/>
                <w:szCs w:val="21"/>
              </w:rPr>
              <w:t>(*=0/1/3/2)</w:t>
            </w:r>
          </w:p>
        </w:tc>
        <w:tc>
          <w:tcPr>
            <w:tcW w:w="2038" w:type="dxa"/>
          </w:tcPr>
          <w:p w:rsidR="00EB11C0" w:rsidRPr="00C24E13" w:rsidRDefault="00EB11C0" w:rsidP="00C02E77">
            <w:pPr>
              <w:spacing w:line="400" w:lineRule="exact"/>
              <w:jc w:val="center"/>
              <w:rPr>
                <w:szCs w:val="21"/>
              </w:rPr>
            </w:pPr>
            <w:r w:rsidRPr="00C24E13">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p>
        </w:tc>
        <w:tc>
          <w:tcPr>
            <w:tcW w:w="2240" w:type="dxa"/>
            <w:shd w:val="clear" w:color="auto" w:fill="auto"/>
          </w:tcPr>
          <w:p w:rsidR="00EB11C0" w:rsidRPr="00C24E13" w:rsidRDefault="00EB11C0" w:rsidP="002A0394">
            <w:pPr>
              <w:spacing w:line="400" w:lineRule="exact"/>
              <w:jc w:val="center"/>
              <w:rPr>
                <w:szCs w:val="21"/>
              </w:rPr>
            </w:pPr>
          </w:p>
        </w:tc>
      </w:tr>
      <w:tr w:rsidR="00EB11C0" w:rsidRPr="006658B4"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线电流</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C02E77">
            <w:pPr>
              <w:spacing w:line="400" w:lineRule="exact"/>
              <w:jc w:val="center"/>
              <w:rPr>
                <w:szCs w:val="21"/>
              </w:rPr>
            </w:pPr>
            <w:r w:rsidRPr="00C24E13">
              <w:rPr>
                <w:rFonts w:hint="eastAsia"/>
                <w:szCs w:val="21"/>
              </w:rPr>
              <w:t>0x5*1/</w:t>
            </w:r>
            <w:r>
              <w:rPr>
                <w:rFonts w:hint="eastAsia"/>
                <w:szCs w:val="21"/>
              </w:rPr>
              <w:t>22</w:t>
            </w:r>
            <w:r>
              <w:rPr>
                <w:rFonts w:hint="eastAsia"/>
                <w:szCs w:val="21"/>
              </w:rPr>
              <w:t>、</w:t>
            </w:r>
            <w:r>
              <w:rPr>
                <w:rFonts w:hint="eastAsia"/>
                <w:szCs w:val="21"/>
              </w:rPr>
              <w:t>23</w:t>
            </w:r>
          </w:p>
          <w:p w:rsidR="00EB11C0" w:rsidRPr="00C24E13" w:rsidRDefault="00EB11C0" w:rsidP="00C02E77">
            <w:pPr>
              <w:spacing w:line="400" w:lineRule="exact"/>
              <w:jc w:val="center"/>
              <w:rPr>
                <w:szCs w:val="21"/>
              </w:rPr>
            </w:pPr>
            <w:r w:rsidRPr="00C24E13">
              <w:rPr>
                <w:rFonts w:hint="eastAsia"/>
                <w:szCs w:val="21"/>
              </w:rPr>
              <w:t>(*=0/1/3/2)</w:t>
            </w:r>
          </w:p>
        </w:tc>
        <w:tc>
          <w:tcPr>
            <w:tcW w:w="2038" w:type="dxa"/>
          </w:tcPr>
          <w:p w:rsidR="00EB11C0" w:rsidRPr="00C24E13" w:rsidRDefault="00EB11C0" w:rsidP="00C02E77">
            <w:pPr>
              <w:spacing w:line="400" w:lineRule="exact"/>
              <w:jc w:val="center"/>
              <w:rPr>
                <w:szCs w:val="21"/>
              </w:rPr>
            </w:pPr>
            <w:r w:rsidRPr="00C24E13">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 xml:space="preserve">10=1 </w:t>
            </w:r>
            <w:r>
              <w:rPr>
                <w:rFonts w:hint="eastAsia"/>
                <w:szCs w:val="21"/>
              </w:rPr>
              <w:t>A</w:t>
            </w:r>
          </w:p>
        </w:tc>
        <w:tc>
          <w:tcPr>
            <w:tcW w:w="2240" w:type="dxa"/>
            <w:shd w:val="clear" w:color="auto" w:fill="auto"/>
          </w:tcPr>
          <w:p w:rsidR="00EB11C0" w:rsidRPr="00C24E13" w:rsidRDefault="00EB11C0" w:rsidP="002A0394">
            <w:pPr>
              <w:spacing w:line="400" w:lineRule="exact"/>
              <w:jc w:val="center"/>
              <w:rPr>
                <w:szCs w:val="21"/>
              </w:rPr>
            </w:pPr>
          </w:p>
        </w:tc>
      </w:tr>
      <w:tr w:rsidR="00EB11C0" w:rsidRPr="006658B4"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380V</w:t>
            </w:r>
            <w:r>
              <w:rPr>
                <w:rFonts w:hint="eastAsia"/>
                <w:szCs w:val="21"/>
              </w:rPr>
              <w:t>电流</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C02E77">
            <w:pPr>
              <w:spacing w:line="400" w:lineRule="exact"/>
              <w:jc w:val="center"/>
              <w:rPr>
                <w:szCs w:val="21"/>
              </w:rPr>
            </w:pPr>
            <w:r w:rsidRPr="00C24E13">
              <w:rPr>
                <w:rFonts w:hint="eastAsia"/>
                <w:szCs w:val="21"/>
              </w:rPr>
              <w:t>0x5*1/</w:t>
            </w:r>
            <w:r>
              <w:rPr>
                <w:rFonts w:hint="eastAsia"/>
                <w:szCs w:val="21"/>
              </w:rPr>
              <w:t>16</w:t>
            </w:r>
            <w:r>
              <w:rPr>
                <w:rFonts w:hint="eastAsia"/>
                <w:szCs w:val="21"/>
              </w:rPr>
              <w:t>、</w:t>
            </w:r>
            <w:r>
              <w:rPr>
                <w:rFonts w:hint="eastAsia"/>
                <w:szCs w:val="21"/>
              </w:rPr>
              <w:t>17</w:t>
            </w:r>
          </w:p>
          <w:p w:rsidR="00EB11C0" w:rsidRPr="00C24E13" w:rsidRDefault="00EB11C0" w:rsidP="00C02E77">
            <w:pPr>
              <w:spacing w:line="400" w:lineRule="exact"/>
              <w:jc w:val="center"/>
              <w:rPr>
                <w:szCs w:val="21"/>
              </w:rPr>
            </w:pPr>
            <w:r w:rsidRPr="00C24E13">
              <w:rPr>
                <w:rFonts w:hint="eastAsia"/>
                <w:szCs w:val="21"/>
              </w:rPr>
              <w:t>(*=0/1/3/2)</w:t>
            </w:r>
          </w:p>
        </w:tc>
        <w:tc>
          <w:tcPr>
            <w:tcW w:w="2038" w:type="dxa"/>
          </w:tcPr>
          <w:p w:rsidR="00EB11C0" w:rsidRPr="00C24E13" w:rsidRDefault="00EB11C0" w:rsidP="00C02E77">
            <w:pPr>
              <w:spacing w:line="400" w:lineRule="exact"/>
              <w:jc w:val="center"/>
              <w:rPr>
                <w:szCs w:val="21"/>
              </w:rPr>
            </w:pPr>
            <w:r w:rsidRPr="00C24E13">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p>
        </w:tc>
        <w:tc>
          <w:tcPr>
            <w:tcW w:w="2240" w:type="dxa"/>
            <w:shd w:val="clear" w:color="auto" w:fill="auto"/>
          </w:tcPr>
          <w:p w:rsidR="00EB11C0" w:rsidRPr="00C24E13" w:rsidRDefault="00EB11C0" w:rsidP="002A0394">
            <w:pPr>
              <w:spacing w:line="400" w:lineRule="exact"/>
              <w:jc w:val="center"/>
              <w:rPr>
                <w:szCs w:val="21"/>
              </w:rPr>
            </w:pPr>
          </w:p>
        </w:tc>
      </w:tr>
      <w:tr w:rsidR="00EB11C0" w:rsidRPr="006658B4"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辅逆负载电压有效位</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0x5*1/29/4</w:t>
            </w:r>
          </w:p>
          <w:p w:rsidR="00EB11C0" w:rsidRPr="00C24E13" w:rsidRDefault="00EB11C0" w:rsidP="002A0394">
            <w:pPr>
              <w:spacing w:line="400" w:lineRule="exact"/>
              <w:jc w:val="center"/>
              <w:rPr>
                <w:szCs w:val="21"/>
              </w:rPr>
            </w:pPr>
            <w:r w:rsidRPr="00C24E13">
              <w:rPr>
                <w:rFonts w:hint="eastAsia"/>
                <w:szCs w:val="21"/>
              </w:rPr>
              <w:t>(*=0/1/3/2)</w:t>
            </w:r>
          </w:p>
        </w:tc>
        <w:tc>
          <w:tcPr>
            <w:tcW w:w="2038" w:type="dxa"/>
          </w:tcPr>
          <w:p w:rsidR="00EB11C0" w:rsidRPr="00C24E13" w:rsidRDefault="00EB11C0" w:rsidP="002A0394">
            <w:pPr>
              <w:spacing w:line="400" w:lineRule="exact"/>
              <w:jc w:val="center"/>
              <w:rPr>
                <w:szCs w:val="21"/>
              </w:rPr>
            </w:pPr>
            <w:r w:rsidRPr="00C24E13">
              <w:rPr>
                <w:rFonts w:hint="eastAsia"/>
                <w:szCs w:val="21"/>
              </w:rPr>
              <w:t>位</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1</w:t>
            </w:r>
            <w:r w:rsidRPr="00C24E13">
              <w:rPr>
                <w:rFonts w:hint="eastAsia"/>
                <w:szCs w:val="21"/>
              </w:rPr>
              <w:t>：有效</w:t>
            </w:r>
          </w:p>
          <w:p w:rsidR="00EB11C0" w:rsidRPr="00C24E13" w:rsidRDefault="00EB11C0" w:rsidP="002A0394">
            <w:pPr>
              <w:spacing w:line="400" w:lineRule="exact"/>
              <w:jc w:val="center"/>
              <w:rPr>
                <w:szCs w:val="21"/>
              </w:rPr>
            </w:pPr>
            <w:r w:rsidRPr="00C24E13">
              <w:rPr>
                <w:rFonts w:hint="eastAsia"/>
                <w:szCs w:val="21"/>
              </w:rPr>
              <w:t>0</w:t>
            </w:r>
            <w:r w:rsidRPr="00C24E13">
              <w:rPr>
                <w:rFonts w:hint="eastAsia"/>
                <w:szCs w:val="21"/>
              </w:rPr>
              <w:t>：无效</w:t>
            </w:r>
          </w:p>
        </w:tc>
        <w:tc>
          <w:tcPr>
            <w:tcW w:w="2240" w:type="dxa"/>
            <w:shd w:val="clear" w:color="auto" w:fill="auto"/>
          </w:tcPr>
          <w:p w:rsidR="00EB11C0" w:rsidRPr="00C24E13" w:rsidRDefault="00EB11C0" w:rsidP="002A0394">
            <w:pPr>
              <w:spacing w:line="400" w:lineRule="exact"/>
              <w:jc w:val="center"/>
              <w:rPr>
                <w:szCs w:val="21"/>
              </w:rPr>
            </w:pPr>
          </w:p>
        </w:tc>
      </w:tr>
      <w:tr w:rsidR="00EB11C0" w:rsidRPr="00A233AB" w:rsidTr="002A0394">
        <w:trPr>
          <w:jc w:val="center"/>
        </w:trPr>
        <w:tc>
          <w:tcPr>
            <w:tcW w:w="1268" w:type="dxa"/>
            <w:vAlign w:val="center"/>
          </w:tcPr>
          <w:p w:rsidR="00EB11C0" w:rsidRPr="00275F13" w:rsidRDefault="00EB11C0" w:rsidP="002A0394">
            <w:pPr>
              <w:spacing w:line="400" w:lineRule="exact"/>
              <w:jc w:val="center"/>
              <w:rPr>
                <w:szCs w:val="21"/>
              </w:rPr>
            </w:pPr>
            <w:r>
              <w:rPr>
                <w:rFonts w:hint="eastAsia"/>
                <w:szCs w:val="21"/>
              </w:rPr>
              <w:t>380V</w:t>
            </w:r>
            <w:r>
              <w:rPr>
                <w:rFonts w:hint="eastAsia"/>
                <w:szCs w:val="21"/>
              </w:rPr>
              <w:t>电压</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0x5*1/10-11</w:t>
            </w:r>
          </w:p>
          <w:p w:rsidR="00EB11C0" w:rsidRPr="00C24E13" w:rsidRDefault="00EB11C0" w:rsidP="002A0394">
            <w:pPr>
              <w:spacing w:line="400" w:lineRule="exact"/>
              <w:jc w:val="center"/>
              <w:rPr>
                <w:szCs w:val="21"/>
              </w:rPr>
            </w:pPr>
            <w:r w:rsidRPr="00C24E13">
              <w:rPr>
                <w:rFonts w:hint="eastAsia"/>
                <w:szCs w:val="21"/>
              </w:rPr>
              <w:t>(*=0/1/3/2)</w:t>
            </w:r>
          </w:p>
        </w:tc>
        <w:tc>
          <w:tcPr>
            <w:tcW w:w="2038" w:type="dxa"/>
          </w:tcPr>
          <w:p w:rsidR="00EB11C0" w:rsidRPr="00C24E13" w:rsidRDefault="00EB11C0" w:rsidP="002A0394">
            <w:pPr>
              <w:spacing w:line="400" w:lineRule="exact"/>
              <w:jc w:val="center"/>
              <w:rPr>
                <w:szCs w:val="21"/>
              </w:rPr>
            </w:pPr>
            <w:r w:rsidRPr="00C24E13">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10=1 V</w:t>
            </w:r>
          </w:p>
        </w:tc>
        <w:tc>
          <w:tcPr>
            <w:tcW w:w="2240" w:type="dxa"/>
            <w:shd w:val="clear" w:color="auto" w:fill="auto"/>
          </w:tcPr>
          <w:p w:rsidR="00EB11C0" w:rsidRPr="00C24E13" w:rsidRDefault="00EB11C0" w:rsidP="002A0394">
            <w:pPr>
              <w:spacing w:line="400" w:lineRule="exact"/>
              <w:jc w:val="center"/>
              <w:rPr>
                <w:szCs w:val="21"/>
              </w:rPr>
            </w:pPr>
          </w:p>
        </w:tc>
      </w:tr>
      <w:tr w:rsidR="00EB11C0" w:rsidRPr="00A233AB"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蓄电池电压</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w:t>
            </w:r>
            <w:r>
              <w:rPr>
                <w:rFonts w:hint="eastAsia"/>
                <w:szCs w:val="21"/>
              </w:rPr>
              <w:t>2</w:t>
            </w:r>
            <w:r w:rsidRPr="00C24E13">
              <w:rPr>
                <w:rFonts w:hint="eastAsia"/>
                <w:szCs w:val="21"/>
              </w:rPr>
              <w:t>/</w:t>
            </w:r>
            <w:r>
              <w:rPr>
                <w:rFonts w:hint="eastAsia"/>
                <w:szCs w:val="21"/>
              </w:rPr>
              <w:t>8</w:t>
            </w:r>
            <w:r w:rsidRPr="00C24E13">
              <w:rPr>
                <w:rFonts w:hint="eastAsia"/>
                <w:szCs w:val="21"/>
              </w:rPr>
              <w:t>-</w:t>
            </w:r>
            <w:r>
              <w:rPr>
                <w:rFonts w:hint="eastAsia"/>
                <w:szCs w:val="21"/>
              </w:rPr>
              <w:t>9</w:t>
            </w:r>
          </w:p>
          <w:p w:rsidR="00EB11C0" w:rsidRPr="00C24E13" w:rsidRDefault="00EB11C0" w:rsidP="002A0394">
            <w:pPr>
              <w:spacing w:line="400" w:lineRule="exact"/>
              <w:jc w:val="center"/>
              <w:rPr>
                <w:szCs w:val="21"/>
              </w:rPr>
            </w:pPr>
            <w:r w:rsidRPr="00C24E13">
              <w:rPr>
                <w:rFonts w:hint="eastAsia"/>
                <w:szCs w:val="21"/>
              </w:rPr>
              <w:lastRenderedPageBreak/>
              <w:t>(*=0/2)</w:t>
            </w:r>
          </w:p>
        </w:tc>
        <w:tc>
          <w:tcPr>
            <w:tcW w:w="2038" w:type="dxa"/>
          </w:tcPr>
          <w:p w:rsidR="00EB11C0" w:rsidRPr="00C24E13" w:rsidRDefault="00EB11C0" w:rsidP="002A0394">
            <w:pPr>
              <w:spacing w:line="400" w:lineRule="exact"/>
              <w:jc w:val="center"/>
              <w:rPr>
                <w:szCs w:val="21"/>
              </w:rPr>
            </w:pPr>
            <w:r>
              <w:rPr>
                <w:rFonts w:hint="eastAsia"/>
                <w:szCs w:val="21"/>
              </w:rPr>
              <w:lastRenderedPageBreak/>
              <w:t>字</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10=1 V</w:t>
            </w:r>
          </w:p>
        </w:tc>
        <w:tc>
          <w:tcPr>
            <w:tcW w:w="2240" w:type="dxa"/>
            <w:shd w:val="clear" w:color="auto" w:fill="auto"/>
          </w:tcPr>
          <w:p w:rsidR="00EB11C0" w:rsidRDefault="00EB11C0" w:rsidP="002A0394">
            <w:pPr>
              <w:spacing w:line="400" w:lineRule="exact"/>
              <w:jc w:val="center"/>
              <w:rPr>
                <w:szCs w:val="21"/>
              </w:rPr>
            </w:pPr>
            <w:r>
              <w:rPr>
                <w:rFonts w:hint="eastAsia"/>
                <w:szCs w:val="21"/>
              </w:rPr>
              <w:t>TC</w:t>
            </w:r>
            <w:r>
              <w:rPr>
                <w:rFonts w:hint="eastAsia"/>
                <w:szCs w:val="21"/>
              </w:rPr>
              <w:t>车各</w:t>
            </w:r>
            <w:r>
              <w:rPr>
                <w:rFonts w:hint="eastAsia"/>
                <w:szCs w:val="21"/>
              </w:rPr>
              <w:t>1</w:t>
            </w:r>
          </w:p>
          <w:p w:rsidR="00EB11C0" w:rsidRPr="00C24E13" w:rsidRDefault="00EB11C0" w:rsidP="002A0394">
            <w:pPr>
              <w:spacing w:line="400" w:lineRule="exact"/>
              <w:jc w:val="center"/>
              <w:rPr>
                <w:szCs w:val="21"/>
              </w:rPr>
            </w:pPr>
          </w:p>
        </w:tc>
      </w:tr>
      <w:tr w:rsidR="00EB11C0" w:rsidRPr="00A233AB"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lastRenderedPageBreak/>
              <w:t>蓄电池电流</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w:t>
            </w:r>
            <w:r>
              <w:rPr>
                <w:rFonts w:hint="eastAsia"/>
                <w:szCs w:val="21"/>
              </w:rPr>
              <w:t>2</w:t>
            </w:r>
            <w:r w:rsidRPr="00C24E13">
              <w:rPr>
                <w:rFonts w:hint="eastAsia"/>
                <w:szCs w:val="21"/>
              </w:rPr>
              <w:t>/10-11</w:t>
            </w:r>
          </w:p>
          <w:p w:rsidR="00EB11C0" w:rsidRPr="00C24E13" w:rsidRDefault="00EB11C0" w:rsidP="002A0394">
            <w:pPr>
              <w:spacing w:line="400" w:lineRule="exact"/>
              <w:jc w:val="center"/>
              <w:rPr>
                <w:szCs w:val="21"/>
              </w:rPr>
            </w:pPr>
            <w:r w:rsidRPr="00C24E13">
              <w:rPr>
                <w:rFonts w:hint="eastAsia"/>
                <w:szCs w:val="21"/>
              </w:rPr>
              <w:t>(*=0/2)</w:t>
            </w:r>
          </w:p>
        </w:tc>
        <w:tc>
          <w:tcPr>
            <w:tcW w:w="2038" w:type="dxa"/>
          </w:tcPr>
          <w:p w:rsidR="00EB11C0" w:rsidRPr="00C24E13" w:rsidRDefault="00EB11C0" w:rsidP="002A0394">
            <w:pPr>
              <w:spacing w:line="400" w:lineRule="exact"/>
              <w:jc w:val="center"/>
              <w:rPr>
                <w:szCs w:val="21"/>
              </w:rPr>
            </w:pPr>
            <w:r>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 xml:space="preserve">10=1 </w:t>
            </w:r>
            <w:r>
              <w:rPr>
                <w:rFonts w:hint="eastAsia"/>
                <w:szCs w:val="21"/>
              </w:rPr>
              <w:t>A</w:t>
            </w:r>
          </w:p>
        </w:tc>
        <w:tc>
          <w:tcPr>
            <w:tcW w:w="2240" w:type="dxa"/>
            <w:shd w:val="clear" w:color="auto" w:fill="auto"/>
          </w:tcPr>
          <w:p w:rsidR="00EB11C0" w:rsidRDefault="00EB11C0" w:rsidP="002A0394">
            <w:pPr>
              <w:spacing w:line="400" w:lineRule="exact"/>
              <w:jc w:val="center"/>
              <w:rPr>
                <w:szCs w:val="21"/>
              </w:rPr>
            </w:pPr>
            <w:r>
              <w:rPr>
                <w:rFonts w:hint="eastAsia"/>
                <w:szCs w:val="21"/>
              </w:rPr>
              <w:t>TC</w:t>
            </w:r>
            <w:r>
              <w:rPr>
                <w:rFonts w:hint="eastAsia"/>
                <w:szCs w:val="21"/>
              </w:rPr>
              <w:t>车各</w:t>
            </w:r>
            <w:r>
              <w:rPr>
                <w:rFonts w:hint="eastAsia"/>
                <w:szCs w:val="21"/>
              </w:rPr>
              <w:t>1</w:t>
            </w:r>
          </w:p>
          <w:p w:rsidR="00EB11C0" w:rsidRPr="00694302" w:rsidRDefault="00EB11C0" w:rsidP="002A0394">
            <w:pPr>
              <w:jc w:val="center"/>
              <w:rPr>
                <w:szCs w:val="21"/>
              </w:rPr>
            </w:pPr>
          </w:p>
        </w:tc>
      </w:tr>
      <w:tr w:rsidR="00EB11C0" w:rsidRPr="00A233AB"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蓄电池温度有效位</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0x5*1/</w:t>
            </w:r>
            <w:r>
              <w:rPr>
                <w:rFonts w:hint="eastAsia"/>
                <w:szCs w:val="21"/>
              </w:rPr>
              <w:t>31</w:t>
            </w:r>
            <w:r w:rsidRPr="00C24E13">
              <w:rPr>
                <w:rFonts w:hint="eastAsia"/>
                <w:szCs w:val="21"/>
              </w:rPr>
              <w:t>/</w:t>
            </w:r>
            <w:r>
              <w:rPr>
                <w:rFonts w:hint="eastAsia"/>
                <w:szCs w:val="21"/>
              </w:rPr>
              <w:t>6</w:t>
            </w:r>
          </w:p>
          <w:p w:rsidR="00EB11C0" w:rsidRPr="00C24E13" w:rsidRDefault="00EB11C0" w:rsidP="002A0394">
            <w:pPr>
              <w:spacing w:line="400" w:lineRule="exact"/>
              <w:jc w:val="center"/>
              <w:rPr>
                <w:szCs w:val="21"/>
              </w:rPr>
            </w:pPr>
            <w:r w:rsidRPr="00C24E13">
              <w:rPr>
                <w:rFonts w:hint="eastAsia"/>
                <w:szCs w:val="21"/>
              </w:rPr>
              <w:t>(*=0/1/3/2)</w:t>
            </w:r>
          </w:p>
        </w:tc>
        <w:tc>
          <w:tcPr>
            <w:tcW w:w="2038" w:type="dxa"/>
          </w:tcPr>
          <w:p w:rsidR="00EB11C0" w:rsidRPr="00C24E13" w:rsidRDefault="00EB11C0" w:rsidP="002A0394">
            <w:pPr>
              <w:spacing w:line="400" w:lineRule="exact"/>
              <w:jc w:val="center"/>
              <w:rPr>
                <w:szCs w:val="21"/>
              </w:rPr>
            </w:pPr>
            <w:r>
              <w:rPr>
                <w:rFonts w:hint="eastAsia"/>
                <w:szCs w:val="21"/>
              </w:rPr>
              <w:t>位</w:t>
            </w:r>
          </w:p>
        </w:tc>
        <w:tc>
          <w:tcPr>
            <w:tcW w:w="1723" w:type="dxa"/>
            <w:shd w:val="clear" w:color="auto" w:fill="auto"/>
          </w:tcPr>
          <w:p w:rsidR="00EB11C0" w:rsidRPr="00C24E13" w:rsidRDefault="00EB11C0" w:rsidP="002A0394">
            <w:pPr>
              <w:spacing w:line="400" w:lineRule="exact"/>
              <w:jc w:val="center"/>
              <w:rPr>
                <w:szCs w:val="21"/>
              </w:rPr>
            </w:pPr>
            <w:r w:rsidRPr="00C24E13">
              <w:rPr>
                <w:rFonts w:hint="eastAsia"/>
                <w:szCs w:val="21"/>
              </w:rPr>
              <w:t>1</w:t>
            </w:r>
            <w:r w:rsidRPr="00C24E13">
              <w:rPr>
                <w:rFonts w:hint="eastAsia"/>
                <w:szCs w:val="21"/>
              </w:rPr>
              <w:t>：有效</w:t>
            </w:r>
          </w:p>
          <w:p w:rsidR="00EB11C0" w:rsidRPr="00C24E13" w:rsidRDefault="00EB11C0" w:rsidP="002A0394">
            <w:pPr>
              <w:spacing w:line="400" w:lineRule="exact"/>
              <w:jc w:val="center"/>
              <w:rPr>
                <w:szCs w:val="21"/>
              </w:rPr>
            </w:pPr>
            <w:r w:rsidRPr="00C24E13">
              <w:rPr>
                <w:rFonts w:hint="eastAsia"/>
                <w:szCs w:val="21"/>
              </w:rPr>
              <w:t>0</w:t>
            </w:r>
            <w:r w:rsidRPr="00C24E13">
              <w:rPr>
                <w:rFonts w:hint="eastAsia"/>
                <w:szCs w:val="21"/>
              </w:rPr>
              <w:t>：无效</w:t>
            </w:r>
          </w:p>
        </w:tc>
        <w:tc>
          <w:tcPr>
            <w:tcW w:w="2240" w:type="dxa"/>
            <w:shd w:val="clear" w:color="auto" w:fill="auto"/>
          </w:tcPr>
          <w:p w:rsidR="00EB11C0" w:rsidRDefault="00EB11C0" w:rsidP="002A0394">
            <w:pPr>
              <w:spacing w:line="400" w:lineRule="exact"/>
              <w:jc w:val="center"/>
              <w:rPr>
                <w:szCs w:val="21"/>
              </w:rPr>
            </w:pPr>
            <w:r>
              <w:rPr>
                <w:rFonts w:hint="eastAsia"/>
                <w:szCs w:val="21"/>
              </w:rPr>
              <w:t>TC</w:t>
            </w:r>
            <w:r>
              <w:rPr>
                <w:rFonts w:hint="eastAsia"/>
                <w:szCs w:val="21"/>
              </w:rPr>
              <w:t>车各</w:t>
            </w:r>
            <w:r>
              <w:rPr>
                <w:rFonts w:hint="eastAsia"/>
                <w:szCs w:val="21"/>
              </w:rPr>
              <w:t>1</w:t>
            </w:r>
          </w:p>
          <w:p w:rsidR="00EB11C0" w:rsidRPr="00435B2B" w:rsidRDefault="00EB11C0" w:rsidP="002A0394">
            <w:pPr>
              <w:spacing w:line="400" w:lineRule="exact"/>
              <w:jc w:val="center"/>
              <w:rPr>
                <w:szCs w:val="21"/>
              </w:rPr>
            </w:pPr>
          </w:p>
        </w:tc>
      </w:tr>
      <w:tr w:rsidR="00EB11C0" w:rsidRPr="00A233AB"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蓄电池温度</w:t>
            </w:r>
          </w:p>
        </w:tc>
        <w:tc>
          <w:tcPr>
            <w:tcW w:w="1267" w:type="dxa"/>
            <w:vAlign w:val="center"/>
          </w:tcPr>
          <w:p w:rsidR="00EB11C0" w:rsidRPr="00C24E13" w:rsidRDefault="00EB11C0" w:rsidP="002A0394">
            <w:pPr>
              <w:spacing w:line="400" w:lineRule="exact"/>
              <w:jc w:val="center"/>
              <w:rPr>
                <w:szCs w:val="21"/>
              </w:rPr>
            </w:pPr>
            <w:r w:rsidRPr="00C24E13">
              <w:rPr>
                <w:rFonts w:hint="eastAsia"/>
                <w:szCs w:val="21"/>
              </w:rPr>
              <w:t>DCU/A</w:t>
            </w:r>
          </w:p>
        </w:tc>
        <w:tc>
          <w:tcPr>
            <w:tcW w:w="1743" w:type="dxa"/>
          </w:tcPr>
          <w:p w:rsidR="00EB11C0" w:rsidRPr="00C24E13" w:rsidRDefault="00EB11C0" w:rsidP="002A0394">
            <w:pPr>
              <w:spacing w:line="400" w:lineRule="exact"/>
              <w:jc w:val="center"/>
              <w:rPr>
                <w:szCs w:val="21"/>
              </w:rPr>
            </w:pPr>
            <w:r w:rsidRPr="00C24E13">
              <w:rPr>
                <w:rFonts w:hint="eastAsia"/>
                <w:szCs w:val="21"/>
              </w:rPr>
              <w:t>0x5*1/1</w:t>
            </w:r>
            <w:r>
              <w:rPr>
                <w:rFonts w:hint="eastAsia"/>
                <w:szCs w:val="21"/>
              </w:rPr>
              <w:t>4</w:t>
            </w:r>
            <w:r w:rsidRPr="00C24E13">
              <w:rPr>
                <w:rFonts w:hint="eastAsia"/>
                <w:szCs w:val="21"/>
              </w:rPr>
              <w:t>-1</w:t>
            </w:r>
            <w:r>
              <w:rPr>
                <w:rFonts w:hint="eastAsia"/>
                <w:szCs w:val="21"/>
              </w:rPr>
              <w:t>5</w:t>
            </w:r>
          </w:p>
          <w:p w:rsidR="00EB11C0" w:rsidRPr="00C24E13" w:rsidRDefault="00EB11C0" w:rsidP="002A0394">
            <w:pPr>
              <w:spacing w:line="400" w:lineRule="exact"/>
              <w:jc w:val="center"/>
              <w:rPr>
                <w:szCs w:val="21"/>
              </w:rPr>
            </w:pPr>
            <w:r w:rsidRPr="00C24E13">
              <w:rPr>
                <w:rFonts w:hint="eastAsia"/>
                <w:szCs w:val="21"/>
              </w:rPr>
              <w:t>(*=0/2)</w:t>
            </w:r>
          </w:p>
        </w:tc>
        <w:tc>
          <w:tcPr>
            <w:tcW w:w="2038" w:type="dxa"/>
          </w:tcPr>
          <w:p w:rsidR="00EB11C0" w:rsidRPr="00C24E13" w:rsidRDefault="00EB11C0" w:rsidP="002A0394">
            <w:pPr>
              <w:spacing w:line="400" w:lineRule="exact"/>
              <w:jc w:val="center"/>
              <w:rPr>
                <w:szCs w:val="21"/>
              </w:rPr>
            </w:pPr>
            <w:r>
              <w:rPr>
                <w:rFonts w:hint="eastAsia"/>
                <w:szCs w:val="21"/>
              </w:rPr>
              <w:t>字</w:t>
            </w:r>
          </w:p>
        </w:tc>
        <w:tc>
          <w:tcPr>
            <w:tcW w:w="1723" w:type="dxa"/>
            <w:shd w:val="clear" w:color="auto" w:fill="auto"/>
          </w:tcPr>
          <w:p w:rsidR="00EB11C0" w:rsidRPr="00C24E13" w:rsidRDefault="00EB11C0" w:rsidP="002A0394">
            <w:pPr>
              <w:spacing w:line="400" w:lineRule="exact"/>
              <w:jc w:val="center"/>
              <w:rPr>
                <w:szCs w:val="21"/>
              </w:rPr>
            </w:pPr>
            <w:r w:rsidRPr="00C24E13">
              <w:rPr>
                <w:szCs w:val="21"/>
              </w:rPr>
              <w:t>100=1 °C</w:t>
            </w:r>
          </w:p>
        </w:tc>
        <w:tc>
          <w:tcPr>
            <w:tcW w:w="2240" w:type="dxa"/>
            <w:shd w:val="clear" w:color="auto" w:fill="auto"/>
          </w:tcPr>
          <w:p w:rsidR="00EB11C0" w:rsidRDefault="00EB11C0" w:rsidP="002A0394">
            <w:pPr>
              <w:spacing w:line="400" w:lineRule="exact"/>
              <w:jc w:val="center"/>
              <w:rPr>
                <w:szCs w:val="21"/>
              </w:rPr>
            </w:pPr>
            <w:r>
              <w:rPr>
                <w:rFonts w:hint="eastAsia"/>
                <w:szCs w:val="21"/>
              </w:rPr>
              <w:t>TC</w:t>
            </w:r>
            <w:r>
              <w:rPr>
                <w:rFonts w:hint="eastAsia"/>
                <w:szCs w:val="21"/>
              </w:rPr>
              <w:t>车各</w:t>
            </w:r>
            <w:r>
              <w:rPr>
                <w:rFonts w:hint="eastAsia"/>
                <w:szCs w:val="21"/>
              </w:rPr>
              <w:t>1</w:t>
            </w:r>
          </w:p>
          <w:p w:rsidR="00EB11C0" w:rsidRPr="00435B2B" w:rsidRDefault="00EB11C0" w:rsidP="002A0394">
            <w:pPr>
              <w:jc w:val="center"/>
              <w:rPr>
                <w:szCs w:val="21"/>
              </w:rPr>
            </w:pPr>
          </w:p>
        </w:tc>
      </w:tr>
      <w:tr w:rsidR="00EB11C0" w:rsidRPr="00A233AB" w:rsidTr="002A0394">
        <w:trPr>
          <w:jc w:val="center"/>
        </w:trPr>
        <w:tc>
          <w:tcPr>
            <w:tcW w:w="1268" w:type="dxa"/>
            <w:vAlign w:val="center"/>
          </w:tcPr>
          <w:p w:rsidR="00EB11C0" w:rsidRDefault="00EB11C0" w:rsidP="00C02E77">
            <w:pPr>
              <w:spacing w:line="400" w:lineRule="exact"/>
              <w:jc w:val="center"/>
              <w:rPr>
                <w:szCs w:val="21"/>
              </w:rPr>
            </w:pPr>
            <w:r>
              <w:rPr>
                <w:rFonts w:hint="eastAsia"/>
                <w:szCs w:val="21"/>
              </w:rPr>
              <w:t>充电机状态</w:t>
            </w:r>
          </w:p>
        </w:tc>
        <w:tc>
          <w:tcPr>
            <w:tcW w:w="1267" w:type="dxa"/>
            <w:vAlign w:val="center"/>
          </w:tcPr>
          <w:p w:rsidR="00EB11C0" w:rsidRPr="00C24E13" w:rsidRDefault="00EB11C0" w:rsidP="00C02E77">
            <w:pPr>
              <w:spacing w:line="400" w:lineRule="exact"/>
              <w:jc w:val="center"/>
              <w:rPr>
                <w:szCs w:val="21"/>
              </w:rPr>
            </w:pPr>
            <w:r w:rsidRPr="00C24E13">
              <w:rPr>
                <w:rFonts w:hint="eastAsia"/>
                <w:szCs w:val="21"/>
              </w:rPr>
              <w:t>DCU/A</w:t>
            </w:r>
          </w:p>
        </w:tc>
        <w:tc>
          <w:tcPr>
            <w:tcW w:w="1743" w:type="dxa"/>
          </w:tcPr>
          <w:p w:rsidR="00EB11C0" w:rsidRPr="00C24E13" w:rsidRDefault="00EB11C0" w:rsidP="00C02E77">
            <w:pPr>
              <w:spacing w:line="400" w:lineRule="exact"/>
              <w:jc w:val="center"/>
              <w:rPr>
                <w:szCs w:val="21"/>
              </w:rPr>
            </w:pPr>
            <w:r w:rsidRPr="00C24E13">
              <w:rPr>
                <w:rFonts w:hint="eastAsia"/>
                <w:szCs w:val="21"/>
              </w:rPr>
              <w:t>0x5*1/</w:t>
            </w:r>
            <w:r>
              <w:rPr>
                <w:rFonts w:hint="eastAsia"/>
                <w:szCs w:val="21"/>
              </w:rPr>
              <w:t>30</w:t>
            </w:r>
            <w:r w:rsidRPr="00C24E13">
              <w:rPr>
                <w:rFonts w:hint="eastAsia"/>
                <w:szCs w:val="21"/>
              </w:rPr>
              <w:t>/</w:t>
            </w:r>
            <w:r>
              <w:rPr>
                <w:rFonts w:hint="eastAsia"/>
                <w:szCs w:val="21"/>
              </w:rPr>
              <w:t>6-7</w:t>
            </w:r>
          </w:p>
          <w:p w:rsidR="00EB11C0" w:rsidRPr="00C24E13" w:rsidRDefault="00EB11C0" w:rsidP="00C02E77">
            <w:pPr>
              <w:spacing w:line="400" w:lineRule="exact"/>
              <w:jc w:val="center"/>
              <w:rPr>
                <w:szCs w:val="21"/>
              </w:rPr>
            </w:pPr>
            <w:r w:rsidRPr="00C24E13">
              <w:rPr>
                <w:rFonts w:hint="eastAsia"/>
                <w:szCs w:val="21"/>
              </w:rPr>
              <w:t>(*=0/2)</w:t>
            </w:r>
          </w:p>
        </w:tc>
        <w:tc>
          <w:tcPr>
            <w:tcW w:w="2038" w:type="dxa"/>
          </w:tcPr>
          <w:p w:rsidR="00EB11C0" w:rsidRPr="00C24E13" w:rsidRDefault="00EB11C0" w:rsidP="00C02E77">
            <w:pPr>
              <w:spacing w:line="400" w:lineRule="exact"/>
              <w:jc w:val="center"/>
              <w:rPr>
                <w:szCs w:val="21"/>
              </w:rPr>
            </w:pPr>
            <w:r>
              <w:rPr>
                <w:rFonts w:hint="eastAsia"/>
                <w:szCs w:val="21"/>
              </w:rPr>
              <w:t>位</w:t>
            </w:r>
          </w:p>
        </w:tc>
        <w:tc>
          <w:tcPr>
            <w:tcW w:w="1723" w:type="dxa"/>
            <w:shd w:val="clear" w:color="auto" w:fill="auto"/>
          </w:tcPr>
          <w:p w:rsidR="00EB11C0" w:rsidRDefault="00EB11C0" w:rsidP="00C02E77">
            <w:pPr>
              <w:spacing w:line="400" w:lineRule="exact"/>
              <w:jc w:val="left"/>
              <w:rPr>
                <w:szCs w:val="21"/>
              </w:rPr>
            </w:pPr>
            <w:r>
              <w:rPr>
                <w:rFonts w:hint="eastAsia"/>
                <w:szCs w:val="21"/>
              </w:rPr>
              <w:t>10</w:t>
            </w:r>
            <w:r>
              <w:rPr>
                <w:rFonts w:hint="eastAsia"/>
                <w:szCs w:val="21"/>
              </w:rPr>
              <w:t>：故障</w:t>
            </w:r>
          </w:p>
          <w:p w:rsidR="00EB11C0" w:rsidRDefault="00EB11C0" w:rsidP="00C02E77">
            <w:pPr>
              <w:spacing w:line="400" w:lineRule="exact"/>
              <w:jc w:val="left"/>
              <w:rPr>
                <w:szCs w:val="21"/>
              </w:rPr>
            </w:pPr>
            <w:r>
              <w:rPr>
                <w:rFonts w:hint="eastAsia"/>
                <w:szCs w:val="21"/>
              </w:rPr>
              <w:t>01</w:t>
            </w:r>
            <w:r>
              <w:rPr>
                <w:rFonts w:hint="eastAsia"/>
                <w:szCs w:val="21"/>
              </w:rPr>
              <w:t>：充电中</w:t>
            </w:r>
          </w:p>
          <w:p w:rsidR="00EB11C0" w:rsidRPr="00C24E13" w:rsidRDefault="00EB11C0" w:rsidP="00C02E77">
            <w:pPr>
              <w:spacing w:line="400" w:lineRule="exact"/>
              <w:jc w:val="left"/>
              <w:rPr>
                <w:szCs w:val="21"/>
              </w:rPr>
            </w:pPr>
            <w:r w:rsidRPr="004549E4">
              <w:rPr>
                <w:rFonts w:hint="eastAsia"/>
                <w:szCs w:val="21"/>
              </w:rPr>
              <w:t>00</w:t>
            </w:r>
            <w:r w:rsidRPr="004549E4">
              <w:rPr>
                <w:rFonts w:hint="eastAsia"/>
                <w:szCs w:val="21"/>
              </w:rPr>
              <w:t>：</w:t>
            </w:r>
            <w:r>
              <w:rPr>
                <w:rFonts w:hint="eastAsia"/>
                <w:szCs w:val="21"/>
              </w:rPr>
              <w:t>未运行</w:t>
            </w:r>
          </w:p>
        </w:tc>
        <w:tc>
          <w:tcPr>
            <w:tcW w:w="2240" w:type="dxa"/>
            <w:shd w:val="clear" w:color="auto" w:fill="auto"/>
          </w:tcPr>
          <w:p w:rsidR="00EB11C0" w:rsidRDefault="00EB11C0" w:rsidP="00C02E77">
            <w:pPr>
              <w:spacing w:line="400" w:lineRule="exact"/>
              <w:jc w:val="center"/>
              <w:rPr>
                <w:szCs w:val="21"/>
              </w:rPr>
            </w:pPr>
            <w:r>
              <w:rPr>
                <w:rFonts w:hint="eastAsia"/>
                <w:szCs w:val="21"/>
              </w:rPr>
              <w:t>TC</w:t>
            </w:r>
            <w:r>
              <w:rPr>
                <w:rFonts w:hint="eastAsia"/>
                <w:szCs w:val="21"/>
              </w:rPr>
              <w:t>车各</w:t>
            </w:r>
            <w:r>
              <w:rPr>
                <w:rFonts w:hint="eastAsia"/>
                <w:szCs w:val="21"/>
              </w:rPr>
              <w:t>1</w:t>
            </w:r>
          </w:p>
          <w:p w:rsidR="00EB11C0" w:rsidRDefault="00EB11C0" w:rsidP="00C02E77">
            <w:pPr>
              <w:rPr>
                <w:szCs w:val="21"/>
              </w:rPr>
            </w:pPr>
          </w:p>
          <w:p w:rsidR="00EB11C0" w:rsidRPr="0062057A" w:rsidRDefault="00EB11C0" w:rsidP="00C02E77">
            <w:pPr>
              <w:jc w:val="center"/>
              <w:rPr>
                <w:szCs w:val="21"/>
              </w:rPr>
            </w:pPr>
          </w:p>
        </w:tc>
      </w:tr>
      <w:tr w:rsidR="00EB11C0" w:rsidRPr="00A233AB" w:rsidTr="002A0394">
        <w:trPr>
          <w:jc w:val="center"/>
        </w:trPr>
        <w:tc>
          <w:tcPr>
            <w:tcW w:w="1268" w:type="dxa"/>
            <w:vAlign w:val="center"/>
          </w:tcPr>
          <w:p w:rsidR="00EB11C0" w:rsidRDefault="00EB11C0" w:rsidP="002A0394">
            <w:pPr>
              <w:spacing w:line="400" w:lineRule="exact"/>
              <w:jc w:val="center"/>
              <w:rPr>
                <w:szCs w:val="21"/>
              </w:rPr>
            </w:pPr>
            <w:r>
              <w:rPr>
                <w:rFonts w:hint="eastAsia"/>
                <w:szCs w:val="21"/>
              </w:rPr>
              <w:t>并网完成</w:t>
            </w:r>
          </w:p>
        </w:tc>
        <w:tc>
          <w:tcPr>
            <w:tcW w:w="1267" w:type="dxa"/>
            <w:vAlign w:val="center"/>
          </w:tcPr>
          <w:p w:rsidR="00EB11C0" w:rsidRPr="00C24E13" w:rsidRDefault="00563AE4" w:rsidP="002A0394">
            <w:pPr>
              <w:spacing w:line="400" w:lineRule="exact"/>
              <w:jc w:val="center"/>
              <w:rPr>
                <w:szCs w:val="21"/>
              </w:rPr>
            </w:pPr>
            <w:r w:rsidRPr="00C24E13">
              <w:rPr>
                <w:rFonts w:hint="eastAsia"/>
                <w:szCs w:val="21"/>
              </w:rPr>
              <w:t>DCU/A</w:t>
            </w:r>
          </w:p>
        </w:tc>
        <w:tc>
          <w:tcPr>
            <w:tcW w:w="1743" w:type="dxa"/>
          </w:tcPr>
          <w:p w:rsidR="00563AE4" w:rsidRPr="00C24E13" w:rsidRDefault="00563AE4" w:rsidP="00563AE4">
            <w:pPr>
              <w:spacing w:line="400" w:lineRule="exact"/>
              <w:jc w:val="center"/>
              <w:rPr>
                <w:szCs w:val="21"/>
              </w:rPr>
            </w:pPr>
            <w:r w:rsidRPr="00C24E13">
              <w:rPr>
                <w:rFonts w:hint="eastAsia"/>
                <w:szCs w:val="21"/>
              </w:rPr>
              <w:t>0x5*1/</w:t>
            </w:r>
            <w:r>
              <w:rPr>
                <w:rFonts w:hint="eastAsia"/>
                <w:szCs w:val="21"/>
              </w:rPr>
              <w:t>28</w:t>
            </w:r>
            <w:r w:rsidRPr="00C24E13">
              <w:rPr>
                <w:rFonts w:hint="eastAsia"/>
                <w:szCs w:val="21"/>
              </w:rPr>
              <w:t>/</w:t>
            </w:r>
            <w:r>
              <w:rPr>
                <w:rFonts w:hint="eastAsia"/>
                <w:szCs w:val="21"/>
              </w:rPr>
              <w:t>4</w:t>
            </w:r>
          </w:p>
          <w:p w:rsidR="00EB11C0" w:rsidRPr="00C24E13" w:rsidRDefault="00563AE4" w:rsidP="00563AE4">
            <w:pPr>
              <w:spacing w:line="400" w:lineRule="exact"/>
              <w:jc w:val="center"/>
              <w:rPr>
                <w:szCs w:val="21"/>
              </w:rPr>
            </w:pPr>
            <w:r w:rsidRPr="00C24E13">
              <w:rPr>
                <w:rFonts w:hint="eastAsia"/>
                <w:szCs w:val="21"/>
              </w:rPr>
              <w:t>(*=0/1/3/2)</w:t>
            </w:r>
          </w:p>
        </w:tc>
        <w:tc>
          <w:tcPr>
            <w:tcW w:w="2038" w:type="dxa"/>
          </w:tcPr>
          <w:p w:rsidR="00EB11C0" w:rsidRPr="00C24E13" w:rsidRDefault="00563AE4" w:rsidP="002A0394">
            <w:pPr>
              <w:spacing w:line="400" w:lineRule="exact"/>
              <w:jc w:val="center"/>
              <w:rPr>
                <w:szCs w:val="21"/>
              </w:rPr>
            </w:pPr>
            <w:r>
              <w:rPr>
                <w:rFonts w:hint="eastAsia"/>
                <w:szCs w:val="21"/>
              </w:rPr>
              <w:t>位</w:t>
            </w:r>
          </w:p>
        </w:tc>
        <w:tc>
          <w:tcPr>
            <w:tcW w:w="1723" w:type="dxa"/>
            <w:shd w:val="clear" w:color="auto" w:fill="auto"/>
          </w:tcPr>
          <w:p w:rsidR="00EB11C0" w:rsidRPr="00C24E13" w:rsidRDefault="00EB11C0" w:rsidP="002A0394">
            <w:pPr>
              <w:spacing w:line="400" w:lineRule="exact"/>
              <w:jc w:val="left"/>
              <w:rPr>
                <w:szCs w:val="21"/>
              </w:rPr>
            </w:pPr>
          </w:p>
        </w:tc>
        <w:tc>
          <w:tcPr>
            <w:tcW w:w="2240" w:type="dxa"/>
            <w:shd w:val="clear" w:color="auto" w:fill="auto"/>
          </w:tcPr>
          <w:p w:rsidR="00EB11C0" w:rsidRPr="0062057A" w:rsidRDefault="00EB11C0" w:rsidP="002A0394">
            <w:pPr>
              <w:jc w:val="center"/>
              <w:rPr>
                <w:szCs w:val="21"/>
              </w:rPr>
            </w:pPr>
          </w:p>
        </w:tc>
      </w:tr>
    </w:tbl>
    <w:p w:rsidR="002A0394" w:rsidRPr="00A233AB" w:rsidRDefault="002A0394" w:rsidP="002A0394">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2A0394" w:rsidRPr="00A233AB" w:rsidTr="002A0394">
        <w:trPr>
          <w:trHeight w:val="291"/>
          <w:jc w:val="center"/>
        </w:trPr>
        <w:tc>
          <w:tcPr>
            <w:tcW w:w="1903" w:type="dxa"/>
          </w:tcPr>
          <w:p w:rsidR="002A0394" w:rsidRPr="00A233AB" w:rsidRDefault="002A0394" w:rsidP="002A0394">
            <w:pPr>
              <w:spacing w:line="360" w:lineRule="auto"/>
              <w:jc w:val="center"/>
              <w:rPr>
                <w:szCs w:val="21"/>
              </w:rPr>
            </w:pPr>
            <w:r w:rsidRPr="00A233AB">
              <w:rPr>
                <w:rFonts w:hint="eastAsia"/>
                <w:szCs w:val="21"/>
              </w:rPr>
              <w:t>按键名称</w:t>
            </w:r>
          </w:p>
        </w:tc>
        <w:tc>
          <w:tcPr>
            <w:tcW w:w="2091" w:type="dxa"/>
          </w:tcPr>
          <w:p w:rsidR="002A0394" w:rsidRPr="00A233AB" w:rsidRDefault="002A0394" w:rsidP="002A0394">
            <w:pPr>
              <w:spacing w:line="360" w:lineRule="auto"/>
              <w:jc w:val="center"/>
              <w:rPr>
                <w:szCs w:val="21"/>
              </w:rPr>
            </w:pPr>
            <w:r w:rsidRPr="00A233AB">
              <w:rPr>
                <w:rFonts w:hint="eastAsia"/>
                <w:szCs w:val="21"/>
              </w:rPr>
              <w:t>图示</w:t>
            </w:r>
          </w:p>
        </w:tc>
        <w:tc>
          <w:tcPr>
            <w:tcW w:w="1603" w:type="dxa"/>
          </w:tcPr>
          <w:p w:rsidR="002A0394" w:rsidRPr="00A233AB" w:rsidRDefault="002A0394" w:rsidP="002A0394">
            <w:pPr>
              <w:spacing w:line="360" w:lineRule="auto"/>
              <w:jc w:val="center"/>
              <w:rPr>
                <w:szCs w:val="21"/>
              </w:rPr>
            </w:pPr>
            <w:r w:rsidRPr="00A233AB">
              <w:rPr>
                <w:rFonts w:hint="eastAsia"/>
                <w:szCs w:val="21"/>
              </w:rPr>
              <w:t>功能</w:t>
            </w:r>
          </w:p>
        </w:tc>
        <w:tc>
          <w:tcPr>
            <w:tcW w:w="2268" w:type="dxa"/>
          </w:tcPr>
          <w:p w:rsidR="002A0394" w:rsidRPr="00A233AB" w:rsidRDefault="002A0394" w:rsidP="002A0394">
            <w:pPr>
              <w:spacing w:line="360" w:lineRule="auto"/>
              <w:jc w:val="center"/>
              <w:rPr>
                <w:szCs w:val="21"/>
              </w:rPr>
            </w:pPr>
            <w:r w:rsidRPr="00A233AB">
              <w:rPr>
                <w:rFonts w:hint="eastAsia"/>
                <w:szCs w:val="21"/>
              </w:rPr>
              <w:t>处理</w:t>
            </w:r>
          </w:p>
        </w:tc>
        <w:tc>
          <w:tcPr>
            <w:tcW w:w="775" w:type="dxa"/>
          </w:tcPr>
          <w:p w:rsidR="002A0394" w:rsidRPr="00A233AB" w:rsidRDefault="002A0394" w:rsidP="002A0394">
            <w:pPr>
              <w:spacing w:line="360" w:lineRule="auto"/>
              <w:jc w:val="center"/>
              <w:rPr>
                <w:szCs w:val="21"/>
              </w:rPr>
            </w:pPr>
            <w:r w:rsidRPr="00A233AB">
              <w:rPr>
                <w:rFonts w:hint="eastAsia"/>
                <w:szCs w:val="21"/>
              </w:rPr>
              <w:t>备注</w:t>
            </w:r>
          </w:p>
        </w:tc>
      </w:tr>
      <w:tr w:rsidR="002A0394" w:rsidRPr="00A233AB" w:rsidTr="002A0394">
        <w:trPr>
          <w:trHeight w:val="291"/>
          <w:jc w:val="center"/>
        </w:trPr>
        <w:tc>
          <w:tcPr>
            <w:tcW w:w="1903" w:type="dxa"/>
            <w:vAlign w:val="center"/>
          </w:tcPr>
          <w:p w:rsidR="002A0394" w:rsidRPr="00A233AB" w:rsidRDefault="002A0394" w:rsidP="002A0394">
            <w:pPr>
              <w:spacing w:line="360" w:lineRule="auto"/>
              <w:jc w:val="center"/>
              <w:rPr>
                <w:szCs w:val="21"/>
              </w:rPr>
            </w:pPr>
            <w:r>
              <w:rPr>
                <w:rFonts w:hint="eastAsia"/>
                <w:szCs w:val="21"/>
              </w:rPr>
              <w:t>返回</w:t>
            </w:r>
          </w:p>
        </w:tc>
        <w:tc>
          <w:tcPr>
            <w:tcW w:w="2091" w:type="dxa"/>
            <w:vAlign w:val="center"/>
          </w:tcPr>
          <w:p w:rsidR="002A0394" w:rsidRPr="00A233AB" w:rsidRDefault="002A0394" w:rsidP="002A0394">
            <w:pPr>
              <w:spacing w:line="360" w:lineRule="auto"/>
              <w:jc w:val="center"/>
              <w:rPr>
                <w:szCs w:val="21"/>
              </w:rPr>
            </w:pPr>
            <w:r>
              <w:object w:dxaOrig="1500" w:dyaOrig="1125">
                <v:shape id="_x0000_i1039" type="#_x0000_t75" style="width:75.75pt;height:56.35pt" o:ole="">
                  <v:imagedata r:id="rId71" o:title=""/>
                </v:shape>
                <o:OLEObject Type="Embed" ProgID="PBrush" ShapeID="_x0000_i1039" DrawAspect="Content" ObjectID="_1562413769" r:id="rId79"/>
              </w:object>
            </w:r>
          </w:p>
        </w:tc>
        <w:tc>
          <w:tcPr>
            <w:tcW w:w="1603" w:type="dxa"/>
            <w:vAlign w:val="center"/>
          </w:tcPr>
          <w:p w:rsidR="002A0394" w:rsidRDefault="002A0394" w:rsidP="002A0394">
            <w:pPr>
              <w:spacing w:line="360" w:lineRule="auto"/>
              <w:jc w:val="center"/>
              <w:rPr>
                <w:szCs w:val="21"/>
              </w:rPr>
            </w:pPr>
            <w:r>
              <w:rPr>
                <w:rFonts w:hint="eastAsia"/>
                <w:szCs w:val="21"/>
              </w:rPr>
              <w:t>切换到</w:t>
            </w:r>
          </w:p>
          <w:p w:rsidR="002A0394" w:rsidRPr="00A233AB" w:rsidRDefault="002A0394" w:rsidP="002A0394">
            <w:pPr>
              <w:spacing w:line="360" w:lineRule="auto"/>
              <w:jc w:val="center"/>
              <w:rPr>
                <w:szCs w:val="21"/>
              </w:rPr>
            </w:pPr>
            <w:r>
              <w:rPr>
                <w:rFonts w:hint="eastAsia"/>
                <w:szCs w:val="21"/>
              </w:rPr>
              <w:t>车辆界面</w:t>
            </w:r>
          </w:p>
        </w:tc>
        <w:tc>
          <w:tcPr>
            <w:tcW w:w="2268" w:type="dxa"/>
            <w:vAlign w:val="center"/>
          </w:tcPr>
          <w:p w:rsidR="002A0394" w:rsidRDefault="002A0394" w:rsidP="002A0394">
            <w:pPr>
              <w:spacing w:line="360" w:lineRule="auto"/>
              <w:jc w:val="center"/>
              <w:rPr>
                <w:szCs w:val="21"/>
              </w:rPr>
            </w:pPr>
            <w:r w:rsidRPr="00A233AB">
              <w:rPr>
                <w:rFonts w:hint="eastAsia"/>
                <w:szCs w:val="21"/>
              </w:rPr>
              <w:t>参见</w:t>
            </w:r>
          </w:p>
          <w:p w:rsidR="002A0394" w:rsidRPr="00A233AB" w:rsidRDefault="002A0394" w:rsidP="002A0394">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2A0394" w:rsidRPr="00A233AB" w:rsidRDefault="002A0394" w:rsidP="002A0394">
            <w:pPr>
              <w:spacing w:line="360" w:lineRule="auto"/>
              <w:jc w:val="center"/>
              <w:rPr>
                <w:szCs w:val="21"/>
              </w:rPr>
            </w:pPr>
          </w:p>
        </w:tc>
      </w:tr>
    </w:tbl>
    <w:p w:rsidR="002A0394" w:rsidRDefault="002A0394" w:rsidP="00A01869">
      <w:pPr>
        <w:adjustRightInd w:val="0"/>
        <w:snapToGrid w:val="0"/>
        <w:spacing w:beforeLines="50" w:line="360" w:lineRule="auto"/>
        <w:ind w:leftChars="405" w:left="850"/>
        <w:jc w:val="left"/>
        <w:rPr>
          <w:rFonts w:hAnsi="宋体"/>
          <w:bCs/>
          <w:sz w:val="24"/>
          <w:szCs w:val="21"/>
        </w:rPr>
      </w:pPr>
      <w:r w:rsidRPr="00B91FC4">
        <w:rPr>
          <w:rFonts w:hAnsi="宋体" w:hint="eastAsia"/>
          <w:bCs/>
          <w:sz w:val="24"/>
          <w:szCs w:val="21"/>
        </w:rPr>
        <w:t>各状态说明参见帮助界面：</w:t>
      </w:r>
    </w:p>
    <w:p w:rsidR="002A0394" w:rsidRPr="00B91FC4" w:rsidRDefault="00563AE4" w:rsidP="00A01869">
      <w:pPr>
        <w:adjustRightInd w:val="0"/>
        <w:snapToGrid w:val="0"/>
        <w:spacing w:beforeLines="50" w:line="360" w:lineRule="auto"/>
        <w:jc w:val="center"/>
        <w:rPr>
          <w:noProof/>
          <w:sz w:val="24"/>
        </w:rPr>
      </w:pPr>
      <w:r>
        <w:rPr>
          <w:noProof/>
          <w:sz w:val="24"/>
        </w:rPr>
        <w:lastRenderedPageBreak/>
        <w:drawing>
          <wp:inline distT="0" distB="0" distL="0" distR="0">
            <wp:extent cx="4546142" cy="3959750"/>
            <wp:effectExtent l="0" t="0" r="6985" b="3175"/>
            <wp:docPr id="107" name="图片 107" descr="E:\工作\项目\成都7、10号线\成都7号线画面\辅助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工作\项目\成都7、10号线\成都7号线画面\辅助界面.JP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8573" cy="3961868"/>
                    </a:xfrm>
                    <a:prstGeom prst="rect">
                      <a:avLst/>
                    </a:prstGeom>
                    <a:noFill/>
                    <a:ln>
                      <a:noFill/>
                    </a:ln>
                  </pic:spPr>
                </pic:pic>
              </a:graphicData>
            </a:graphic>
          </wp:inline>
        </w:drawing>
      </w:r>
      <w:r w:rsidRPr="00563AE4">
        <w:rPr>
          <w:noProof/>
          <w:sz w:val="24"/>
        </w:rPr>
        <w:t xml:space="preserve"> </w:t>
      </w:r>
    </w:p>
    <w:p w:rsidR="002A0394" w:rsidRPr="00A233AB" w:rsidRDefault="002A0394" w:rsidP="002A0394">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2A0394" w:rsidRPr="00A233AB" w:rsidTr="002A0394">
        <w:trPr>
          <w:trHeight w:val="291"/>
          <w:jc w:val="center"/>
        </w:trPr>
        <w:tc>
          <w:tcPr>
            <w:tcW w:w="1903" w:type="dxa"/>
          </w:tcPr>
          <w:p w:rsidR="002A0394" w:rsidRPr="00A233AB" w:rsidRDefault="002A0394" w:rsidP="002A0394">
            <w:pPr>
              <w:spacing w:line="360" w:lineRule="auto"/>
              <w:jc w:val="center"/>
              <w:rPr>
                <w:szCs w:val="21"/>
              </w:rPr>
            </w:pPr>
            <w:r w:rsidRPr="00A233AB">
              <w:rPr>
                <w:rFonts w:hint="eastAsia"/>
                <w:szCs w:val="21"/>
              </w:rPr>
              <w:t>按键名称</w:t>
            </w:r>
          </w:p>
        </w:tc>
        <w:tc>
          <w:tcPr>
            <w:tcW w:w="2091" w:type="dxa"/>
          </w:tcPr>
          <w:p w:rsidR="002A0394" w:rsidRPr="00A233AB" w:rsidRDefault="002A0394" w:rsidP="002A0394">
            <w:pPr>
              <w:spacing w:line="360" w:lineRule="auto"/>
              <w:jc w:val="center"/>
              <w:rPr>
                <w:szCs w:val="21"/>
              </w:rPr>
            </w:pPr>
            <w:r w:rsidRPr="00A233AB">
              <w:rPr>
                <w:rFonts w:hint="eastAsia"/>
                <w:szCs w:val="21"/>
              </w:rPr>
              <w:t>图示</w:t>
            </w:r>
          </w:p>
        </w:tc>
        <w:tc>
          <w:tcPr>
            <w:tcW w:w="1603" w:type="dxa"/>
          </w:tcPr>
          <w:p w:rsidR="002A0394" w:rsidRPr="00A233AB" w:rsidRDefault="002A0394" w:rsidP="002A0394">
            <w:pPr>
              <w:spacing w:line="360" w:lineRule="auto"/>
              <w:jc w:val="center"/>
              <w:rPr>
                <w:szCs w:val="21"/>
              </w:rPr>
            </w:pPr>
            <w:r w:rsidRPr="00A233AB">
              <w:rPr>
                <w:rFonts w:hint="eastAsia"/>
                <w:szCs w:val="21"/>
              </w:rPr>
              <w:t>功能</w:t>
            </w:r>
          </w:p>
        </w:tc>
        <w:tc>
          <w:tcPr>
            <w:tcW w:w="2268" w:type="dxa"/>
          </w:tcPr>
          <w:p w:rsidR="002A0394" w:rsidRPr="00A233AB" w:rsidRDefault="002A0394" w:rsidP="002A0394">
            <w:pPr>
              <w:spacing w:line="360" w:lineRule="auto"/>
              <w:jc w:val="center"/>
              <w:rPr>
                <w:szCs w:val="21"/>
              </w:rPr>
            </w:pPr>
            <w:r w:rsidRPr="00A233AB">
              <w:rPr>
                <w:rFonts w:hint="eastAsia"/>
                <w:szCs w:val="21"/>
              </w:rPr>
              <w:t>处理</w:t>
            </w:r>
          </w:p>
        </w:tc>
        <w:tc>
          <w:tcPr>
            <w:tcW w:w="775" w:type="dxa"/>
          </w:tcPr>
          <w:p w:rsidR="002A0394" w:rsidRPr="00A233AB" w:rsidRDefault="002A0394" w:rsidP="002A0394">
            <w:pPr>
              <w:spacing w:line="360" w:lineRule="auto"/>
              <w:jc w:val="center"/>
              <w:rPr>
                <w:szCs w:val="21"/>
              </w:rPr>
            </w:pPr>
            <w:r w:rsidRPr="00A233AB">
              <w:rPr>
                <w:rFonts w:hint="eastAsia"/>
                <w:szCs w:val="21"/>
              </w:rPr>
              <w:t>备注</w:t>
            </w:r>
          </w:p>
        </w:tc>
      </w:tr>
      <w:tr w:rsidR="002A0394" w:rsidRPr="00A233AB" w:rsidTr="002A0394">
        <w:trPr>
          <w:trHeight w:val="291"/>
          <w:jc w:val="center"/>
        </w:trPr>
        <w:tc>
          <w:tcPr>
            <w:tcW w:w="1903" w:type="dxa"/>
            <w:vAlign w:val="center"/>
          </w:tcPr>
          <w:p w:rsidR="002A0394" w:rsidRPr="00A233AB" w:rsidRDefault="002A0394" w:rsidP="002A0394">
            <w:pPr>
              <w:spacing w:line="360" w:lineRule="auto"/>
              <w:jc w:val="center"/>
              <w:rPr>
                <w:szCs w:val="21"/>
              </w:rPr>
            </w:pPr>
            <w:r>
              <w:rPr>
                <w:rFonts w:hint="eastAsia"/>
                <w:szCs w:val="21"/>
              </w:rPr>
              <w:t>返回</w:t>
            </w:r>
          </w:p>
        </w:tc>
        <w:tc>
          <w:tcPr>
            <w:tcW w:w="2091" w:type="dxa"/>
            <w:vAlign w:val="center"/>
          </w:tcPr>
          <w:p w:rsidR="002A0394" w:rsidRPr="00A233AB" w:rsidRDefault="002A0394" w:rsidP="002A0394">
            <w:pPr>
              <w:spacing w:line="360" w:lineRule="auto"/>
              <w:jc w:val="center"/>
              <w:rPr>
                <w:szCs w:val="21"/>
              </w:rPr>
            </w:pPr>
            <w:r>
              <w:object w:dxaOrig="1500" w:dyaOrig="1125">
                <v:shape id="_x0000_i1040" type="#_x0000_t75" style="width:75.75pt;height:56.35pt" o:ole="">
                  <v:imagedata r:id="rId71" o:title=""/>
                </v:shape>
                <o:OLEObject Type="Embed" ProgID="PBrush" ShapeID="_x0000_i1040" DrawAspect="Content" ObjectID="_1562413770" r:id="rId81"/>
              </w:object>
            </w:r>
          </w:p>
        </w:tc>
        <w:tc>
          <w:tcPr>
            <w:tcW w:w="1603" w:type="dxa"/>
            <w:vAlign w:val="center"/>
          </w:tcPr>
          <w:p w:rsidR="002A0394" w:rsidRDefault="002A0394" w:rsidP="002A0394">
            <w:pPr>
              <w:spacing w:line="360" w:lineRule="auto"/>
              <w:jc w:val="center"/>
              <w:rPr>
                <w:szCs w:val="21"/>
              </w:rPr>
            </w:pPr>
            <w:r>
              <w:rPr>
                <w:rFonts w:hint="eastAsia"/>
                <w:szCs w:val="21"/>
              </w:rPr>
              <w:t>切换到</w:t>
            </w:r>
          </w:p>
          <w:p w:rsidR="002A0394" w:rsidRPr="00A233AB" w:rsidRDefault="002A0394" w:rsidP="002A0394">
            <w:pPr>
              <w:spacing w:line="360" w:lineRule="auto"/>
              <w:jc w:val="center"/>
              <w:rPr>
                <w:szCs w:val="21"/>
              </w:rPr>
            </w:pPr>
            <w:r>
              <w:rPr>
                <w:rFonts w:hint="eastAsia"/>
                <w:szCs w:val="21"/>
              </w:rPr>
              <w:t>辅助界面</w:t>
            </w:r>
          </w:p>
        </w:tc>
        <w:tc>
          <w:tcPr>
            <w:tcW w:w="2268" w:type="dxa"/>
            <w:vAlign w:val="center"/>
          </w:tcPr>
          <w:p w:rsidR="002A0394" w:rsidRDefault="002A0394" w:rsidP="002A0394">
            <w:pPr>
              <w:spacing w:line="360" w:lineRule="auto"/>
              <w:jc w:val="center"/>
              <w:rPr>
                <w:szCs w:val="21"/>
              </w:rPr>
            </w:pPr>
            <w:r w:rsidRPr="00A233AB">
              <w:rPr>
                <w:rFonts w:hint="eastAsia"/>
                <w:szCs w:val="21"/>
              </w:rPr>
              <w:t>参见</w:t>
            </w:r>
          </w:p>
          <w:p w:rsidR="002A0394" w:rsidRPr="00A233AB" w:rsidRDefault="002A0394" w:rsidP="002A0394">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2A0394" w:rsidRPr="00A233AB" w:rsidRDefault="002A0394" w:rsidP="002A0394">
            <w:pPr>
              <w:spacing w:line="360" w:lineRule="auto"/>
              <w:jc w:val="center"/>
              <w:rPr>
                <w:szCs w:val="21"/>
              </w:rPr>
            </w:pPr>
          </w:p>
        </w:tc>
      </w:tr>
    </w:tbl>
    <w:p w:rsidR="002A0394" w:rsidRPr="00F37739" w:rsidRDefault="002A0394" w:rsidP="00A01869">
      <w:pPr>
        <w:pStyle w:val="a6"/>
        <w:adjustRightInd w:val="0"/>
        <w:snapToGrid w:val="0"/>
        <w:spacing w:beforeLines="50" w:line="360" w:lineRule="auto"/>
        <w:ind w:left="1271" w:firstLineChars="0" w:firstLine="0"/>
        <w:jc w:val="left"/>
        <w:rPr>
          <w:b/>
          <w:sz w:val="24"/>
        </w:rPr>
      </w:pPr>
    </w:p>
    <w:p w:rsidR="00B12AA5" w:rsidRDefault="00B12AA5" w:rsidP="00B12AA5">
      <w:pPr>
        <w:pStyle w:val="2"/>
      </w:pPr>
      <w:r>
        <w:rPr>
          <w:rFonts w:hint="eastAsia"/>
        </w:rPr>
        <w:t>制动界面</w:t>
      </w:r>
      <w:bookmarkEnd w:id="66"/>
    </w:p>
    <w:p w:rsidR="00B12AA5" w:rsidRPr="00EE3818" w:rsidRDefault="00B12AA5" w:rsidP="00B12AA5">
      <w:pPr>
        <w:pStyle w:val="a6"/>
        <w:spacing w:line="360" w:lineRule="auto"/>
        <w:ind w:left="845" w:firstLine="480"/>
        <w:jc w:val="left"/>
        <w:rPr>
          <w:rFonts w:hAnsi="宋体"/>
          <w:sz w:val="24"/>
        </w:rPr>
      </w:pPr>
      <w:r w:rsidRPr="00EE3818">
        <w:rPr>
          <w:rFonts w:hAnsi="宋体" w:hint="eastAsia"/>
          <w:sz w:val="24"/>
        </w:rPr>
        <w:t>该界面</w:t>
      </w:r>
      <w:r>
        <w:rPr>
          <w:rFonts w:hAnsi="宋体" w:hint="eastAsia"/>
          <w:sz w:val="24"/>
        </w:rPr>
        <w:t>显示本车停放塞门、车上制动塞门状态，载客率、停放制动缸压力、</w:t>
      </w:r>
      <w:r>
        <w:rPr>
          <w:rFonts w:hAnsi="宋体" w:hint="eastAsia"/>
          <w:sz w:val="24"/>
        </w:rPr>
        <w:t>1</w:t>
      </w:r>
      <w:r>
        <w:rPr>
          <w:rFonts w:hAnsi="宋体" w:hint="eastAsia"/>
          <w:sz w:val="24"/>
        </w:rPr>
        <w:t>架制动缸压力、</w:t>
      </w:r>
      <w:r>
        <w:rPr>
          <w:rFonts w:hAnsi="宋体" w:hint="eastAsia"/>
          <w:sz w:val="24"/>
        </w:rPr>
        <w:t>2</w:t>
      </w:r>
      <w:r>
        <w:rPr>
          <w:rFonts w:hAnsi="宋体" w:hint="eastAsia"/>
          <w:sz w:val="24"/>
        </w:rPr>
        <w:t>架制动缸压力、</w:t>
      </w:r>
      <w:r>
        <w:rPr>
          <w:rFonts w:hAnsi="宋体" w:hint="eastAsia"/>
          <w:sz w:val="24"/>
        </w:rPr>
        <w:t>1</w:t>
      </w:r>
      <w:r>
        <w:rPr>
          <w:rFonts w:hAnsi="宋体" w:hint="eastAsia"/>
          <w:sz w:val="24"/>
        </w:rPr>
        <w:t>架空簧压力、</w:t>
      </w:r>
      <w:r>
        <w:rPr>
          <w:rFonts w:hAnsi="宋体" w:hint="eastAsia"/>
          <w:sz w:val="24"/>
        </w:rPr>
        <w:t>2</w:t>
      </w:r>
      <w:r>
        <w:rPr>
          <w:rFonts w:hAnsi="宋体" w:hint="eastAsia"/>
          <w:sz w:val="24"/>
        </w:rPr>
        <w:t>架空簧压力、总风压力数据信息，如下图：</w:t>
      </w:r>
    </w:p>
    <w:p w:rsidR="00B12AA5" w:rsidRDefault="00B12AA5" w:rsidP="00B12AA5">
      <w:pPr>
        <w:pStyle w:val="a6"/>
        <w:spacing w:line="360" w:lineRule="auto"/>
        <w:ind w:left="846" w:firstLineChars="0" w:firstLine="0"/>
        <w:jc w:val="center"/>
        <w:rPr>
          <w:rFonts w:hAnsi="宋体"/>
          <w:b/>
          <w:sz w:val="24"/>
        </w:rPr>
      </w:pPr>
      <w:r>
        <w:rPr>
          <w:rFonts w:hAnsi="宋体"/>
          <w:b/>
          <w:noProof/>
          <w:sz w:val="24"/>
        </w:rPr>
        <w:lastRenderedPageBreak/>
        <w:drawing>
          <wp:inline distT="0" distB="0" distL="0" distR="0">
            <wp:extent cx="4925695" cy="3691890"/>
            <wp:effectExtent l="0" t="0" r="8255" b="3810"/>
            <wp:docPr id="56" name="图片 56" descr="制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制动界面"/>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5695" cy="3691890"/>
                    </a:xfrm>
                    <a:prstGeom prst="rect">
                      <a:avLst/>
                    </a:prstGeom>
                    <a:noFill/>
                    <a:ln>
                      <a:noFill/>
                    </a:ln>
                  </pic:spPr>
                </pic:pic>
              </a:graphicData>
            </a:graphic>
          </wp:inline>
        </w:drawing>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1"/>
        <w:gridCol w:w="1093"/>
        <w:gridCol w:w="1780"/>
        <w:gridCol w:w="952"/>
        <w:gridCol w:w="1405"/>
        <w:gridCol w:w="1674"/>
      </w:tblGrid>
      <w:tr w:rsidR="00B12AA5" w:rsidRPr="00A233AB" w:rsidTr="002A0394">
        <w:trPr>
          <w:jc w:val="center"/>
        </w:trPr>
        <w:tc>
          <w:tcPr>
            <w:tcW w:w="1401" w:type="dxa"/>
            <w:vAlign w:val="center"/>
          </w:tcPr>
          <w:p w:rsidR="00B12AA5" w:rsidRPr="00A233AB" w:rsidRDefault="00B12AA5" w:rsidP="002A0394">
            <w:pPr>
              <w:spacing w:line="400" w:lineRule="exact"/>
              <w:jc w:val="center"/>
              <w:rPr>
                <w:b/>
                <w:szCs w:val="21"/>
              </w:rPr>
            </w:pPr>
            <w:r w:rsidRPr="00A233AB">
              <w:rPr>
                <w:rFonts w:hint="eastAsia"/>
                <w:b/>
                <w:szCs w:val="21"/>
              </w:rPr>
              <w:t>信号名称</w:t>
            </w:r>
          </w:p>
        </w:tc>
        <w:tc>
          <w:tcPr>
            <w:tcW w:w="1093" w:type="dxa"/>
            <w:vAlign w:val="center"/>
          </w:tcPr>
          <w:p w:rsidR="00B12AA5" w:rsidRPr="00A233AB" w:rsidRDefault="00B12AA5" w:rsidP="002A0394">
            <w:pPr>
              <w:spacing w:line="400" w:lineRule="exact"/>
              <w:jc w:val="center"/>
              <w:rPr>
                <w:b/>
                <w:szCs w:val="21"/>
              </w:rPr>
            </w:pPr>
            <w:r w:rsidRPr="00A233AB">
              <w:rPr>
                <w:rFonts w:hint="eastAsia"/>
                <w:b/>
                <w:szCs w:val="21"/>
              </w:rPr>
              <w:t>系统</w:t>
            </w:r>
          </w:p>
        </w:tc>
        <w:tc>
          <w:tcPr>
            <w:tcW w:w="1780" w:type="dxa"/>
          </w:tcPr>
          <w:p w:rsidR="00B12AA5" w:rsidRPr="00A233AB" w:rsidRDefault="00B12AA5" w:rsidP="002A0394">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952" w:type="dxa"/>
          </w:tcPr>
          <w:p w:rsidR="00B12AA5" w:rsidRPr="00A233AB" w:rsidRDefault="00B12AA5" w:rsidP="002A0394">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405" w:type="dxa"/>
            <w:shd w:val="clear" w:color="auto" w:fill="auto"/>
          </w:tcPr>
          <w:p w:rsidR="00B12AA5" w:rsidRPr="00A233AB" w:rsidRDefault="00B12AA5" w:rsidP="002A0394">
            <w:pPr>
              <w:spacing w:line="400" w:lineRule="exact"/>
              <w:jc w:val="center"/>
              <w:rPr>
                <w:b/>
                <w:szCs w:val="21"/>
              </w:rPr>
            </w:pPr>
            <w:r w:rsidRPr="00A233AB">
              <w:rPr>
                <w:rFonts w:hint="eastAsia"/>
                <w:b/>
                <w:szCs w:val="21"/>
              </w:rPr>
              <w:t>处理、显示</w:t>
            </w:r>
          </w:p>
        </w:tc>
        <w:tc>
          <w:tcPr>
            <w:tcW w:w="1674" w:type="dxa"/>
            <w:shd w:val="clear" w:color="auto" w:fill="auto"/>
          </w:tcPr>
          <w:p w:rsidR="00B12AA5" w:rsidRPr="00A233AB" w:rsidRDefault="00B12AA5" w:rsidP="002A0394">
            <w:pPr>
              <w:spacing w:line="400" w:lineRule="exact"/>
              <w:jc w:val="center"/>
              <w:rPr>
                <w:b/>
                <w:szCs w:val="21"/>
              </w:rPr>
            </w:pPr>
            <w:r w:rsidRPr="00A233AB">
              <w:rPr>
                <w:rFonts w:hint="eastAsia"/>
                <w:b/>
                <w:szCs w:val="21"/>
              </w:rPr>
              <w:t>备注</w:t>
            </w:r>
          </w:p>
        </w:tc>
      </w:tr>
      <w:tr w:rsidR="00B12AA5" w:rsidRPr="006658B4" w:rsidTr="002A0394">
        <w:trPr>
          <w:jc w:val="center"/>
        </w:trPr>
        <w:tc>
          <w:tcPr>
            <w:tcW w:w="1401" w:type="dxa"/>
            <w:vAlign w:val="center"/>
          </w:tcPr>
          <w:p w:rsidR="00B12AA5" w:rsidRPr="006658B4" w:rsidRDefault="00B12AA5" w:rsidP="002A0394">
            <w:pPr>
              <w:spacing w:line="400" w:lineRule="exact"/>
              <w:jc w:val="center"/>
              <w:rPr>
                <w:szCs w:val="21"/>
              </w:rPr>
            </w:pPr>
            <w:r>
              <w:rPr>
                <w:rFonts w:hint="eastAsia"/>
                <w:szCs w:val="21"/>
              </w:rPr>
              <w:t>车号</w:t>
            </w:r>
          </w:p>
        </w:tc>
        <w:tc>
          <w:tcPr>
            <w:tcW w:w="1093" w:type="dxa"/>
            <w:vAlign w:val="center"/>
          </w:tcPr>
          <w:p w:rsidR="00B12AA5" w:rsidRPr="00A233AB" w:rsidRDefault="00B12AA5" w:rsidP="002A0394">
            <w:pPr>
              <w:spacing w:line="400" w:lineRule="exact"/>
              <w:jc w:val="center"/>
              <w:rPr>
                <w:b/>
                <w:szCs w:val="21"/>
              </w:rPr>
            </w:pPr>
          </w:p>
        </w:tc>
        <w:tc>
          <w:tcPr>
            <w:tcW w:w="1780" w:type="dxa"/>
          </w:tcPr>
          <w:p w:rsidR="00B12AA5" w:rsidRPr="00A233AB" w:rsidRDefault="00B12AA5" w:rsidP="002A0394">
            <w:pPr>
              <w:spacing w:line="400" w:lineRule="exact"/>
              <w:jc w:val="center"/>
              <w:rPr>
                <w:b/>
                <w:szCs w:val="21"/>
              </w:rPr>
            </w:pPr>
          </w:p>
        </w:tc>
        <w:tc>
          <w:tcPr>
            <w:tcW w:w="952" w:type="dxa"/>
          </w:tcPr>
          <w:p w:rsidR="00B12AA5" w:rsidRPr="00A233AB" w:rsidRDefault="00B12AA5" w:rsidP="002A0394">
            <w:pPr>
              <w:spacing w:line="400" w:lineRule="exact"/>
              <w:jc w:val="center"/>
              <w:rPr>
                <w:b/>
                <w:szCs w:val="21"/>
              </w:rPr>
            </w:pPr>
          </w:p>
        </w:tc>
        <w:tc>
          <w:tcPr>
            <w:tcW w:w="1405" w:type="dxa"/>
            <w:shd w:val="clear" w:color="auto" w:fill="auto"/>
          </w:tcPr>
          <w:p w:rsidR="00B12AA5" w:rsidRPr="00A233AB" w:rsidRDefault="00B12AA5" w:rsidP="002A0394">
            <w:pPr>
              <w:spacing w:line="400" w:lineRule="exact"/>
              <w:jc w:val="center"/>
              <w:rPr>
                <w:b/>
                <w:szCs w:val="21"/>
              </w:rPr>
            </w:pPr>
          </w:p>
        </w:tc>
        <w:tc>
          <w:tcPr>
            <w:tcW w:w="1674" w:type="dxa"/>
            <w:shd w:val="clear" w:color="auto" w:fill="auto"/>
          </w:tcPr>
          <w:p w:rsidR="00B12AA5" w:rsidRPr="005B2D1B" w:rsidRDefault="00B12AA5" w:rsidP="002A0394">
            <w:pPr>
              <w:spacing w:line="400" w:lineRule="exact"/>
              <w:jc w:val="center"/>
              <w:rPr>
                <w:b/>
                <w:szCs w:val="21"/>
              </w:rPr>
            </w:pPr>
            <w:r w:rsidRPr="005B2D1B">
              <w:rPr>
                <w:rFonts w:hint="eastAsia"/>
                <w:b/>
                <w:szCs w:val="21"/>
              </w:rPr>
              <w:t>同运行界面</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双塔干燥器</w:t>
            </w:r>
          </w:p>
        </w:tc>
        <w:tc>
          <w:tcPr>
            <w:tcW w:w="1093" w:type="dxa"/>
            <w:vAlign w:val="center"/>
          </w:tcPr>
          <w:p w:rsidR="00B12AA5" w:rsidRPr="00A233AB" w:rsidRDefault="00B12AA5" w:rsidP="002A0394">
            <w:pPr>
              <w:spacing w:line="400" w:lineRule="exact"/>
              <w:jc w:val="center"/>
              <w:rPr>
                <w:b/>
                <w:szCs w:val="21"/>
              </w:rPr>
            </w:pPr>
            <w:r>
              <w:rPr>
                <w:rFonts w:hint="eastAsia"/>
                <w:b/>
                <w:szCs w:val="21"/>
              </w:rPr>
              <w:t>RIOM</w:t>
            </w:r>
          </w:p>
        </w:tc>
        <w:tc>
          <w:tcPr>
            <w:tcW w:w="1780" w:type="dxa"/>
          </w:tcPr>
          <w:p w:rsidR="00B12AA5" w:rsidRPr="009447E7" w:rsidRDefault="00B12AA5" w:rsidP="002A0394">
            <w:pPr>
              <w:spacing w:line="400" w:lineRule="exact"/>
              <w:jc w:val="center"/>
              <w:rPr>
                <w:b/>
                <w:szCs w:val="21"/>
              </w:rPr>
            </w:pPr>
            <w:r w:rsidRPr="009447E7">
              <w:rPr>
                <w:rFonts w:hint="eastAsia"/>
                <w:b/>
                <w:szCs w:val="21"/>
              </w:rPr>
              <w:t>干燥塔</w:t>
            </w:r>
            <w:r w:rsidRPr="009447E7">
              <w:rPr>
                <w:rFonts w:hint="eastAsia"/>
                <w:b/>
                <w:szCs w:val="21"/>
              </w:rPr>
              <w:t>1</w:t>
            </w:r>
            <w:r w:rsidRPr="009447E7">
              <w:rPr>
                <w:rFonts w:hint="eastAsia"/>
                <w:b/>
                <w:szCs w:val="21"/>
              </w:rPr>
              <w:t>：</w:t>
            </w:r>
          </w:p>
          <w:p w:rsidR="00B12AA5" w:rsidRPr="009447E7" w:rsidRDefault="00B12AA5" w:rsidP="002A0394">
            <w:pPr>
              <w:spacing w:line="400" w:lineRule="exact"/>
              <w:jc w:val="center"/>
              <w:rPr>
                <w:szCs w:val="21"/>
              </w:rPr>
            </w:pPr>
            <w:r w:rsidRPr="009447E7">
              <w:rPr>
                <w:rFonts w:hint="eastAsia"/>
                <w:szCs w:val="21"/>
              </w:rPr>
              <w:t>0x*B1/12/3</w:t>
            </w:r>
          </w:p>
          <w:p w:rsidR="00B12AA5" w:rsidRPr="009447E7" w:rsidRDefault="00B12AA5" w:rsidP="002A0394">
            <w:pPr>
              <w:spacing w:line="400" w:lineRule="exact"/>
              <w:jc w:val="center"/>
              <w:rPr>
                <w:b/>
                <w:szCs w:val="21"/>
              </w:rPr>
            </w:pPr>
            <w:r w:rsidRPr="009447E7">
              <w:rPr>
                <w:rFonts w:hint="eastAsia"/>
                <w:b/>
                <w:szCs w:val="21"/>
              </w:rPr>
              <w:t>干燥塔</w:t>
            </w:r>
            <w:r w:rsidRPr="009447E7">
              <w:rPr>
                <w:rFonts w:hint="eastAsia"/>
                <w:b/>
                <w:szCs w:val="21"/>
              </w:rPr>
              <w:t>2</w:t>
            </w:r>
            <w:r w:rsidRPr="009447E7">
              <w:rPr>
                <w:rFonts w:hint="eastAsia"/>
                <w:b/>
                <w:szCs w:val="21"/>
              </w:rPr>
              <w:t>：</w:t>
            </w:r>
          </w:p>
          <w:p w:rsidR="00B12AA5" w:rsidRPr="009447E7" w:rsidRDefault="00B12AA5" w:rsidP="002A0394">
            <w:pPr>
              <w:spacing w:line="400" w:lineRule="exact"/>
              <w:jc w:val="center"/>
              <w:rPr>
                <w:szCs w:val="21"/>
              </w:rPr>
            </w:pPr>
            <w:r w:rsidRPr="009447E7">
              <w:rPr>
                <w:rFonts w:hint="eastAsia"/>
                <w:szCs w:val="21"/>
              </w:rPr>
              <w:t>0x*B1/12/4</w:t>
            </w:r>
          </w:p>
          <w:p w:rsidR="00B12AA5" w:rsidRPr="00B2777B" w:rsidRDefault="00B12AA5" w:rsidP="002A0394">
            <w:pPr>
              <w:spacing w:line="400" w:lineRule="exact"/>
              <w:jc w:val="center"/>
              <w:rPr>
                <w:color w:val="FF0000"/>
                <w:szCs w:val="21"/>
              </w:rPr>
            </w:pPr>
            <w:r w:rsidRPr="009447E7">
              <w:rPr>
                <w:rFonts w:hint="eastAsia"/>
                <w:szCs w:val="21"/>
              </w:rPr>
              <w:t>（</w:t>
            </w:r>
            <w:r w:rsidRPr="009447E7">
              <w:rPr>
                <w:rFonts w:hint="eastAsia"/>
                <w:szCs w:val="21"/>
              </w:rPr>
              <w:t>*=1/6</w:t>
            </w:r>
            <w:r w:rsidRPr="009447E7">
              <w:rPr>
                <w:rFonts w:hint="eastAsia"/>
                <w:szCs w:val="21"/>
              </w:rPr>
              <w:t>）</w:t>
            </w:r>
          </w:p>
        </w:tc>
        <w:tc>
          <w:tcPr>
            <w:tcW w:w="952" w:type="dxa"/>
          </w:tcPr>
          <w:p w:rsidR="00B12AA5" w:rsidRPr="009447E7" w:rsidRDefault="00B12AA5" w:rsidP="002A0394">
            <w:pPr>
              <w:spacing w:line="400" w:lineRule="exact"/>
              <w:jc w:val="center"/>
              <w:rPr>
                <w:szCs w:val="21"/>
              </w:rPr>
            </w:pPr>
            <w:r w:rsidRPr="009447E7">
              <w:rPr>
                <w:rFonts w:hint="eastAsia"/>
                <w:szCs w:val="21"/>
              </w:rPr>
              <w:t>位</w:t>
            </w:r>
          </w:p>
        </w:tc>
        <w:tc>
          <w:tcPr>
            <w:tcW w:w="1405" w:type="dxa"/>
            <w:shd w:val="clear" w:color="auto" w:fill="auto"/>
          </w:tcPr>
          <w:p w:rsidR="00B12AA5" w:rsidRPr="009447E7" w:rsidRDefault="00B12AA5" w:rsidP="002A0394">
            <w:pPr>
              <w:jc w:val="center"/>
              <w:rPr>
                <w:szCs w:val="21"/>
              </w:rPr>
            </w:pPr>
            <w:r w:rsidRPr="009447E7">
              <w:rPr>
                <w:rFonts w:hint="eastAsia"/>
                <w:szCs w:val="21"/>
              </w:rPr>
              <w:t>1:</w:t>
            </w:r>
            <w:r w:rsidRPr="009447E7">
              <w:rPr>
                <w:rFonts w:hint="eastAsia"/>
                <w:szCs w:val="21"/>
              </w:rPr>
              <w:t>工作</w:t>
            </w:r>
            <w:r>
              <w:rPr>
                <w:noProof/>
                <w:szCs w:val="21"/>
              </w:rPr>
              <w:drawing>
                <wp:inline distT="0" distB="0" distL="0" distR="0">
                  <wp:extent cx="224155" cy="215900"/>
                  <wp:effectExtent l="0" t="0" r="4445" b="0"/>
                  <wp:docPr id="297" name="图片 297" descr="84_33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84_33Green"/>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155" cy="215900"/>
                          </a:xfrm>
                          <a:prstGeom prst="rect">
                            <a:avLst/>
                          </a:prstGeom>
                          <a:noFill/>
                          <a:ln>
                            <a:noFill/>
                          </a:ln>
                        </pic:spPr>
                      </pic:pic>
                    </a:graphicData>
                  </a:graphic>
                </wp:inline>
              </w:drawing>
            </w:r>
          </w:p>
          <w:p w:rsidR="00B12AA5" w:rsidRPr="009447E7" w:rsidRDefault="00B12AA5" w:rsidP="002A0394">
            <w:pPr>
              <w:jc w:val="center"/>
              <w:rPr>
                <w:szCs w:val="21"/>
              </w:rPr>
            </w:pPr>
            <w:r w:rsidRPr="009447E7">
              <w:rPr>
                <w:rFonts w:hint="eastAsia"/>
                <w:szCs w:val="21"/>
              </w:rPr>
              <w:t>0</w:t>
            </w:r>
            <w:r w:rsidRPr="009447E7">
              <w:rPr>
                <w:rFonts w:hint="eastAsia"/>
                <w:szCs w:val="21"/>
              </w:rPr>
              <w:t>：未工作</w:t>
            </w:r>
            <w:r>
              <w:rPr>
                <w:noProof/>
                <w:szCs w:val="21"/>
              </w:rPr>
              <w:drawing>
                <wp:inline distT="0" distB="0" distL="0" distR="0">
                  <wp:extent cx="259080" cy="250190"/>
                  <wp:effectExtent l="0" t="0" r="7620" b="0"/>
                  <wp:docPr id="298" name="图片 298" descr="84_33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84_33Gray"/>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080" cy="250190"/>
                          </a:xfrm>
                          <a:prstGeom prst="rect">
                            <a:avLst/>
                          </a:prstGeom>
                          <a:noFill/>
                          <a:ln>
                            <a:noFill/>
                          </a:ln>
                        </pic:spPr>
                      </pic:pic>
                    </a:graphicData>
                  </a:graphic>
                </wp:inline>
              </w:drawing>
            </w:r>
          </w:p>
        </w:tc>
        <w:tc>
          <w:tcPr>
            <w:tcW w:w="1674" w:type="dxa"/>
            <w:shd w:val="clear" w:color="auto" w:fill="auto"/>
          </w:tcPr>
          <w:p w:rsidR="00B12AA5" w:rsidRPr="009447E7" w:rsidRDefault="00B12AA5" w:rsidP="002A0394">
            <w:pPr>
              <w:spacing w:line="400" w:lineRule="exact"/>
              <w:jc w:val="left"/>
              <w:rPr>
                <w:b/>
                <w:szCs w:val="21"/>
              </w:rPr>
            </w:pPr>
            <w:r w:rsidRPr="009447E7">
              <w:rPr>
                <w:rFonts w:hint="eastAsia"/>
                <w:b/>
                <w:szCs w:val="21"/>
              </w:rPr>
              <w:t>TC1</w:t>
            </w:r>
            <w:r w:rsidRPr="009447E7">
              <w:rPr>
                <w:rFonts w:hint="eastAsia"/>
                <w:b/>
                <w:szCs w:val="21"/>
              </w:rPr>
              <w:t>车干燥器：</w:t>
            </w:r>
          </w:p>
          <w:p w:rsidR="00B12AA5" w:rsidRPr="009447E7" w:rsidRDefault="00B12AA5" w:rsidP="002A0394">
            <w:pPr>
              <w:spacing w:line="400" w:lineRule="exact"/>
              <w:jc w:val="left"/>
              <w:rPr>
                <w:szCs w:val="21"/>
              </w:rPr>
            </w:pPr>
            <w:r w:rsidRPr="009447E7">
              <w:rPr>
                <w:rFonts w:hint="eastAsia"/>
                <w:szCs w:val="21"/>
              </w:rPr>
              <w:t>RIOM1</w:t>
            </w:r>
            <w:r w:rsidRPr="009447E7">
              <w:rPr>
                <w:rFonts w:hint="eastAsia"/>
                <w:szCs w:val="21"/>
              </w:rPr>
              <w:t>通讯正常且状态位为</w:t>
            </w:r>
            <w:r w:rsidRPr="009447E7">
              <w:rPr>
                <w:rFonts w:hint="eastAsia"/>
                <w:szCs w:val="21"/>
              </w:rPr>
              <w:t>1</w:t>
            </w:r>
            <w:r w:rsidRPr="009447E7">
              <w:rPr>
                <w:rFonts w:hint="eastAsia"/>
                <w:szCs w:val="21"/>
              </w:rPr>
              <w:t>，显示工作；</w:t>
            </w:r>
          </w:p>
          <w:p w:rsidR="00B12AA5" w:rsidRPr="009447E7" w:rsidRDefault="00B12AA5" w:rsidP="002A0394">
            <w:pPr>
              <w:spacing w:line="400" w:lineRule="exact"/>
              <w:jc w:val="left"/>
              <w:rPr>
                <w:szCs w:val="21"/>
              </w:rPr>
            </w:pPr>
            <w:r w:rsidRPr="009447E7">
              <w:rPr>
                <w:rFonts w:hint="eastAsia"/>
                <w:szCs w:val="21"/>
              </w:rPr>
              <w:t>RIOM1</w:t>
            </w:r>
            <w:r w:rsidRPr="009447E7">
              <w:rPr>
                <w:rFonts w:hint="eastAsia"/>
                <w:szCs w:val="21"/>
              </w:rPr>
              <w:t>通讯正常且状态位为</w:t>
            </w:r>
            <w:r w:rsidRPr="009447E7">
              <w:rPr>
                <w:rFonts w:hint="eastAsia"/>
                <w:szCs w:val="21"/>
              </w:rPr>
              <w:t>0</w:t>
            </w:r>
            <w:r w:rsidRPr="009447E7">
              <w:rPr>
                <w:rFonts w:hint="eastAsia"/>
                <w:szCs w:val="21"/>
              </w:rPr>
              <w:t>，显示未工作；</w:t>
            </w:r>
          </w:p>
          <w:p w:rsidR="00B12AA5" w:rsidRPr="009447E7" w:rsidRDefault="00B12AA5" w:rsidP="002A0394">
            <w:pPr>
              <w:spacing w:line="400" w:lineRule="exact"/>
              <w:jc w:val="left"/>
              <w:rPr>
                <w:szCs w:val="21"/>
              </w:rPr>
            </w:pPr>
            <w:r w:rsidRPr="009447E7">
              <w:rPr>
                <w:rFonts w:hint="eastAsia"/>
                <w:szCs w:val="21"/>
              </w:rPr>
              <w:t>RIOM1</w:t>
            </w:r>
            <w:r w:rsidRPr="009447E7">
              <w:rPr>
                <w:rFonts w:hint="eastAsia"/>
                <w:szCs w:val="21"/>
              </w:rPr>
              <w:t>通讯异常，显示“</w:t>
            </w:r>
            <w:r w:rsidRPr="009447E7">
              <w:rPr>
                <w:rFonts w:hint="eastAsia"/>
                <w:szCs w:val="21"/>
              </w:rPr>
              <w:t>----</w:t>
            </w:r>
            <w:r w:rsidRPr="009447E7">
              <w:rPr>
                <w:rFonts w:hint="eastAsia"/>
                <w:szCs w:val="21"/>
              </w:rPr>
              <w:t>”。</w:t>
            </w:r>
          </w:p>
          <w:p w:rsidR="00B12AA5" w:rsidRPr="009447E7" w:rsidRDefault="00B12AA5" w:rsidP="002A0394">
            <w:pPr>
              <w:spacing w:line="400" w:lineRule="exact"/>
              <w:jc w:val="left"/>
              <w:rPr>
                <w:b/>
                <w:szCs w:val="21"/>
              </w:rPr>
            </w:pPr>
            <w:r>
              <w:rPr>
                <w:rFonts w:hint="eastAsia"/>
                <w:b/>
                <w:szCs w:val="21"/>
              </w:rPr>
              <w:t>TC2</w:t>
            </w:r>
            <w:r>
              <w:rPr>
                <w:rFonts w:hint="eastAsia"/>
                <w:b/>
                <w:szCs w:val="21"/>
              </w:rPr>
              <w:t>车显示逻辑同</w:t>
            </w:r>
            <w:r>
              <w:rPr>
                <w:rFonts w:hint="eastAsia"/>
                <w:b/>
                <w:szCs w:val="21"/>
              </w:rPr>
              <w:t>TC1</w:t>
            </w:r>
            <w:r>
              <w:rPr>
                <w:rFonts w:hint="eastAsia"/>
                <w:b/>
                <w:szCs w:val="21"/>
              </w:rPr>
              <w:t>车。</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车上停放塞门</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RIOM</w:t>
            </w:r>
          </w:p>
        </w:tc>
        <w:tc>
          <w:tcPr>
            <w:tcW w:w="1780" w:type="dxa"/>
          </w:tcPr>
          <w:p w:rsidR="00B12AA5" w:rsidRDefault="00B12AA5" w:rsidP="002A0394">
            <w:pPr>
              <w:spacing w:line="400" w:lineRule="exact"/>
              <w:jc w:val="center"/>
              <w:rPr>
                <w:szCs w:val="21"/>
              </w:rPr>
            </w:pPr>
            <w:r w:rsidRPr="008718F5">
              <w:rPr>
                <w:rFonts w:hint="eastAsia"/>
                <w:szCs w:val="21"/>
              </w:rPr>
              <w:t>0x</w:t>
            </w:r>
            <w:r>
              <w:rPr>
                <w:rFonts w:hint="eastAsia"/>
                <w:szCs w:val="21"/>
              </w:rPr>
              <w:t>*</w:t>
            </w:r>
            <w:r w:rsidRPr="008718F5">
              <w:rPr>
                <w:rFonts w:hint="eastAsia"/>
                <w:szCs w:val="21"/>
              </w:rPr>
              <w:t>B1/</w:t>
            </w:r>
            <w:r>
              <w:rPr>
                <w:rFonts w:hint="eastAsia"/>
                <w:szCs w:val="21"/>
              </w:rPr>
              <w:t>7</w:t>
            </w:r>
            <w:r w:rsidRPr="008718F5">
              <w:rPr>
                <w:rFonts w:hint="eastAsia"/>
                <w:szCs w:val="21"/>
              </w:rPr>
              <w:t>/</w:t>
            </w:r>
            <w:r>
              <w:rPr>
                <w:rFonts w:hint="eastAsia"/>
                <w:szCs w:val="21"/>
              </w:rPr>
              <w:t>3</w:t>
            </w:r>
          </w:p>
          <w:p w:rsidR="00B12AA5" w:rsidRDefault="00B12AA5" w:rsidP="002A0394">
            <w:pPr>
              <w:spacing w:line="400" w:lineRule="exact"/>
              <w:jc w:val="center"/>
              <w:rPr>
                <w:szCs w:val="21"/>
              </w:rPr>
            </w:pPr>
            <w:r>
              <w:rPr>
                <w:rFonts w:hint="eastAsia"/>
                <w:szCs w:val="21"/>
              </w:rPr>
              <w:t>(*=1/6)</w:t>
            </w:r>
          </w:p>
          <w:p w:rsidR="00B12AA5" w:rsidRDefault="00B12AA5" w:rsidP="002A0394">
            <w:pPr>
              <w:spacing w:line="400" w:lineRule="exact"/>
              <w:jc w:val="center"/>
              <w:rPr>
                <w:szCs w:val="21"/>
              </w:rPr>
            </w:pPr>
            <w:r w:rsidRPr="008718F5">
              <w:rPr>
                <w:rFonts w:hint="eastAsia"/>
                <w:szCs w:val="21"/>
              </w:rPr>
              <w:t>0x</w:t>
            </w:r>
            <w:r>
              <w:rPr>
                <w:rFonts w:hint="eastAsia"/>
                <w:szCs w:val="21"/>
              </w:rPr>
              <w:t>*</w:t>
            </w:r>
            <w:r w:rsidRPr="008718F5">
              <w:rPr>
                <w:rFonts w:hint="eastAsia"/>
                <w:szCs w:val="21"/>
              </w:rPr>
              <w:t>B1/</w:t>
            </w:r>
            <w:r>
              <w:rPr>
                <w:rFonts w:hint="eastAsia"/>
                <w:szCs w:val="21"/>
              </w:rPr>
              <w:t>0</w:t>
            </w:r>
            <w:r w:rsidRPr="008718F5">
              <w:rPr>
                <w:rFonts w:hint="eastAsia"/>
                <w:szCs w:val="21"/>
              </w:rPr>
              <w:t>/</w:t>
            </w:r>
            <w:r>
              <w:rPr>
                <w:rFonts w:hint="eastAsia"/>
                <w:szCs w:val="21"/>
              </w:rPr>
              <w:t>1</w:t>
            </w:r>
          </w:p>
          <w:p w:rsidR="00B12AA5" w:rsidRDefault="00B12AA5" w:rsidP="002A0394">
            <w:pPr>
              <w:spacing w:line="400" w:lineRule="exact"/>
              <w:jc w:val="center"/>
              <w:rPr>
                <w:szCs w:val="21"/>
              </w:rPr>
            </w:pPr>
            <w:r>
              <w:rPr>
                <w:rFonts w:hint="eastAsia"/>
                <w:szCs w:val="21"/>
              </w:rPr>
              <w:t>(*=2/3/4/5)</w:t>
            </w:r>
          </w:p>
          <w:p w:rsidR="00B12AA5" w:rsidRPr="005B2D1B" w:rsidRDefault="00B12AA5" w:rsidP="002A0394">
            <w:pPr>
              <w:spacing w:line="400" w:lineRule="exact"/>
              <w:jc w:val="center"/>
              <w:rPr>
                <w:color w:val="FF0000"/>
                <w:szCs w:val="21"/>
              </w:rPr>
            </w:pPr>
          </w:p>
        </w:tc>
        <w:tc>
          <w:tcPr>
            <w:tcW w:w="952" w:type="dxa"/>
          </w:tcPr>
          <w:p w:rsidR="00B12AA5" w:rsidRPr="00A233AB" w:rsidRDefault="00B12AA5" w:rsidP="002A0394">
            <w:pPr>
              <w:spacing w:line="400" w:lineRule="exact"/>
              <w:jc w:val="center"/>
              <w:rPr>
                <w:b/>
                <w:szCs w:val="21"/>
              </w:rPr>
            </w:pPr>
            <w:r>
              <w:rPr>
                <w:rFonts w:hint="eastAsia"/>
                <w:b/>
                <w:szCs w:val="21"/>
              </w:rPr>
              <w:lastRenderedPageBreak/>
              <w:t>位</w:t>
            </w:r>
          </w:p>
        </w:tc>
        <w:tc>
          <w:tcPr>
            <w:tcW w:w="1405" w:type="dxa"/>
            <w:shd w:val="clear" w:color="auto" w:fill="auto"/>
          </w:tcPr>
          <w:p w:rsidR="00B12AA5" w:rsidRDefault="00B12AA5" w:rsidP="002A0394">
            <w:pPr>
              <w:jc w:val="center"/>
              <w:rPr>
                <w:szCs w:val="21"/>
              </w:rPr>
            </w:pPr>
            <w:r>
              <w:rPr>
                <w:rFonts w:hint="eastAsia"/>
                <w:szCs w:val="21"/>
              </w:rPr>
              <w:t>1</w:t>
            </w:r>
            <w:r>
              <w:rPr>
                <w:rFonts w:hint="eastAsia"/>
                <w:szCs w:val="21"/>
              </w:rPr>
              <w:t>：切除</w:t>
            </w:r>
            <w:r>
              <w:rPr>
                <w:noProof/>
                <w:szCs w:val="21"/>
              </w:rPr>
              <w:drawing>
                <wp:inline distT="0" distB="0" distL="0" distR="0">
                  <wp:extent cx="224155" cy="250190"/>
                  <wp:effectExtent l="0" t="0" r="4445" b="0"/>
                  <wp:docPr id="299" name="图片 299" descr="84_33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84_33Blue"/>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155" cy="250190"/>
                          </a:xfrm>
                          <a:prstGeom prst="rect">
                            <a:avLst/>
                          </a:prstGeom>
                          <a:noFill/>
                          <a:ln>
                            <a:noFill/>
                          </a:ln>
                        </pic:spPr>
                      </pic:pic>
                    </a:graphicData>
                  </a:graphic>
                </wp:inline>
              </w:drawing>
            </w:r>
          </w:p>
          <w:p w:rsidR="00B12AA5" w:rsidRPr="006658B4" w:rsidRDefault="00B12AA5" w:rsidP="002A0394">
            <w:pPr>
              <w:jc w:val="center"/>
              <w:rPr>
                <w:szCs w:val="21"/>
              </w:rPr>
            </w:pPr>
            <w:r>
              <w:rPr>
                <w:rFonts w:hint="eastAsia"/>
                <w:szCs w:val="21"/>
              </w:rPr>
              <w:t>0</w:t>
            </w:r>
            <w:r>
              <w:rPr>
                <w:rFonts w:hint="eastAsia"/>
                <w:szCs w:val="21"/>
              </w:rPr>
              <w:t>：正常</w:t>
            </w:r>
            <w:r>
              <w:rPr>
                <w:noProof/>
                <w:szCs w:val="21"/>
              </w:rPr>
              <w:drawing>
                <wp:inline distT="0" distB="0" distL="0" distR="0">
                  <wp:extent cx="250190" cy="284480"/>
                  <wp:effectExtent l="0" t="0" r="0" b="1270"/>
                  <wp:docPr id="300" name="图片 300" descr="84_33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84_33Green"/>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190" cy="284480"/>
                          </a:xfrm>
                          <a:prstGeom prst="rect">
                            <a:avLst/>
                          </a:prstGeom>
                          <a:noFill/>
                          <a:ln>
                            <a:noFill/>
                          </a:ln>
                        </pic:spPr>
                      </pic:pic>
                    </a:graphicData>
                  </a:graphic>
                </wp:inline>
              </w:drawing>
            </w:r>
          </w:p>
        </w:tc>
        <w:tc>
          <w:tcPr>
            <w:tcW w:w="1674" w:type="dxa"/>
            <w:shd w:val="clear" w:color="auto" w:fill="auto"/>
          </w:tcPr>
          <w:p w:rsidR="00B12AA5" w:rsidRDefault="00B12AA5" w:rsidP="002A0394">
            <w:pPr>
              <w:spacing w:line="400" w:lineRule="exact"/>
              <w:jc w:val="center"/>
              <w:rPr>
                <w:szCs w:val="21"/>
              </w:rPr>
            </w:pPr>
            <w:r>
              <w:rPr>
                <w:rFonts w:hint="eastAsia"/>
                <w:szCs w:val="21"/>
              </w:rPr>
              <w:t>RIOM</w:t>
            </w:r>
            <w:r>
              <w:rPr>
                <w:rFonts w:hint="eastAsia"/>
                <w:szCs w:val="21"/>
              </w:rPr>
              <w:t>通讯正常且状态位为</w:t>
            </w:r>
            <w:r>
              <w:rPr>
                <w:rFonts w:hint="eastAsia"/>
                <w:szCs w:val="21"/>
              </w:rPr>
              <w:t>1</w:t>
            </w:r>
            <w:r>
              <w:rPr>
                <w:rFonts w:hint="eastAsia"/>
                <w:szCs w:val="21"/>
              </w:rPr>
              <w:t>，显示切除；</w:t>
            </w:r>
          </w:p>
          <w:p w:rsidR="00B12AA5" w:rsidRDefault="00B12AA5" w:rsidP="002A0394">
            <w:pPr>
              <w:spacing w:line="400" w:lineRule="exact"/>
              <w:jc w:val="center"/>
              <w:rPr>
                <w:szCs w:val="21"/>
              </w:rPr>
            </w:pPr>
            <w:r>
              <w:rPr>
                <w:rFonts w:hint="eastAsia"/>
                <w:szCs w:val="21"/>
              </w:rPr>
              <w:t>RIOM</w:t>
            </w:r>
            <w:r>
              <w:rPr>
                <w:rFonts w:hint="eastAsia"/>
                <w:szCs w:val="21"/>
              </w:rPr>
              <w:t>通讯正常</w:t>
            </w:r>
            <w:r>
              <w:rPr>
                <w:rFonts w:hint="eastAsia"/>
                <w:szCs w:val="21"/>
              </w:rPr>
              <w:lastRenderedPageBreak/>
              <w:t>且状态位为</w:t>
            </w:r>
            <w:r>
              <w:rPr>
                <w:rFonts w:hint="eastAsia"/>
                <w:szCs w:val="21"/>
              </w:rPr>
              <w:t>0</w:t>
            </w:r>
            <w:r>
              <w:rPr>
                <w:rFonts w:hint="eastAsia"/>
                <w:szCs w:val="21"/>
              </w:rPr>
              <w:t>，显示正常；</w:t>
            </w:r>
          </w:p>
          <w:p w:rsidR="00B12AA5" w:rsidRPr="009447E7" w:rsidRDefault="00B12AA5" w:rsidP="002A0394">
            <w:pPr>
              <w:spacing w:line="400" w:lineRule="exact"/>
              <w:jc w:val="left"/>
              <w:rPr>
                <w:szCs w:val="21"/>
              </w:rPr>
            </w:pPr>
            <w:r>
              <w:rPr>
                <w:rFonts w:hint="eastAsia"/>
                <w:szCs w:val="21"/>
              </w:rPr>
              <w:t>RIOM</w:t>
            </w:r>
            <w:r w:rsidRPr="009447E7">
              <w:rPr>
                <w:rFonts w:hint="eastAsia"/>
                <w:szCs w:val="21"/>
              </w:rPr>
              <w:t>通讯异常，显示“</w:t>
            </w:r>
            <w:r w:rsidRPr="009447E7">
              <w:rPr>
                <w:rFonts w:hint="eastAsia"/>
                <w:szCs w:val="21"/>
              </w:rPr>
              <w:t>----</w:t>
            </w:r>
            <w:r w:rsidRPr="009447E7">
              <w:rPr>
                <w:rFonts w:hint="eastAsia"/>
                <w:szCs w:val="21"/>
              </w:rPr>
              <w:t>”。</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lastRenderedPageBreak/>
              <w:t>车上制动塞门</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RIOM</w:t>
            </w:r>
          </w:p>
        </w:tc>
        <w:tc>
          <w:tcPr>
            <w:tcW w:w="1780" w:type="dxa"/>
          </w:tcPr>
          <w:p w:rsidR="00B12AA5" w:rsidRDefault="00B12AA5" w:rsidP="002A0394">
            <w:pPr>
              <w:spacing w:line="400" w:lineRule="exact"/>
              <w:jc w:val="center"/>
              <w:rPr>
                <w:szCs w:val="21"/>
              </w:rPr>
            </w:pPr>
            <w:r w:rsidRPr="008718F5">
              <w:rPr>
                <w:rFonts w:hint="eastAsia"/>
                <w:szCs w:val="21"/>
              </w:rPr>
              <w:t>0x</w:t>
            </w:r>
            <w:r>
              <w:rPr>
                <w:rFonts w:hint="eastAsia"/>
                <w:szCs w:val="21"/>
              </w:rPr>
              <w:t>*</w:t>
            </w:r>
            <w:r w:rsidRPr="008718F5">
              <w:rPr>
                <w:rFonts w:hint="eastAsia"/>
                <w:szCs w:val="21"/>
              </w:rPr>
              <w:t>B1/7/</w:t>
            </w:r>
            <w:r>
              <w:rPr>
                <w:rFonts w:hint="eastAsia"/>
                <w:szCs w:val="21"/>
              </w:rPr>
              <w:t>1</w:t>
            </w:r>
          </w:p>
          <w:p w:rsidR="00B12AA5" w:rsidRDefault="00B12AA5" w:rsidP="002A0394">
            <w:pPr>
              <w:spacing w:line="400" w:lineRule="exact"/>
              <w:jc w:val="center"/>
              <w:rPr>
                <w:szCs w:val="21"/>
              </w:rPr>
            </w:pPr>
            <w:r>
              <w:rPr>
                <w:rFonts w:hint="eastAsia"/>
                <w:szCs w:val="21"/>
              </w:rPr>
              <w:t>(*=1/6)</w:t>
            </w:r>
          </w:p>
          <w:p w:rsidR="00B12AA5" w:rsidRDefault="00B12AA5" w:rsidP="002A0394">
            <w:pPr>
              <w:spacing w:line="400" w:lineRule="exact"/>
              <w:jc w:val="center"/>
              <w:rPr>
                <w:szCs w:val="21"/>
              </w:rPr>
            </w:pPr>
            <w:r w:rsidRPr="008718F5">
              <w:rPr>
                <w:rFonts w:hint="eastAsia"/>
                <w:szCs w:val="21"/>
              </w:rPr>
              <w:t>0x</w:t>
            </w:r>
            <w:r>
              <w:rPr>
                <w:rFonts w:hint="eastAsia"/>
                <w:szCs w:val="21"/>
              </w:rPr>
              <w:t>*</w:t>
            </w:r>
            <w:r w:rsidRPr="008718F5">
              <w:rPr>
                <w:rFonts w:hint="eastAsia"/>
                <w:szCs w:val="21"/>
              </w:rPr>
              <w:t>B1/</w:t>
            </w:r>
            <w:r>
              <w:rPr>
                <w:rFonts w:hint="eastAsia"/>
                <w:szCs w:val="21"/>
              </w:rPr>
              <w:t>0</w:t>
            </w:r>
            <w:r w:rsidRPr="008718F5">
              <w:rPr>
                <w:rFonts w:hint="eastAsia"/>
                <w:szCs w:val="21"/>
              </w:rPr>
              <w:t>/</w:t>
            </w:r>
            <w:r>
              <w:rPr>
                <w:rFonts w:hint="eastAsia"/>
                <w:szCs w:val="21"/>
              </w:rPr>
              <w:t>3</w:t>
            </w:r>
          </w:p>
          <w:p w:rsidR="00B12AA5" w:rsidRDefault="00B12AA5" w:rsidP="002A0394">
            <w:pPr>
              <w:spacing w:line="400" w:lineRule="exact"/>
              <w:jc w:val="center"/>
              <w:rPr>
                <w:szCs w:val="21"/>
              </w:rPr>
            </w:pPr>
            <w:r>
              <w:rPr>
                <w:rFonts w:hint="eastAsia"/>
                <w:szCs w:val="21"/>
              </w:rPr>
              <w:t>(*=2/3/4/5)</w:t>
            </w:r>
          </w:p>
          <w:p w:rsidR="00B12AA5" w:rsidRPr="00A233AB" w:rsidRDefault="00B12AA5" w:rsidP="002A0394">
            <w:pPr>
              <w:spacing w:line="400" w:lineRule="exact"/>
              <w:jc w:val="center"/>
              <w:rPr>
                <w:b/>
                <w:szCs w:val="21"/>
              </w:rPr>
            </w:pPr>
          </w:p>
        </w:tc>
        <w:tc>
          <w:tcPr>
            <w:tcW w:w="952" w:type="dxa"/>
          </w:tcPr>
          <w:p w:rsidR="00B12AA5" w:rsidRPr="00A233AB" w:rsidRDefault="00B12AA5" w:rsidP="002A0394">
            <w:pPr>
              <w:spacing w:line="400" w:lineRule="exact"/>
              <w:jc w:val="center"/>
              <w:rPr>
                <w:b/>
                <w:szCs w:val="21"/>
              </w:rPr>
            </w:pPr>
            <w:r>
              <w:rPr>
                <w:rFonts w:hint="eastAsia"/>
                <w:b/>
                <w:szCs w:val="21"/>
              </w:rPr>
              <w:t>位</w:t>
            </w:r>
          </w:p>
        </w:tc>
        <w:tc>
          <w:tcPr>
            <w:tcW w:w="1405" w:type="dxa"/>
            <w:shd w:val="clear" w:color="auto" w:fill="auto"/>
          </w:tcPr>
          <w:p w:rsidR="00B12AA5" w:rsidRDefault="00B12AA5" w:rsidP="002A0394">
            <w:pPr>
              <w:jc w:val="center"/>
              <w:rPr>
                <w:szCs w:val="21"/>
              </w:rPr>
            </w:pPr>
            <w:r>
              <w:rPr>
                <w:rFonts w:hint="eastAsia"/>
                <w:szCs w:val="21"/>
              </w:rPr>
              <w:t>1</w:t>
            </w:r>
            <w:r>
              <w:rPr>
                <w:rFonts w:hint="eastAsia"/>
                <w:szCs w:val="21"/>
              </w:rPr>
              <w:t>：切除</w:t>
            </w:r>
            <w:r>
              <w:rPr>
                <w:noProof/>
                <w:szCs w:val="21"/>
              </w:rPr>
              <w:drawing>
                <wp:inline distT="0" distB="0" distL="0" distR="0">
                  <wp:extent cx="224155" cy="250190"/>
                  <wp:effectExtent l="0" t="0" r="4445" b="0"/>
                  <wp:docPr id="301" name="图片 301" descr="84_33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84_33Blue"/>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155" cy="250190"/>
                          </a:xfrm>
                          <a:prstGeom prst="rect">
                            <a:avLst/>
                          </a:prstGeom>
                          <a:noFill/>
                          <a:ln>
                            <a:noFill/>
                          </a:ln>
                        </pic:spPr>
                      </pic:pic>
                    </a:graphicData>
                  </a:graphic>
                </wp:inline>
              </w:drawing>
            </w:r>
          </w:p>
          <w:p w:rsidR="00B12AA5" w:rsidRPr="006658B4" w:rsidRDefault="00B12AA5" w:rsidP="002A0394">
            <w:pPr>
              <w:spacing w:line="400" w:lineRule="exact"/>
              <w:jc w:val="center"/>
              <w:rPr>
                <w:szCs w:val="21"/>
              </w:rPr>
            </w:pPr>
            <w:r>
              <w:rPr>
                <w:rFonts w:hint="eastAsia"/>
                <w:szCs w:val="21"/>
              </w:rPr>
              <w:t>0</w:t>
            </w:r>
            <w:r>
              <w:rPr>
                <w:rFonts w:hint="eastAsia"/>
                <w:szCs w:val="21"/>
              </w:rPr>
              <w:t>：正常</w:t>
            </w:r>
            <w:r>
              <w:rPr>
                <w:noProof/>
                <w:szCs w:val="21"/>
              </w:rPr>
              <w:drawing>
                <wp:inline distT="0" distB="0" distL="0" distR="0">
                  <wp:extent cx="250190" cy="284480"/>
                  <wp:effectExtent l="0" t="0" r="0" b="1270"/>
                  <wp:docPr id="302" name="图片 302" descr="84_33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84_33Green"/>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190" cy="284480"/>
                          </a:xfrm>
                          <a:prstGeom prst="rect">
                            <a:avLst/>
                          </a:prstGeom>
                          <a:noFill/>
                          <a:ln>
                            <a:noFill/>
                          </a:ln>
                        </pic:spPr>
                      </pic:pic>
                    </a:graphicData>
                  </a:graphic>
                </wp:inline>
              </w:drawing>
            </w:r>
          </w:p>
        </w:tc>
        <w:tc>
          <w:tcPr>
            <w:tcW w:w="1674" w:type="dxa"/>
            <w:shd w:val="clear" w:color="auto" w:fill="auto"/>
          </w:tcPr>
          <w:p w:rsidR="00B12AA5" w:rsidRPr="00EB72D7" w:rsidRDefault="00B12AA5" w:rsidP="002A0394">
            <w:pPr>
              <w:spacing w:line="400" w:lineRule="exact"/>
              <w:jc w:val="center"/>
              <w:rPr>
                <w:b/>
                <w:szCs w:val="21"/>
              </w:rPr>
            </w:pPr>
            <w:r w:rsidRPr="00EB72D7">
              <w:rPr>
                <w:rFonts w:hint="eastAsia"/>
                <w:b/>
                <w:szCs w:val="21"/>
              </w:rPr>
              <w:t>同上</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载客率</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VCU</w:t>
            </w:r>
          </w:p>
        </w:tc>
        <w:tc>
          <w:tcPr>
            <w:tcW w:w="1780" w:type="dxa"/>
          </w:tcPr>
          <w:p w:rsidR="00B12AA5" w:rsidRPr="00725FDC" w:rsidRDefault="00B12AA5" w:rsidP="002A0394">
            <w:pPr>
              <w:spacing w:line="400" w:lineRule="exact"/>
              <w:jc w:val="center"/>
              <w:rPr>
                <w:szCs w:val="21"/>
              </w:rPr>
            </w:pPr>
            <w:r w:rsidRPr="00725FDC">
              <w:rPr>
                <w:rFonts w:hint="eastAsia"/>
                <w:szCs w:val="21"/>
              </w:rPr>
              <w:t>0xC0/</w:t>
            </w:r>
            <w:r>
              <w:rPr>
                <w:rFonts w:hint="eastAsia"/>
                <w:szCs w:val="21"/>
              </w:rPr>
              <w:t>23~28</w:t>
            </w:r>
          </w:p>
        </w:tc>
        <w:tc>
          <w:tcPr>
            <w:tcW w:w="952" w:type="dxa"/>
          </w:tcPr>
          <w:p w:rsidR="00B12AA5" w:rsidRPr="00725FDC" w:rsidRDefault="00B12AA5" w:rsidP="002A0394">
            <w:pPr>
              <w:spacing w:line="400" w:lineRule="exact"/>
              <w:jc w:val="center"/>
              <w:rPr>
                <w:szCs w:val="21"/>
              </w:rPr>
            </w:pPr>
            <w:r w:rsidRPr="00725FDC">
              <w:rPr>
                <w:rFonts w:hint="eastAsia"/>
                <w:szCs w:val="21"/>
              </w:rPr>
              <w:t>字节</w:t>
            </w:r>
          </w:p>
        </w:tc>
        <w:tc>
          <w:tcPr>
            <w:tcW w:w="1405" w:type="dxa"/>
            <w:shd w:val="clear" w:color="auto" w:fill="auto"/>
          </w:tcPr>
          <w:p w:rsidR="00B12AA5" w:rsidRPr="006658B4" w:rsidRDefault="00B12AA5" w:rsidP="002A0394">
            <w:pPr>
              <w:spacing w:line="400" w:lineRule="exact"/>
              <w:jc w:val="center"/>
              <w:rPr>
                <w:szCs w:val="21"/>
              </w:rPr>
            </w:pPr>
            <w:r>
              <w:rPr>
                <w:rFonts w:hint="eastAsia"/>
                <w:szCs w:val="21"/>
              </w:rPr>
              <w:t>1=1%</w:t>
            </w:r>
          </w:p>
        </w:tc>
        <w:tc>
          <w:tcPr>
            <w:tcW w:w="1674" w:type="dxa"/>
            <w:shd w:val="clear" w:color="auto" w:fill="auto"/>
          </w:tcPr>
          <w:p w:rsidR="00B12AA5" w:rsidRPr="006658B4" w:rsidRDefault="00B12AA5" w:rsidP="002A0394">
            <w:pPr>
              <w:spacing w:line="400" w:lineRule="exact"/>
              <w:jc w:val="center"/>
              <w:rPr>
                <w:szCs w:val="21"/>
              </w:rPr>
            </w:pPr>
          </w:p>
        </w:tc>
      </w:tr>
      <w:tr w:rsidR="00B12AA5" w:rsidRPr="006658B4" w:rsidTr="002A0394">
        <w:trPr>
          <w:jc w:val="center"/>
        </w:trPr>
        <w:tc>
          <w:tcPr>
            <w:tcW w:w="8305" w:type="dxa"/>
            <w:gridSpan w:val="6"/>
            <w:vAlign w:val="center"/>
          </w:tcPr>
          <w:p w:rsidR="00B12AA5" w:rsidRPr="006658B4" w:rsidRDefault="00B12AA5" w:rsidP="002A0394">
            <w:pPr>
              <w:spacing w:line="400" w:lineRule="exact"/>
              <w:jc w:val="center"/>
              <w:rPr>
                <w:szCs w:val="21"/>
              </w:rPr>
            </w:pPr>
            <w:r>
              <w:rPr>
                <w:rFonts w:hint="eastAsia"/>
                <w:szCs w:val="21"/>
              </w:rPr>
              <w:t>通讯正常时所有从制动架数据取值的首先判断架数据有效再看数据有效最后看数据，不正常显示横杠或粉色</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停放制动缸压力有效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0x*11/</w:t>
            </w:r>
            <w:r>
              <w:rPr>
                <w:rFonts w:hint="eastAsia"/>
                <w:szCs w:val="21"/>
              </w:rPr>
              <w:t>11/3</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0x*13/</w:t>
            </w:r>
            <w:r>
              <w:rPr>
                <w:rFonts w:hint="eastAsia"/>
                <w:szCs w:val="21"/>
              </w:rPr>
              <w:t>11/3</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0x*15/</w:t>
            </w:r>
            <w:r>
              <w:rPr>
                <w:rFonts w:hint="eastAsia"/>
                <w:szCs w:val="21"/>
              </w:rPr>
              <w:t>11/3</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0x*15/</w:t>
            </w:r>
            <w:r>
              <w:rPr>
                <w:rFonts w:hint="eastAsia"/>
                <w:szCs w:val="21"/>
              </w:rPr>
              <w:t>11/3</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0x*13/</w:t>
            </w:r>
            <w:r>
              <w:rPr>
                <w:rFonts w:hint="eastAsia"/>
                <w:szCs w:val="21"/>
              </w:rPr>
              <w:t>11/3</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0x*11/</w:t>
            </w:r>
            <w:r>
              <w:rPr>
                <w:rFonts w:hint="eastAsia"/>
                <w:szCs w:val="21"/>
              </w:rPr>
              <w:t>11/3</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位</w:t>
            </w:r>
          </w:p>
        </w:tc>
        <w:tc>
          <w:tcPr>
            <w:tcW w:w="1405"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有效</w:t>
            </w:r>
          </w:p>
          <w:p w:rsidR="00B12AA5" w:rsidRPr="006658B4" w:rsidRDefault="00B12AA5" w:rsidP="002A0394">
            <w:pPr>
              <w:spacing w:line="400" w:lineRule="exact"/>
              <w:jc w:val="center"/>
              <w:rPr>
                <w:szCs w:val="21"/>
              </w:rPr>
            </w:pPr>
            <w:r>
              <w:rPr>
                <w:rFonts w:hint="eastAsia"/>
                <w:szCs w:val="21"/>
              </w:rPr>
              <w:t>0=</w:t>
            </w:r>
            <w:r>
              <w:rPr>
                <w:rFonts w:hint="eastAsia"/>
                <w:szCs w:val="21"/>
              </w:rPr>
              <w:t>无效</w:t>
            </w:r>
          </w:p>
        </w:tc>
        <w:tc>
          <w:tcPr>
            <w:tcW w:w="1674" w:type="dxa"/>
            <w:shd w:val="clear" w:color="auto" w:fill="auto"/>
          </w:tcPr>
          <w:p w:rsidR="00B12AA5" w:rsidRPr="006658B4" w:rsidRDefault="00B12AA5" w:rsidP="002A0394">
            <w:pPr>
              <w:spacing w:line="400" w:lineRule="exact"/>
              <w:jc w:val="center"/>
              <w:rPr>
                <w:szCs w:val="21"/>
              </w:rPr>
            </w:pPr>
          </w:p>
        </w:tc>
      </w:tr>
      <w:tr w:rsidR="00B12AA5" w:rsidRPr="007719A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停放制动缸压力</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0x*11/24-25</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0x*13/24-25</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0x*15/24-25</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lastRenderedPageBreak/>
              <w:t>0x*15/24-25</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0x*13/24-25</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0x*11/24-25</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lastRenderedPageBreak/>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lastRenderedPageBreak/>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r>
      <w:tr w:rsidR="00B12AA5" w:rsidRPr="007719A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lastRenderedPageBreak/>
              <w:t>1</w:t>
            </w:r>
            <w:r>
              <w:rPr>
                <w:rFonts w:hint="eastAsia"/>
                <w:szCs w:val="21"/>
              </w:rPr>
              <w:t>架制动缸压力有效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0</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4</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4</w:t>
            </w:r>
            <w:r w:rsidRPr="008D483A">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0</w:t>
            </w:r>
            <w:r w:rsidRPr="008D483A">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位</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w:t>
            </w:r>
            <w:r w:rsidRPr="00725FDC">
              <w:rPr>
                <w:rFonts w:hint="eastAsia"/>
                <w:szCs w:val="21"/>
              </w:rPr>
              <w:t>有效</w:t>
            </w:r>
          </w:p>
          <w:p w:rsidR="00B12AA5" w:rsidRPr="00725FDC" w:rsidRDefault="00B12AA5" w:rsidP="002A0394">
            <w:pPr>
              <w:spacing w:line="400" w:lineRule="exact"/>
              <w:jc w:val="center"/>
              <w:rPr>
                <w:szCs w:val="21"/>
              </w:rPr>
            </w:pPr>
            <w:r w:rsidRPr="00725FDC">
              <w:rPr>
                <w:rFonts w:hint="eastAsia"/>
                <w:szCs w:val="21"/>
              </w:rPr>
              <w:t>0-</w:t>
            </w:r>
            <w:r w:rsidRPr="00725FDC">
              <w:rPr>
                <w:rFonts w:hint="eastAsia"/>
                <w:szCs w:val="21"/>
              </w:rPr>
              <w:t>无效</w:t>
            </w:r>
          </w:p>
        </w:tc>
        <w:tc>
          <w:tcPr>
            <w:tcW w:w="1674" w:type="dxa"/>
            <w:shd w:val="clear" w:color="auto" w:fill="auto"/>
          </w:tcPr>
          <w:p w:rsidR="00B12AA5" w:rsidRDefault="00B12AA5" w:rsidP="002A0394">
            <w:pPr>
              <w:spacing w:line="400" w:lineRule="exact"/>
              <w:jc w:val="center"/>
              <w:rPr>
                <w:szCs w:val="21"/>
              </w:rPr>
            </w:pP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1</w:t>
            </w:r>
            <w:r>
              <w:rPr>
                <w:rFonts w:hint="eastAsia"/>
                <w:szCs w:val="21"/>
              </w:rPr>
              <w:t>架制动缸压力</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0</w:t>
            </w:r>
            <w:r w:rsidRPr="00633F45">
              <w:rPr>
                <w:rFonts w:hint="eastAsia"/>
                <w:szCs w:val="21"/>
              </w:rPr>
              <w:t>/</w:t>
            </w:r>
            <w:del w:id="68" w:author="wangzhenxian" w:date="2016-05-20T15:13:00Z">
              <w:r w:rsidDel="00FC3091">
                <w:rPr>
                  <w:rFonts w:hint="eastAsia"/>
                  <w:szCs w:val="21"/>
                </w:rPr>
                <w:delText>26-27</w:delText>
              </w:r>
            </w:del>
            <w:ins w:id="69" w:author="wangzhenxian" w:date="2016-05-20T15:13:00Z">
              <w:r>
                <w:rPr>
                  <w:rFonts w:hint="eastAsia"/>
                  <w:szCs w:val="21"/>
                </w:rPr>
                <w:t>2</w:t>
              </w:r>
            </w:ins>
            <w:r>
              <w:rPr>
                <w:rFonts w:hint="eastAsia"/>
                <w:szCs w:val="21"/>
              </w:rPr>
              <w:t>6</w:t>
            </w:r>
            <w:ins w:id="70" w:author="wangzhenxian" w:date="2016-05-20T15:13:00Z">
              <w:r>
                <w:rPr>
                  <w:rFonts w:hint="eastAsia"/>
                  <w:szCs w:val="21"/>
                </w:rPr>
                <w:t>-2</w:t>
              </w:r>
            </w:ins>
            <w:r>
              <w:rPr>
                <w:rFonts w:hint="eastAsia"/>
                <w:szCs w:val="21"/>
              </w:rPr>
              <w:t>7</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4</w:t>
            </w:r>
            <w:r w:rsidRPr="00633F45">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4</w:t>
            </w:r>
            <w:r w:rsidRPr="008D483A">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0</w:t>
            </w:r>
            <w:r w:rsidRPr="008D483A">
              <w:rPr>
                <w:rFonts w:hint="eastAsia"/>
                <w:szCs w:val="21"/>
              </w:rPr>
              <w:t>/</w:t>
            </w:r>
            <w:r>
              <w:rPr>
                <w:rFonts w:hint="eastAsia"/>
                <w:szCs w:val="21"/>
              </w:rPr>
              <w:t>26-27</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lastRenderedPageBreak/>
              <w:t>2</w:t>
            </w:r>
            <w:r>
              <w:rPr>
                <w:rFonts w:hint="eastAsia"/>
                <w:szCs w:val="21"/>
              </w:rPr>
              <w:t>架制动缸压力有效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1</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3</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5</w:t>
            </w:r>
            <w:r w:rsidRPr="00633F45">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5</w:t>
            </w:r>
            <w:r w:rsidRPr="008D483A">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3</w:t>
            </w:r>
            <w:r w:rsidRPr="008D483A">
              <w:rPr>
                <w:rFonts w:hint="eastAsia"/>
                <w:szCs w:val="21"/>
              </w:rPr>
              <w:t>/</w:t>
            </w:r>
            <w:r>
              <w:rPr>
                <w:rFonts w:hint="eastAsia"/>
                <w:szCs w:val="21"/>
              </w:rPr>
              <w:t>11/4</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1</w:t>
            </w:r>
            <w:r w:rsidRPr="008D483A">
              <w:rPr>
                <w:rFonts w:hint="eastAsia"/>
                <w:szCs w:val="21"/>
              </w:rPr>
              <w:t>/</w:t>
            </w:r>
            <w:r>
              <w:rPr>
                <w:rFonts w:hint="eastAsia"/>
                <w:szCs w:val="21"/>
              </w:rPr>
              <w:t>11/4</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位</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w:t>
            </w:r>
            <w:r w:rsidRPr="00725FDC">
              <w:rPr>
                <w:rFonts w:hint="eastAsia"/>
                <w:szCs w:val="21"/>
              </w:rPr>
              <w:t>有效</w:t>
            </w:r>
          </w:p>
          <w:p w:rsidR="00B12AA5" w:rsidRPr="00725FDC" w:rsidRDefault="00B12AA5" w:rsidP="002A0394">
            <w:pPr>
              <w:spacing w:line="400" w:lineRule="exact"/>
              <w:jc w:val="center"/>
              <w:rPr>
                <w:szCs w:val="21"/>
              </w:rPr>
            </w:pPr>
            <w:r w:rsidRPr="00725FDC">
              <w:rPr>
                <w:rFonts w:hint="eastAsia"/>
                <w:szCs w:val="21"/>
              </w:rPr>
              <w:t>0-</w:t>
            </w:r>
            <w:r w:rsidRPr="00725FDC">
              <w:rPr>
                <w:rFonts w:hint="eastAsia"/>
                <w:szCs w:val="21"/>
              </w:rPr>
              <w:t>无效</w:t>
            </w:r>
          </w:p>
        </w:tc>
        <w:tc>
          <w:tcPr>
            <w:tcW w:w="1674" w:type="dxa"/>
            <w:shd w:val="clear" w:color="auto" w:fill="auto"/>
          </w:tcPr>
          <w:p w:rsidR="00B12AA5" w:rsidRPr="006658B4" w:rsidRDefault="00B12AA5" w:rsidP="002A0394">
            <w:pPr>
              <w:spacing w:line="400" w:lineRule="exact"/>
              <w:jc w:val="center"/>
              <w:rPr>
                <w:szCs w:val="21"/>
              </w:rPr>
            </w:pP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2</w:t>
            </w:r>
            <w:r>
              <w:rPr>
                <w:rFonts w:hint="eastAsia"/>
                <w:szCs w:val="21"/>
              </w:rPr>
              <w:t>架制动缸压力</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1</w:t>
            </w:r>
            <w:r w:rsidRPr="00633F45">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3</w:t>
            </w:r>
            <w:r w:rsidRPr="00633F45">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5</w:t>
            </w:r>
            <w:r w:rsidRPr="00633F45">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5</w:t>
            </w:r>
            <w:r w:rsidRPr="008D483A">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3</w:t>
            </w:r>
            <w:r w:rsidRPr="008D483A">
              <w:rPr>
                <w:rFonts w:hint="eastAsia"/>
                <w:szCs w:val="21"/>
              </w:rPr>
              <w:t>/</w:t>
            </w:r>
            <w:r>
              <w:rPr>
                <w:rFonts w:hint="eastAsia"/>
                <w:szCs w:val="21"/>
              </w:rPr>
              <w:t>26-27</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1</w:t>
            </w:r>
            <w:r w:rsidRPr="008D483A">
              <w:rPr>
                <w:rFonts w:hint="eastAsia"/>
                <w:szCs w:val="21"/>
              </w:rPr>
              <w:t>/</w:t>
            </w:r>
            <w:r>
              <w:rPr>
                <w:rFonts w:hint="eastAsia"/>
                <w:szCs w:val="21"/>
              </w:rPr>
              <w:t>26-27</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1</w:t>
            </w:r>
            <w:r>
              <w:rPr>
                <w:rFonts w:hint="eastAsia"/>
                <w:szCs w:val="21"/>
              </w:rPr>
              <w:t>架空簧压力有效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0</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4</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lastRenderedPageBreak/>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4</w:t>
            </w:r>
            <w:r w:rsidRPr="008D483A">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0</w:t>
            </w:r>
            <w:r w:rsidRPr="008D483A">
              <w:rPr>
                <w:rFonts w:hint="eastAsia"/>
                <w:szCs w:val="21"/>
              </w:rPr>
              <w:t>/</w:t>
            </w:r>
            <w:r>
              <w:rPr>
                <w:rFonts w:hint="eastAsia"/>
                <w:szCs w:val="21"/>
              </w:rPr>
              <w:t>11/5</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lastRenderedPageBreak/>
              <w:t>位</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w:t>
            </w:r>
            <w:r w:rsidRPr="00725FDC">
              <w:rPr>
                <w:rFonts w:hint="eastAsia"/>
                <w:szCs w:val="21"/>
              </w:rPr>
              <w:t>有效</w:t>
            </w:r>
          </w:p>
          <w:p w:rsidR="00B12AA5" w:rsidRPr="00725FDC" w:rsidRDefault="00B12AA5" w:rsidP="002A0394">
            <w:pPr>
              <w:spacing w:line="400" w:lineRule="exact"/>
              <w:jc w:val="center"/>
              <w:rPr>
                <w:szCs w:val="21"/>
              </w:rPr>
            </w:pPr>
            <w:r w:rsidRPr="00725FDC">
              <w:rPr>
                <w:rFonts w:hint="eastAsia"/>
                <w:szCs w:val="21"/>
              </w:rPr>
              <w:t>0-</w:t>
            </w:r>
            <w:r w:rsidRPr="00725FDC">
              <w:rPr>
                <w:rFonts w:hint="eastAsia"/>
                <w:szCs w:val="21"/>
              </w:rPr>
              <w:t>无效</w:t>
            </w:r>
          </w:p>
        </w:tc>
        <w:tc>
          <w:tcPr>
            <w:tcW w:w="1674" w:type="dxa"/>
            <w:shd w:val="clear" w:color="auto" w:fill="auto"/>
          </w:tcPr>
          <w:p w:rsidR="00B12AA5" w:rsidRPr="006658B4" w:rsidRDefault="00B12AA5" w:rsidP="002A0394">
            <w:pPr>
              <w:spacing w:line="400" w:lineRule="exact"/>
              <w:jc w:val="center"/>
              <w:rPr>
                <w:szCs w:val="21"/>
              </w:rPr>
            </w:pP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lastRenderedPageBreak/>
              <w:t>1</w:t>
            </w:r>
            <w:r>
              <w:rPr>
                <w:rFonts w:hint="eastAsia"/>
                <w:szCs w:val="21"/>
              </w:rPr>
              <w:t>架空簧压力</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0</w:t>
            </w:r>
            <w:r w:rsidRPr="00633F45">
              <w:rPr>
                <w:rFonts w:hint="eastAsia"/>
                <w:szCs w:val="21"/>
              </w:rPr>
              <w:t>/</w:t>
            </w:r>
            <w:del w:id="71" w:author="wangzhenxian" w:date="2016-05-20T15:30:00Z">
              <w:r w:rsidDel="00B6420D">
                <w:rPr>
                  <w:rFonts w:hint="eastAsia"/>
                  <w:szCs w:val="21"/>
                </w:rPr>
                <w:delText>28-29</w:delText>
              </w:r>
            </w:del>
            <w:ins w:id="72" w:author="wangzhenxian" w:date="2016-05-20T15:30:00Z">
              <w:r>
                <w:rPr>
                  <w:rFonts w:hint="eastAsia"/>
                  <w:szCs w:val="21"/>
                </w:rPr>
                <w:t>26-27</w:t>
              </w:r>
            </w:ins>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Default="00B12AA5" w:rsidP="002A0394">
            <w:pPr>
              <w:spacing w:line="400" w:lineRule="exact"/>
              <w:jc w:val="center"/>
              <w:rPr>
                <w:b/>
                <w:szCs w:val="21"/>
              </w:rPr>
            </w:pPr>
            <w:r w:rsidRPr="00633F45">
              <w:rPr>
                <w:rFonts w:hint="eastAsia"/>
                <w:szCs w:val="21"/>
              </w:rPr>
              <w:t>0x*1</w:t>
            </w:r>
            <w:r>
              <w:rPr>
                <w:rFonts w:hint="eastAsia"/>
                <w:szCs w:val="21"/>
              </w:rPr>
              <w:t>4</w:t>
            </w:r>
            <w:r w:rsidRPr="00633F45">
              <w:rPr>
                <w:rFonts w:hint="eastAsia"/>
                <w:szCs w:val="21"/>
              </w:rPr>
              <w:t>/</w:t>
            </w:r>
            <w:r>
              <w:rPr>
                <w:rFonts w:hint="eastAsia"/>
                <w:szCs w:val="21"/>
              </w:rPr>
              <w:t>28-29</w:t>
            </w: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4</w:t>
            </w:r>
            <w:r w:rsidRPr="008D483A">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0</w:t>
            </w:r>
            <w:r w:rsidRPr="008D483A">
              <w:rPr>
                <w:rFonts w:hint="eastAsia"/>
                <w:szCs w:val="21"/>
              </w:rPr>
              <w:t>/</w:t>
            </w:r>
            <w:r>
              <w:rPr>
                <w:rFonts w:hint="eastAsia"/>
                <w:szCs w:val="21"/>
              </w:rPr>
              <w:t>28-29</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2</w:t>
            </w:r>
            <w:r>
              <w:rPr>
                <w:rFonts w:hint="eastAsia"/>
                <w:szCs w:val="21"/>
              </w:rPr>
              <w:t>架空簧压力有效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1</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3</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5</w:t>
            </w:r>
            <w:r w:rsidRPr="00633F45">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5</w:t>
            </w:r>
            <w:r w:rsidRPr="008D483A">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3</w:t>
            </w:r>
            <w:r w:rsidRPr="008D483A">
              <w:rPr>
                <w:rFonts w:hint="eastAsia"/>
                <w:szCs w:val="21"/>
              </w:rPr>
              <w:t>/</w:t>
            </w:r>
            <w:r>
              <w:rPr>
                <w:rFonts w:hint="eastAsia"/>
                <w:szCs w:val="21"/>
              </w:rPr>
              <w:t>11/5</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lastRenderedPageBreak/>
              <w:t>0x*1</w:t>
            </w:r>
            <w:r>
              <w:rPr>
                <w:rFonts w:hint="eastAsia"/>
                <w:szCs w:val="21"/>
              </w:rPr>
              <w:t>1</w:t>
            </w:r>
            <w:r w:rsidRPr="008D483A">
              <w:rPr>
                <w:rFonts w:hint="eastAsia"/>
                <w:szCs w:val="21"/>
              </w:rPr>
              <w:t>/</w:t>
            </w:r>
            <w:r>
              <w:rPr>
                <w:rFonts w:hint="eastAsia"/>
                <w:szCs w:val="21"/>
              </w:rPr>
              <w:t>11/5</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lastRenderedPageBreak/>
              <w:t>位</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w:t>
            </w:r>
            <w:r w:rsidRPr="00725FDC">
              <w:rPr>
                <w:rFonts w:hint="eastAsia"/>
                <w:szCs w:val="21"/>
              </w:rPr>
              <w:t>有效</w:t>
            </w:r>
          </w:p>
          <w:p w:rsidR="00B12AA5" w:rsidRPr="00725FDC" w:rsidRDefault="00B12AA5" w:rsidP="002A0394">
            <w:pPr>
              <w:spacing w:line="400" w:lineRule="exact"/>
              <w:jc w:val="center"/>
              <w:rPr>
                <w:szCs w:val="21"/>
              </w:rPr>
            </w:pPr>
            <w:r w:rsidRPr="00725FDC">
              <w:rPr>
                <w:rFonts w:hint="eastAsia"/>
                <w:szCs w:val="21"/>
              </w:rPr>
              <w:t>0-</w:t>
            </w:r>
            <w:r w:rsidRPr="00725FDC">
              <w:rPr>
                <w:rFonts w:hint="eastAsia"/>
                <w:szCs w:val="21"/>
              </w:rPr>
              <w:t>无效</w:t>
            </w:r>
          </w:p>
        </w:tc>
        <w:tc>
          <w:tcPr>
            <w:tcW w:w="1674" w:type="dxa"/>
            <w:shd w:val="clear" w:color="auto" w:fill="auto"/>
          </w:tcPr>
          <w:p w:rsidR="00B12AA5" w:rsidRPr="006658B4" w:rsidRDefault="00B12AA5" w:rsidP="002A0394">
            <w:pPr>
              <w:spacing w:line="400" w:lineRule="exact"/>
              <w:jc w:val="center"/>
              <w:rPr>
                <w:szCs w:val="21"/>
              </w:rPr>
            </w:pP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lastRenderedPageBreak/>
              <w:t>2</w:t>
            </w:r>
            <w:r>
              <w:rPr>
                <w:rFonts w:hint="eastAsia"/>
                <w:szCs w:val="21"/>
              </w:rPr>
              <w:t>架空簧压力</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TC1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1</w:t>
            </w:r>
            <w:r w:rsidRPr="00633F45">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3</w:t>
            </w:r>
            <w:r w:rsidRPr="00633F45">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M1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5</w:t>
            </w:r>
            <w:r w:rsidRPr="00633F45">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5</w:t>
            </w:r>
            <w:r w:rsidRPr="008D483A">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3</w:t>
            </w:r>
            <w:r w:rsidRPr="008D483A">
              <w:rPr>
                <w:rFonts w:hint="eastAsia"/>
                <w:szCs w:val="21"/>
              </w:rPr>
              <w:t>/</w:t>
            </w:r>
            <w:r>
              <w:rPr>
                <w:rFonts w:hint="eastAsia"/>
                <w:szCs w:val="21"/>
              </w:rPr>
              <w:t>28-29</w:t>
            </w:r>
          </w:p>
          <w:p w:rsidR="00B12AA5" w:rsidRDefault="00B12AA5" w:rsidP="002A0394">
            <w:pPr>
              <w:spacing w:line="400" w:lineRule="exact"/>
              <w:jc w:val="center"/>
              <w:rPr>
                <w:b/>
                <w:szCs w:val="21"/>
              </w:rPr>
            </w:pPr>
            <w:r>
              <w:rPr>
                <w:rFonts w:hint="eastAsia"/>
                <w:b/>
                <w:szCs w:val="21"/>
              </w:rPr>
              <w:t>TC2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1</w:t>
            </w:r>
            <w:r w:rsidRPr="008D483A">
              <w:rPr>
                <w:rFonts w:hint="eastAsia"/>
                <w:szCs w:val="21"/>
              </w:rPr>
              <w:t>/</w:t>
            </w:r>
            <w:r>
              <w:rPr>
                <w:rFonts w:hint="eastAsia"/>
                <w:szCs w:val="21"/>
              </w:rPr>
              <w:t>28-29</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总风压力有效</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11/</w:t>
            </w:r>
            <w:del w:id="73" w:author="wangzhenxian" w:date="2016-05-12T14:23:00Z">
              <w:r w:rsidDel="00C810F9">
                <w:rPr>
                  <w:rFonts w:hint="eastAsia"/>
                  <w:szCs w:val="21"/>
                </w:rPr>
                <w:delText>5</w:delText>
              </w:r>
            </w:del>
            <w:ins w:id="74" w:author="wangzhenxian" w:date="2016-05-12T14:23:00Z">
              <w:r>
                <w:rPr>
                  <w:rFonts w:hint="eastAsia"/>
                  <w:szCs w:val="21"/>
                </w:rPr>
                <w:t>3</w:t>
              </w:r>
            </w:ins>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11/</w:t>
            </w:r>
            <w:del w:id="75" w:author="wangzhenxian" w:date="2016-05-12T14:23:00Z">
              <w:r w:rsidDel="00C810F9">
                <w:rPr>
                  <w:rFonts w:hint="eastAsia"/>
                  <w:szCs w:val="21"/>
                </w:rPr>
                <w:delText>5</w:delText>
              </w:r>
            </w:del>
            <w:ins w:id="76" w:author="wangzhenxian" w:date="2016-05-12T14:23:00Z">
              <w:r>
                <w:rPr>
                  <w:rFonts w:hint="eastAsia"/>
                  <w:szCs w:val="21"/>
                </w:rPr>
                <w:t>3</w:t>
              </w:r>
            </w:ins>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位</w:t>
            </w:r>
          </w:p>
        </w:tc>
        <w:tc>
          <w:tcPr>
            <w:tcW w:w="1405"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有效</w:t>
            </w:r>
          </w:p>
          <w:p w:rsidR="00B12AA5" w:rsidRPr="006658B4" w:rsidRDefault="00B12AA5" w:rsidP="002A0394">
            <w:pPr>
              <w:spacing w:line="400" w:lineRule="exact"/>
              <w:jc w:val="center"/>
              <w:rPr>
                <w:szCs w:val="21"/>
              </w:rPr>
            </w:pPr>
            <w:r>
              <w:rPr>
                <w:rFonts w:hint="eastAsia"/>
                <w:szCs w:val="21"/>
              </w:rPr>
              <w:t>0-</w:t>
            </w:r>
            <w:r>
              <w:rPr>
                <w:rFonts w:hint="eastAsia"/>
                <w:szCs w:val="21"/>
              </w:rPr>
              <w:t>无效</w:t>
            </w:r>
          </w:p>
        </w:tc>
        <w:tc>
          <w:tcPr>
            <w:tcW w:w="1674" w:type="dxa"/>
            <w:shd w:val="clear" w:color="auto" w:fill="auto"/>
          </w:tcPr>
          <w:p w:rsidR="00B12AA5" w:rsidRPr="006658B4" w:rsidRDefault="00B12AA5" w:rsidP="002A0394">
            <w:pPr>
              <w:spacing w:line="400" w:lineRule="exact"/>
              <w:jc w:val="center"/>
              <w:rPr>
                <w:szCs w:val="21"/>
              </w:rPr>
            </w:pPr>
          </w:p>
        </w:tc>
      </w:tr>
      <w:tr w:rsidR="00B12AA5" w:rsidRPr="006658B4" w:rsidTr="002A0394">
        <w:trPr>
          <w:jc w:val="center"/>
        </w:trPr>
        <w:tc>
          <w:tcPr>
            <w:tcW w:w="1401" w:type="dxa"/>
            <w:vAlign w:val="center"/>
          </w:tcPr>
          <w:p w:rsidR="00B12AA5" w:rsidRDefault="00B12AA5" w:rsidP="002A0394">
            <w:pPr>
              <w:spacing w:line="400" w:lineRule="exact"/>
              <w:jc w:val="center"/>
              <w:rPr>
                <w:szCs w:val="21"/>
              </w:rPr>
            </w:pPr>
            <w:r>
              <w:rPr>
                <w:rFonts w:hint="eastAsia"/>
                <w:szCs w:val="21"/>
              </w:rPr>
              <w:t>总风压力</w:t>
            </w:r>
          </w:p>
          <w:p w:rsidR="00B12AA5" w:rsidRDefault="00B12AA5" w:rsidP="002A0394">
            <w:pPr>
              <w:spacing w:line="400" w:lineRule="exact"/>
              <w:jc w:val="center"/>
              <w:rPr>
                <w:szCs w:val="21"/>
              </w:rPr>
            </w:pPr>
            <w:r>
              <w:rPr>
                <w:rFonts w:hint="eastAsia"/>
                <w:szCs w:val="21"/>
              </w:rPr>
              <w:t>（主风管）</w:t>
            </w:r>
          </w:p>
        </w:tc>
        <w:tc>
          <w:tcPr>
            <w:tcW w:w="1093" w:type="dxa"/>
            <w:vAlign w:val="center"/>
          </w:tcPr>
          <w:p w:rsidR="00B12AA5" w:rsidRPr="00725FDC" w:rsidRDefault="00B12AA5" w:rsidP="002A0394">
            <w:pPr>
              <w:spacing w:line="400" w:lineRule="exact"/>
              <w:jc w:val="center"/>
              <w:rPr>
                <w:szCs w:val="21"/>
              </w:rPr>
            </w:pPr>
            <w:r w:rsidRPr="00725FDC">
              <w:rPr>
                <w:rFonts w:hint="eastAsia"/>
                <w:szCs w:val="21"/>
              </w:rPr>
              <w:t>BCU</w:t>
            </w:r>
          </w:p>
        </w:tc>
        <w:tc>
          <w:tcPr>
            <w:tcW w:w="1780" w:type="dxa"/>
          </w:tcPr>
          <w:p w:rsidR="00B12AA5" w:rsidRDefault="00B12AA5" w:rsidP="002A0394">
            <w:pPr>
              <w:spacing w:line="400" w:lineRule="exact"/>
              <w:jc w:val="center"/>
              <w:rPr>
                <w:b/>
                <w:szCs w:val="21"/>
              </w:rPr>
            </w:pPr>
            <w:r>
              <w:rPr>
                <w:rFonts w:hint="eastAsia"/>
                <w:b/>
                <w:szCs w:val="21"/>
              </w:rPr>
              <w:t>MP1</w:t>
            </w:r>
            <w:r>
              <w:rPr>
                <w:rFonts w:hint="eastAsia"/>
                <w:b/>
                <w:szCs w:val="21"/>
              </w:rPr>
              <w:t>车：</w:t>
            </w:r>
          </w:p>
          <w:p w:rsidR="00B12AA5" w:rsidRPr="00633F45" w:rsidRDefault="00B12AA5" w:rsidP="002A0394">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24-25</w:t>
            </w:r>
          </w:p>
          <w:p w:rsidR="00B12AA5" w:rsidRDefault="00B12AA5" w:rsidP="002A0394">
            <w:pPr>
              <w:spacing w:line="400" w:lineRule="exact"/>
              <w:jc w:val="center"/>
              <w:rPr>
                <w:b/>
                <w:szCs w:val="21"/>
              </w:rPr>
            </w:pPr>
            <w:r>
              <w:rPr>
                <w:rFonts w:hint="eastAsia"/>
                <w:b/>
                <w:szCs w:val="21"/>
              </w:rPr>
              <w:t>（</w:t>
            </w:r>
            <w:r>
              <w:rPr>
                <w:rFonts w:hint="eastAsia"/>
                <w:b/>
                <w:szCs w:val="21"/>
              </w:rPr>
              <w:t>*=1/3</w:t>
            </w:r>
            <w:r>
              <w:rPr>
                <w:rFonts w:hint="eastAsia"/>
                <w:b/>
                <w:szCs w:val="21"/>
              </w:rPr>
              <w:t>）</w:t>
            </w:r>
          </w:p>
          <w:p w:rsidR="00B12AA5" w:rsidRDefault="00B12AA5" w:rsidP="002A0394">
            <w:pPr>
              <w:spacing w:line="400" w:lineRule="exact"/>
              <w:jc w:val="center"/>
              <w:rPr>
                <w:b/>
                <w:szCs w:val="21"/>
              </w:rPr>
            </w:pPr>
            <w:r>
              <w:rPr>
                <w:rFonts w:hint="eastAsia"/>
                <w:b/>
                <w:szCs w:val="21"/>
              </w:rPr>
              <w:t>MP2</w:t>
            </w:r>
            <w:r>
              <w:rPr>
                <w:rFonts w:hint="eastAsia"/>
                <w:b/>
                <w:szCs w:val="21"/>
              </w:rPr>
              <w:t>车：</w:t>
            </w:r>
          </w:p>
          <w:p w:rsidR="00B12AA5" w:rsidRPr="008D483A" w:rsidRDefault="00B12AA5" w:rsidP="002A0394">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24-25</w:t>
            </w:r>
          </w:p>
          <w:p w:rsidR="00B12AA5" w:rsidRPr="00A233AB" w:rsidRDefault="00B12AA5" w:rsidP="002A0394">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952" w:type="dxa"/>
          </w:tcPr>
          <w:p w:rsidR="00B12AA5" w:rsidRPr="00725FDC" w:rsidRDefault="00B12AA5" w:rsidP="002A0394">
            <w:pPr>
              <w:spacing w:line="400" w:lineRule="exact"/>
              <w:jc w:val="center"/>
              <w:rPr>
                <w:szCs w:val="21"/>
              </w:rPr>
            </w:pPr>
            <w:r w:rsidRPr="00725FDC">
              <w:rPr>
                <w:rFonts w:hint="eastAsia"/>
                <w:szCs w:val="21"/>
              </w:rPr>
              <w:t>字</w:t>
            </w:r>
          </w:p>
          <w:p w:rsidR="00B12AA5" w:rsidRPr="00725FDC" w:rsidRDefault="00B12AA5" w:rsidP="002A0394">
            <w:pPr>
              <w:spacing w:line="400" w:lineRule="exact"/>
              <w:jc w:val="center"/>
              <w:rPr>
                <w:szCs w:val="21"/>
              </w:rPr>
            </w:pPr>
            <w:r w:rsidRPr="00725FDC">
              <w:rPr>
                <w:rFonts w:hint="eastAsia"/>
                <w:szCs w:val="21"/>
              </w:rPr>
              <w:t>0-24000</w:t>
            </w:r>
            <w:r w:rsidRPr="00725FDC">
              <w:rPr>
                <w:szCs w:val="21"/>
              </w:rPr>
              <w:t xml:space="preserve"> </w:t>
            </w:r>
          </w:p>
        </w:tc>
        <w:tc>
          <w:tcPr>
            <w:tcW w:w="1405" w:type="dxa"/>
            <w:shd w:val="clear" w:color="auto" w:fill="auto"/>
          </w:tcPr>
          <w:p w:rsidR="00B12AA5" w:rsidRPr="00725FDC" w:rsidRDefault="00B12AA5" w:rsidP="002A0394">
            <w:pPr>
              <w:spacing w:line="400" w:lineRule="exact"/>
              <w:jc w:val="center"/>
              <w:rPr>
                <w:szCs w:val="21"/>
              </w:rPr>
            </w:pPr>
            <w:r w:rsidRPr="00725FDC">
              <w:rPr>
                <w:rFonts w:hint="eastAsia"/>
                <w:szCs w:val="21"/>
              </w:rPr>
              <w:t>1=0.05kPa</w:t>
            </w:r>
          </w:p>
        </w:tc>
        <w:tc>
          <w:tcPr>
            <w:tcW w:w="1674" w:type="dxa"/>
            <w:shd w:val="clear" w:color="auto" w:fill="auto"/>
          </w:tcPr>
          <w:p w:rsidR="00B12AA5" w:rsidRDefault="00B12AA5" w:rsidP="002A0394">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B12AA5" w:rsidRPr="006658B4" w:rsidRDefault="00B12AA5" w:rsidP="002A0394">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w:t>
            </w:r>
            <w:r>
              <w:rPr>
                <w:rFonts w:hint="eastAsia"/>
                <w:szCs w:val="21"/>
              </w:rPr>
              <w:lastRenderedPageBreak/>
              <w:t>停放制动缸压力；</w:t>
            </w:r>
          </w:p>
        </w:tc>
      </w:tr>
    </w:tbl>
    <w:p w:rsidR="00B12AA5" w:rsidRPr="0046414E" w:rsidRDefault="00B12AA5" w:rsidP="00A01869">
      <w:pPr>
        <w:pStyle w:val="a6"/>
        <w:adjustRightInd w:val="0"/>
        <w:snapToGrid w:val="0"/>
        <w:spacing w:beforeLines="50" w:line="360" w:lineRule="auto"/>
        <w:ind w:left="846" w:firstLineChars="0" w:firstLine="0"/>
        <w:jc w:val="left"/>
        <w:rPr>
          <w:rFonts w:hAnsi="宋体"/>
          <w:bCs/>
          <w:sz w:val="24"/>
          <w:szCs w:val="21"/>
        </w:rPr>
      </w:pPr>
      <w:r w:rsidRPr="0046414E">
        <w:rPr>
          <w:rFonts w:hAnsi="宋体" w:hint="eastAsia"/>
          <w:bCs/>
          <w:sz w:val="24"/>
          <w:szCs w:val="21"/>
        </w:rPr>
        <w:lastRenderedPageBreak/>
        <w:t>各状态说明参见</w:t>
      </w:r>
      <w:r>
        <w:rPr>
          <w:rFonts w:hAnsi="宋体" w:hint="eastAsia"/>
          <w:bCs/>
          <w:sz w:val="24"/>
          <w:szCs w:val="21"/>
        </w:rPr>
        <w:t>“制动</w:t>
      </w:r>
      <w:r w:rsidRPr="0046414E">
        <w:rPr>
          <w:rFonts w:hAnsi="宋体" w:hint="eastAsia"/>
          <w:bCs/>
          <w:sz w:val="24"/>
          <w:szCs w:val="21"/>
        </w:rPr>
        <w:t>帮助</w:t>
      </w:r>
      <w:r>
        <w:rPr>
          <w:rFonts w:hAnsi="宋体" w:hint="eastAsia"/>
          <w:bCs/>
          <w:sz w:val="24"/>
          <w:szCs w:val="21"/>
        </w:rPr>
        <w:t>”</w:t>
      </w:r>
      <w:r w:rsidRPr="0046414E">
        <w:rPr>
          <w:rFonts w:hAnsi="宋体" w:hint="eastAsia"/>
          <w:bCs/>
          <w:sz w:val="24"/>
          <w:szCs w:val="21"/>
        </w:rPr>
        <w:t>界面</w:t>
      </w:r>
      <w:r>
        <w:rPr>
          <w:rFonts w:hAnsi="宋体" w:hint="eastAsia"/>
          <w:bCs/>
          <w:sz w:val="24"/>
          <w:szCs w:val="21"/>
        </w:rPr>
        <w:t>，如下图：</w:t>
      </w:r>
    </w:p>
    <w:p w:rsidR="00B12AA5" w:rsidRDefault="00563AE4" w:rsidP="00B12AA5">
      <w:pPr>
        <w:pStyle w:val="a6"/>
        <w:spacing w:line="360" w:lineRule="auto"/>
        <w:ind w:left="846" w:firstLineChars="0" w:firstLine="0"/>
        <w:jc w:val="center"/>
        <w:rPr>
          <w:rFonts w:hAnsi="宋体"/>
          <w:b/>
          <w:sz w:val="24"/>
        </w:rPr>
      </w:pPr>
      <w:r>
        <w:rPr>
          <w:rFonts w:hAnsi="宋体"/>
          <w:b/>
          <w:noProof/>
          <w:sz w:val="24"/>
        </w:rPr>
        <w:drawing>
          <wp:inline distT="0" distB="0" distL="0" distR="0">
            <wp:extent cx="4848502" cy="3633746"/>
            <wp:effectExtent l="0" t="0" r="0" b="5080"/>
            <wp:docPr id="108" name="图片 108" descr="E:\工作\项目\成都7、10号线\成都7号线画面\制动帮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工作\项目\成都7、10号线\成都7号线画面\制动帮助.JPG"/>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0448" cy="3635204"/>
                    </a:xfrm>
                    <a:prstGeom prst="rect">
                      <a:avLst/>
                    </a:prstGeom>
                    <a:noFill/>
                    <a:ln>
                      <a:noFill/>
                    </a:ln>
                  </pic:spPr>
                </pic:pic>
              </a:graphicData>
            </a:graphic>
          </wp:inline>
        </w:drawing>
      </w:r>
      <w:r w:rsidRPr="00563AE4">
        <w:rPr>
          <w:rFonts w:hAnsi="宋体"/>
          <w:b/>
          <w:noProof/>
          <w:sz w:val="24"/>
        </w:rPr>
        <w:t xml:space="preserve"> </w:t>
      </w:r>
    </w:p>
    <w:p w:rsidR="00B12AA5" w:rsidRPr="00A233AB" w:rsidRDefault="00B12AA5" w:rsidP="00B12AA5">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B12AA5" w:rsidRPr="00A233AB" w:rsidTr="002A0394">
        <w:trPr>
          <w:trHeight w:val="291"/>
          <w:jc w:val="center"/>
        </w:trPr>
        <w:tc>
          <w:tcPr>
            <w:tcW w:w="1903" w:type="dxa"/>
          </w:tcPr>
          <w:p w:rsidR="00B12AA5" w:rsidRPr="00A233AB" w:rsidRDefault="00B12AA5" w:rsidP="002A0394">
            <w:pPr>
              <w:spacing w:line="360" w:lineRule="auto"/>
              <w:jc w:val="center"/>
              <w:rPr>
                <w:szCs w:val="21"/>
              </w:rPr>
            </w:pPr>
            <w:r w:rsidRPr="00A233AB">
              <w:rPr>
                <w:rFonts w:hint="eastAsia"/>
                <w:szCs w:val="21"/>
              </w:rPr>
              <w:t>按键名称</w:t>
            </w:r>
          </w:p>
        </w:tc>
        <w:tc>
          <w:tcPr>
            <w:tcW w:w="2091" w:type="dxa"/>
          </w:tcPr>
          <w:p w:rsidR="00B12AA5" w:rsidRPr="00A233AB" w:rsidRDefault="00B12AA5" w:rsidP="002A0394">
            <w:pPr>
              <w:spacing w:line="360" w:lineRule="auto"/>
              <w:jc w:val="center"/>
              <w:rPr>
                <w:szCs w:val="21"/>
              </w:rPr>
            </w:pPr>
            <w:r w:rsidRPr="00A233AB">
              <w:rPr>
                <w:rFonts w:hint="eastAsia"/>
                <w:szCs w:val="21"/>
              </w:rPr>
              <w:t>图示</w:t>
            </w:r>
          </w:p>
        </w:tc>
        <w:tc>
          <w:tcPr>
            <w:tcW w:w="1603" w:type="dxa"/>
          </w:tcPr>
          <w:p w:rsidR="00B12AA5" w:rsidRPr="00A233AB" w:rsidRDefault="00B12AA5" w:rsidP="002A0394">
            <w:pPr>
              <w:spacing w:line="360" w:lineRule="auto"/>
              <w:jc w:val="center"/>
              <w:rPr>
                <w:szCs w:val="21"/>
              </w:rPr>
            </w:pPr>
            <w:r w:rsidRPr="00A233AB">
              <w:rPr>
                <w:rFonts w:hint="eastAsia"/>
                <w:szCs w:val="21"/>
              </w:rPr>
              <w:t>功能</w:t>
            </w:r>
          </w:p>
        </w:tc>
        <w:tc>
          <w:tcPr>
            <w:tcW w:w="2268" w:type="dxa"/>
          </w:tcPr>
          <w:p w:rsidR="00B12AA5" w:rsidRPr="00A233AB" w:rsidRDefault="00B12AA5" w:rsidP="002A0394">
            <w:pPr>
              <w:spacing w:line="360" w:lineRule="auto"/>
              <w:jc w:val="center"/>
              <w:rPr>
                <w:szCs w:val="21"/>
              </w:rPr>
            </w:pPr>
            <w:r w:rsidRPr="00A233AB">
              <w:rPr>
                <w:rFonts w:hint="eastAsia"/>
                <w:szCs w:val="21"/>
              </w:rPr>
              <w:t>处理</w:t>
            </w:r>
          </w:p>
        </w:tc>
        <w:tc>
          <w:tcPr>
            <w:tcW w:w="775" w:type="dxa"/>
          </w:tcPr>
          <w:p w:rsidR="00B12AA5" w:rsidRPr="00A233AB" w:rsidRDefault="00B12AA5" w:rsidP="002A0394">
            <w:pPr>
              <w:spacing w:line="360" w:lineRule="auto"/>
              <w:jc w:val="center"/>
              <w:rPr>
                <w:szCs w:val="21"/>
              </w:rPr>
            </w:pPr>
            <w:r w:rsidRPr="00A233AB">
              <w:rPr>
                <w:rFonts w:hint="eastAsia"/>
                <w:szCs w:val="21"/>
              </w:rPr>
              <w:t>备注</w:t>
            </w:r>
          </w:p>
        </w:tc>
      </w:tr>
      <w:tr w:rsidR="00B12AA5" w:rsidRPr="00A233AB" w:rsidTr="002A0394">
        <w:trPr>
          <w:trHeight w:val="291"/>
          <w:jc w:val="center"/>
        </w:trPr>
        <w:tc>
          <w:tcPr>
            <w:tcW w:w="1903" w:type="dxa"/>
            <w:vAlign w:val="center"/>
          </w:tcPr>
          <w:p w:rsidR="00B12AA5" w:rsidRPr="00A233AB" w:rsidRDefault="00B12AA5" w:rsidP="002A0394">
            <w:pPr>
              <w:spacing w:line="360" w:lineRule="auto"/>
              <w:jc w:val="center"/>
              <w:rPr>
                <w:szCs w:val="21"/>
              </w:rPr>
            </w:pPr>
            <w:r>
              <w:rPr>
                <w:rFonts w:hint="eastAsia"/>
                <w:szCs w:val="21"/>
              </w:rPr>
              <w:t>返回</w:t>
            </w:r>
          </w:p>
        </w:tc>
        <w:tc>
          <w:tcPr>
            <w:tcW w:w="2091" w:type="dxa"/>
            <w:vAlign w:val="center"/>
          </w:tcPr>
          <w:p w:rsidR="00B12AA5" w:rsidRPr="00A233AB" w:rsidRDefault="00B12AA5" w:rsidP="002A0394">
            <w:pPr>
              <w:spacing w:line="360" w:lineRule="auto"/>
              <w:jc w:val="center"/>
              <w:rPr>
                <w:szCs w:val="21"/>
              </w:rPr>
            </w:pPr>
            <w:r>
              <w:object w:dxaOrig="1500" w:dyaOrig="1125">
                <v:shape id="_x0000_i1041" type="#_x0000_t75" style="width:75.75pt;height:56.35pt" o:ole="">
                  <v:imagedata r:id="rId71" o:title=""/>
                </v:shape>
                <o:OLEObject Type="Embed" ProgID="PBrush" ShapeID="_x0000_i1041" DrawAspect="Content" ObjectID="_1562413771" r:id="rId87"/>
              </w:object>
            </w:r>
          </w:p>
        </w:tc>
        <w:tc>
          <w:tcPr>
            <w:tcW w:w="1603" w:type="dxa"/>
            <w:vAlign w:val="center"/>
          </w:tcPr>
          <w:p w:rsidR="00B12AA5" w:rsidRDefault="00B12AA5" w:rsidP="002A0394">
            <w:pPr>
              <w:spacing w:line="360" w:lineRule="auto"/>
              <w:jc w:val="center"/>
              <w:rPr>
                <w:szCs w:val="21"/>
              </w:rPr>
            </w:pPr>
            <w:r>
              <w:rPr>
                <w:rFonts w:hint="eastAsia"/>
                <w:szCs w:val="21"/>
              </w:rPr>
              <w:t>切换到</w:t>
            </w:r>
          </w:p>
          <w:p w:rsidR="00B12AA5" w:rsidRPr="00A233AB" w:rsidRDefault="00B12AA5" w:rsidP="002A0394">
            <w:pPr>
              <w:spacing w:line="360" w:lineRule="auto"/>
              <w:jc w:val="center"/>
              <w:rPr>
                <w:szCs w:val="21"/>
              </w:rPr>
            </w:pPr>
            <w:r>
              <w:rPr>
                <w:rFonts w:hint="eastAsia"/>
                <w:szCs w:val="21"/>
              </w:rPr>
              <w:t>制动界面</w:t>
            </w:r>
          </w:p>
        </w:tc>
        <w:tc>
          <w:tcPr>
            <w:tcW w:w="2268" w:type="dxa"/>
            <w:vAlign w:val="center"/>
          </w:tcPr>
          <w:p w:rsidR="00B12AA5" w:rsidRDefault="00B12AA5" w:rsidP="002A0394">
            <w:pPr>
              <w:spacing w:line="360" w:lineRule="auto"/>
              <w:jc w:val="center"/>
              <w:rPr>
                <w:szCs w:val="21"/>
              </w:rPr>
            </w:pPr>
            <w:r w:rsidRPr="00A233AB">
              <w:rPr>
                <w:rFonts w:hint="eastAsia"/>
                <w:szCs w:val="21"/>
              </w:rPr>
              <w:t>参见</w:t>
            </w:r>
          </w:p>
          <w:p w:rsidR="00B12AA5" w:rsidRPr="00A233AB" w:rsidRDefault="00B12AA5" w:rsidP="002A0394">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B12AA5" w:rsidRPr="00A233AB" w:rsidRDefault="00B12AA5" w:rsidP="002A0394">
            <w:pPr>
              <w:spacing w:line="360" w:lineRule="auto"/>
              <w:jc w:val="center"/>
              <w:rPr>
                <w:szCs w:val="21"/>
              </w:rPr>
            </w:pPr>
          </w:p>
        </w:tc>
      </w:tr>
    </w:tbl>
    <w:p w:rsidR="00423E41" w:rsidRDefault="00423E41" w:rsidP="007954B7">
      <w:pPr>
        <w:pStyle w:val="2"/>
      </w:pPr>
      <w:bookmarkStart w:id="77" w:name="_Toc469301098"/>
      <w:bookmarkEnd w:id="67"/>
      <w:r>
        <w:rPr>
          <w:rFonts w:hint="eastAsia"/>
        </w:rPr>
        <w:t>空调界面</w:t>
      </w:r>
      <w:bookmarkEnd w:id="77"/>
    </w:p>
    <w:p w:rsidR="00781EF4" w:rsidRPr="00C1670F" w:rsidRDefault="00781EF4" w:rsidP="00A01869">
      <w:pPr>
        <w:adjustRightInd w:val="0"/>
        <w:snapToGrid w:val="0"/>
        <w:spacing w:beforeLines="50" w:line="360" w:lineRule="auto"/>
        <w:ind w:leftChars="405" w:left="850" w:firstLineChars="200" w:firstLine="480"/>
        <w:jc w:val="left"/>
        <w:rPr>
          <w:rFonts w:hAnsi="宋体"/>
          <w:bCs/>
          <w:sz w:val="24"/>
          <w:szCs w:val="21"/>
        </w:rPr>
      </w:pPr>
      <w:r w:rsidRPr="00C1670F">
        <w:rPr>
          <w:rFonts w:hAnsi="宋体" w:hint="eastAsia"/>
          <w:bCs/>
          <w:sz w:val="24"/>
          <w:szCs w:val="21"/>
        </w:rPr>
        <w:t>该界面显示室内温度、各车空调模式、空调通风机、压缩机、预热、电加热、冷凝风机、新风阀状态，如下图：</w:t>
      </w:r>
    </w:p>
    <w:p w:rsidR="00781EF4" w:rsidRDefault="00A874DE" w:rsidP="00A01869">
      <w:pPr>
        <w:adjustRightInd w:val="0"/>
        <w:snapToGrid w:val="0"/>
        <w:spacing w:beforeLines="50" w:line="360" w:lineRule="auto"/>
        <w:ind w:left="314" w:hangingChars="131" w:hanging="314"/>
        <w:jc w:val="center"/>
        <w:rPr>
          <w:sz w:val="24"/>
        </w:rPr>
      </w:pPr>
      <w:r>
        <w:rPr>
          <w:noProof/>
          <w:sz w:val="24"/>
        </w:rPr>
        <w:lastRenderedPageBreak/>
        <w:drawing>
          <wp:inline distT="0" distB="0" distL="0" distR="0">
            <wp:extent cx="4616087" cy="3466769"/>
            <wp:effectExtent l="0" t="0" r="0" b="635"/>
            <wp:docPr id="106" name="图片 106" descr="E:\工作\项目\成都7、10号线\成都7号线画面\空调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工作\项目\成都7、10号线\成都7号线画面\空调界面.png"/>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5180" cy="3466088"/>
                    </a:xfrm>
                    <a:prstGeom prst="rect">
                      <a:avLst/>
                    </a:prstGeom>
                    <a:noFill/>
                    <a:ln>
                      <a:noFill/>
                    </a:ln>
                  </pic:spPr>
                </pic:pic>
              </a:graphicData>
            </a:graphic>
          </wp:inline>
        </w:drawing>
      </w:r>
    </w:p>
    <w:p w:rsidR="00AB09A9" w:rsidRDefault="00AB09A9" w:rsidP="00A01869">
      <w:pPr>
        <w:adjustRightInd w:val="0"/>
        <w:snapToGrid w:val="0"/>
        <w:spacing w:beforeLines="50" w:line="360" w:lineRule="auto"/>
        <w:ind w:left="314" w:hangingChars="131" w:hanging="314"/>
        <w:jc w:val="center"/>
        <w:rPr>
          <w:sz w:val="24"/>
        </w:rPr>
      </w:pP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0"/>
        <w:gridCol w:w="1181"/>
        <w:gridCol w:w="1784"/>
        <w:gridCol w:w="1325"/>
        <w:gridCol w:w="1363"/>
        <w:gridCol w:w="1636"/>
      </w:tblGrid>
      <w:tr w:rsidR="00E01E3B" w:rsidRPr="00A233AB" w:rsidTr="00E01E3B">
        <w:trPr>
          <w:jc w:val="center"/>
        </w:trPr>
        <w:tc>
          <w:tcPr>
            <w:tcW w:w="1120" w:type="dxa"/>
            <w:vAlign w:val="center"/>
          </w:tcPr>
          <w:p w:rsidR="00E01E3B" w:rsidRPr="00A233AB" w:rsidRDefault="00E01E3B" w:rsidP="00EA5267">
            <w:pPr>
              <w:spacing w:line="400" w:lineRule="exact"/>
              <w:jc w:val="center"/>
              <w:rPr>
                <w:b/>
                <w:szCs w:val="21"/>
              </w:rPr>
            </w:pPr>
            <w:r w:rsidRPr="00A233AB">
              <w:rPr>
                <w:rFonts w:hint="eastAsia"/>
                <w:b/>
                <w:szCs w:val="21"/>
              </w:rPr>
              <w:t>信号名称</w:t>
            </w:r>
          </w:p>
        </w:tc>
        <w:tc>
          <w:tcPr>
            <w:tcW w:w="1181" w:type="dxa"/>
            <w:vAlign w:val="center"/>
          </w:tcPr>
          <w:p w:rsidR="00E01E3B" w:rsidRPr="00A233AB" w:rsidRDefault="00E01E3B" w:rsidP="00EA5267">
            <w:pPr>
              <w:spacing w:line="400" w:lineRule="exact"/>
              <w:jc w:val="center"/>
              <w:rPr>
                <w:b/>
                <w:szCs w:val="21"/>
              </w:rPr>
            </w:pPr>
            <w:r w:rsidRPr="00A233AB">
              <w:rPr>
                <w:rFonts w:hint="eastAsia"/>
                <w:b/>
                <w:szCs w:val="21"/>
              </w:rPr>
              <w:t>系统</w:t>
            </w:r>
          </w:p>
        </w:tc>
        <w:tc>
          <w:tcPr>
            <w:tcW w:w="1784" w:type="dxa"/>
          </w:tcPr>
          <w:p w:rsidR="00E01E3B" w:rsidRPr="00A233AB" w:rsidRDefault="00E01E3B" w:rsidP="00EA5267">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325" w:type="dxa"/>
          </w:tcPr>
          <w:p w:rsidR="00E01E3B" w:rsidRPr="00A233AB" w:rsidRDefault="00E01E3B" w:rsidP="00EA5267">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363" w:type="dxa"/>
            <w:shd w:val="clear" w:color="auto" w:fill="auto"/>
          </w:tcPr>
          <w:p w:rsidR="00E01E3B" w:rsidRPr="00A233AB" w:rsidRDefault="00E01E3B" w:rsidP="00EA5267">
            <w:pPr>
              <w:spacing w:line="400" w:lineRule="exact"/>
              <w:jc w:val="center"/>
              <w:rPr>
                <w:b/>
                <w:szCs w:val="21"/>
              </w:rPr>
            </w:pPr>
            <w:r w:rsidRPr="00A233AB">
              <w:rPr>
                <w:rFonts w:hint="eastAsia"/>
                <w:b/>
                <w:szCs w:val="21"/>
              </w:rPr>
              <w:t>处理、显示</w:t>
            </w:r>
          </w:p>
        </w:tc>
        <w:tc>
          <w:tcPr>
            <w:tcW w:w="1636" w:type="dxa"/>
            <w:shd w:val="clear" w:color="auto" w:fill="auto"/>
          </w:tcPr>
          <w:p w:rsidR="00E01E3B" w:rsidRPr="00A233AB" w:rsidRDefault="00E01E3B" w:rsidP="00EA5267">
            <w:pPr>
              <w:spacing w:line="400" w:lineRule="exact"/>
              <w:jc w:val="center"/>
              <w:rPr>
                <w:b/>
                <w:szCs w:val="21"/>
              </w:rPr>
            </w:pPr>
            <w:r w:rsidRPr="00A233AB">
              <w:rPr>
                <w:rFonts w:hint="eastAsia"/>
                <w:b/>
                <w:szCs w:val="21"/>
              </w:rPr>
              <w:t>备注</w:t>
            </w:r>
          </w:p>
        </w:tc>
      </w:tr>
      <w:tr w:rsidR="00E01E3B" w:rsidRPr="006658B4" w:rsidTr="00E01E3B">
        <w:trPr>
          <w:jc w:val="center"/>
        </w:trPr>
        <w:tc>
          <w:tcPr>
            <w:tcW w:w="1120" w:type="dxa"/>
            <w:vAlign w:val="center"/>
          </w:tcPr>
          <w:p w:rsidR="00E01E3B" w:rsidRPr="006658B4" w:rsidRDefault="00E01E3B" w:rsidP="00EA5267">
            <w:pPr>
              <w:spacing w:line="400" w:lineRule="exact"/>
              <w:jc w:val="center"/>
              <w:rPr>
                <w:szCs w:val="21"/>
              </w:rPr>
            </w:pPr>
            <w:r>
              <w:rPr>
                <w:rFonts w:hint="eastAsia"/>
                <w:szCs w:val="21"/>
              </w:rPr>
              <w:t>车号</w:t>
            </w:r>
          </w:p>
        </w:tc>
        <w:tc>
          <w:tcPr>
            <w:tcW w:w="1181" w:type="dxa"/>
            <w:vAlign w:val="center"/>
          </w:tcPr>
          <w:p w:rsidR="00E01E3B" w:rsidRPr="00A233AB" w:rsidRDefault="00E01E3B" w:rsidP="00EA5267">
            <w:pPr>
              <w:spacing w:line="400" w:lineRule="exact"/>
              <w:jc w:val="center"/>
              <w:rPr>
                <w:b/>
                <w:szCs w:val="21"/>
              </w:rPr>
            </w:pPr>
          </w:p>
        </w:tc>
        <w:tc>
          <w:tcPr>
            <w:tcW w:w="1784" w:type="dxa"/>
          </w:tcPr>
          <w:p w:rsidR="00E01E3B" w:rsidRPr="00A233AB" w:rsidRDefault="00E01E3B" w:rsidP="00EA5267">
            <w:pPr>
              <w:spacing w:line="400" w:lineRule="exact"/>
              <w:jc w:val="center"/>
              <w:rPr>
                <w:b/>
                <w:szCs w:val="21"/>
              </w:rPr>
            </w:pPr>
          </w:p>
        </w:tc>
        <w:tc>
          <w:tcPr>
            <w:tcW w:w="1325" w:type="dxa"/>
          </w:tcPr>
          <w:p w:rsidR="00E01E3B" w:rsidRPr="00A233AB" w:rsidRDefault="00E01E3B" w:rsidP="00EA5267">
            <w:pPr>
              <w:spacing w:line="400" w:lineRule="exact"/>
              <w:jc w:val="center"/>
              <w:rPr>
                <w:b/>
                <w:szCs w:val="21"/>
              </w:rPr>
            </w:pPr>
          </w:p>
        </w:tc>
        <w:tc>
          <w:tcPr>
            <w:tcW w:w="1363" w:type="dxa"/>
            <w:shd w:val="clear" w:color="auto" w:fill="auto"/>
          </w:tcPr>
          <w:p w:rsidR="00E01E3B" w:rsidRPr="00A233AB" w:rsidRDefault="00E01E3B" w:rsidP="00EA5267">
            <w:pPr>
              <w:spacing w:line="400" w:lineRule="exact"/>
              <w:jc w:val="center"/>
              <w:rPr>
                <w:b/>
                <w:szCs w:val="21"/>
              </w:rPr>
            </w:pPr>
          </w:p>
        </w:tc>
        <w:tc>
          <w:tcPr>
            <w:tcW w:w="1636" w:type="dxa"/>
            <w:shd w:val="clear" w:color="auto" w:fill="auto"/>
          </w:tcPr>
          <w:p w:rsidR="00E01E3B" w:rsidRPr="005B2D1B" w:rsidRDefault="00E01E3B" w:rsidP="00EA5267">
            <w:pPr>
              <w:spacing w:line="400" w:lineRule="exact"/>
              <w:jc w:val="center"/>
              <w:rPr>
                <w:b/>
                <w:szCs w:val="21"/>
              </w:rPr>
            </w:pPr>
            <w:r w:rsidRPr="005B2D1B">
              <w:rPr>
                <w:rFonts w:hint="eastAsia"/>
                <w:b/>
                <w:szCs w:val="21"/>
              </w:rPr>
              <w:t>同运行界面</w:t>
            </w:r>
          </w:p>
        </w:tc>
      </w:tr>
      <w:tr w:rsidR="00E01E3B" w:rsidRPr="006658B4" w:rsidTr="00E01E3B">
        <w:trPr>
          <w:jc w:val="center"/>
        </w:trPr>
        <w:tc>
          <w:tcPr>
            <w:tcW w:w="1120" w:type="dxa"/>
            <w:vAlign w:val="center"/>
          </w:tcPr>
          <w:p w:rsidR="00E01E3B" w:rsidRDefault="00E01E3B" w:rsidP="00EA5267">
            <w:pPr>
              <w:spacing w:line="400" w:lineRule="exact"/>
              <w:jc w:val="center"/>
              <w:rPr>
                <w:szCs w:val="21"/>
              </w:rPr>
            </w:pPr>
            <w:r>
              <w:rPr>
                <w:rFonts w:hint="eastAsia"/>
                <w:szCs w:val="21"/>
              </w:rPr>
              <w:t>室内温度</w:t>
            </w:r>
          </w:p>
        </w:tc>
        <w:tc>
          <w:tcPr>
            <w:tcW w:w="1181" w:type="dxa"/>
            <w:vAlign w:val="center"/>
          </w:tcPr>
          <w:p w:rsidR="00E01E3B" w:rsidRPr="00752DD8" w:rsidRDefault="00E01E3B" w:rsidP="00EA5267">
            <w:pPr>
              <w:spacing w:line="400" w:lineRule="exact"/>
              <w:jc w:val="center"/>
              <w:rPr>
                <w:szCs w:val="21"/>
              </w:rPr>
            </w:pPr>
            <w:r w:rsidRPr="00752DD8">
              <w:rPr>
                <w:rFonts w:hint="eastAsia"/>
                <w:szCs w:val="21"/>
              </w:rPr>
              <w:t>HVAC</w:t>
            </w:r>
          </w:p>
        </w:tc>
        <w:tc>
          <w:tcPr>
            <w:tcW w:w="1784" w:type="dxa"/>
          </w:tcPr>
          <w:p w:rsidR="00E01E3B" w:rsidRPr="00BC2577" w:rsidRDefault="00E01E3B" w:rsidP="00EA5267">
            <w:pPr>
              <w:spacing w:line="400" w:lineRule="exact"/>
              <w:jc w:val="center"/>
              <w:rPr>
                <w:szCs w:val="21"/>
              </w:rPr>
            </w:pPr>
            <w:r w:rsidRPr="00BC2577">
              <w:rPr>
                <w:rFonts w:hint="eastAsia"/>
                <w:szCs w:val="21"/>
              </w:rPr>
              <w:t>0x*50/4</w:t>
            </w:r>
          </w:p>
          <w:p w:rsidR="00E01E3B" w:rsidRPr="00BC2577" w:rsidRDefault="00E01E3B" w:rsidP="00EA5267">
            <w:pPr>
              <w:spacing w:line="400" w:lineRule="exact"/>
              <w:jc w:val="center"/>
              <w:rPr>
                <w:szCs w:val="21"/>
              </w:rPr>
            </w:pPr>
            <w:r w:rsidRPr="00BC2577">
              <w:rPr>
                <w:rFonts w:hint="eastAsia"/>
                <w:szCs w:val="21"/>
              </w:rPr>
              <w:t>(*=1/2/3/4/5/6)</w:t>
            </w:r>
          </w:p>
        </w:tc>
        <w:tc>
          <w:tcPr>
            <w:tcW w:w="1325" w:type="dxa"/>
          </w:tcPr>
          <w:p w:rsidR="00E01E3B" w:rsidRPr="00752DD8" w:rsidRDefault="00E01E3B" w:rsidP="00EA5267">
            <w:pPr>
              <w:spacing w:line="400" w:lineRule="exact"/>
              <w:jc w:val="center"/>
              <w:rPr>
                <w:szCs w:val="21"/>
              </w:rPr>
            </w:pPr>
            <w:r w:rsidRPr="00752DD8">
              <w:rPr>
                <w:rFonts w:hint="eastAsia"/>
                <w:szCs w:val="21"/>
              </w:rPr>
              <w:t>字节</w:t>
            </w:r>
          </w:p>
          <w:p w:rsidR="00E01E3B" w:rsidRPr="00752DD8" w:rsidRDefault="00E01E3B" w:rsidP="00EA5267">
            <w:pPr>
              <w:spacing w:line="400" w:lineRule="exact"/>
              <w:jc w:val="center"/>
              <w:rPr>
                <w:szCs w:val="21"/>
              </w:rPr>
            </w:pPr>
            <w:r w:rsidRPr="00752DD8">
              <w:rPr>
                <w:rFonts w:hint="eastAsia"/>
                <w:szCs w:val="21"/>
              </w:rPr>
              <w:t>**=0~255</w:t>
            </w:r>
          </w:p>
        </w:tc>
        <w:tc>
          <w:tcPr>
            <w:tcW w:w="1363" w:type="dxa"/>
            <w:shd w:val="clear" w:color="auto" w:fill="auto"/>
          </w:tcPr>
          <w:p w:rsidR="00E01E3B" w:rsidRPr="00752DD8" w:rsidRDefault="00E01E3B" w:rsidP="00EA5267">
            <w:pPr>
              <w:spacing w:line="400" w:lineRule="exact"/>
              <w:jc w:val="center"/>
              <w:rPr>
                <w:szCs w:val="21"/>
              </w:rPr>
            </w:pPr>
            <w:r w:rsidRPr="00752DD8">
              <w:rPr>
                <w:rFonts w:hint="eastAsia"/>
                <w:szCs w:val="21"/>
              </w:rPr>
              <w:t>显示：</w:t>
            </w:r>
          </w:p>
          <w:p w:rsidR="00E01E3B" w:rsidRPr="00752DD8" w:rsidRDefault="00E01E3B" w:rsidP="00EA5267">
            <w:pPr>
              <w:spacing w:line="400" w:lineRule="exact"/>
              <w:jc w:val="center"/>
              <w:rPr>
                <w:szCs w:val="21"/>
              </w:rPr>
            </w:pPr>
            <w:r w:rsidRPr="00752DD8">
              <w:rPr>
                <w:rFonts w:hint="eastAsia"/>
                <w:szCs w:val="21"/>
              </w:rPr>
              <w:t>(**-100)/2</w:t>
            </w:r>
          </w:p>
        </w:tc>
        <w:tc>
          <w:tcPr>
            <w:tcW w:w="1636" w:type="dxa"/>
            <w:shd w:val="clear" w:color="auto" w:fill="auto"/>
          </w:tcPr>
          <w:p w:rsidR="00E01E3B" w:rsidRPr="00752DD8" w:rsidRDefault="00E01E3B" w:rsidP="00EA5267">
            <w:pPr>
              <w:spacing w:line="400" w:lineRule="exact"/>
              <w:jc w:val="center"/>
              <w:rPr>
                <w:szCs w:val="21"/>
              </w:rPr>
            </w:pPr>
            <w:r w:rsidRPr="00752DD8">
              <w:rPr>
                <w:rFonts w:hint="eastAsia"/>
                <w:szCs w:val="21"/>
              </w:rPr>
              <w:t>温度值</w:t>
            </w:r>
            <w:r w:rsidRPr="00752DD8">
              <w:rPr>
                <w:rFonts w:hint="eastAsia"/>
                <w:szCs w:val="21"/>
              </w:rPr>
              <w:t>0-255</w:t>
            </w:r>
            <w:r w:rsidRPr="00752DD8">
              <w:rPr>
                <w:rFonts w:hint="eastAsia"/>
                <w:szCs w:val="21"/>
              </w:rPr>
              <w:t>对应</w:t>
            </w:r>
            <w:r w:rsidRPr="00752DD8">
              <w:rPr>
                <w:rFonts w:hint="eastAsia"/>
                <w:szCs w:val="21"/>
              </w:rPr>
              <w:t>-50</w:t>
            </w:r>
            <w:r w:rsidRPr="00752DD8">
              <w:rPr>
                <w:rFonts w:hint="eastAsia"/>
                <w:szCs w:val="21"/>
              </w:rPr>
              <w:t>度</w:t>
            </w:r>
            <w:r w:rsidRPr="00752DD8">
              <w:rPr>
                <w:rFonts w:hint="eastAsia"/>
                <w:szCs w:val="21"/>
              </w:rPr>
              <w:t xml:space="preserve"> ~ 77.5</w:t>
            </w:r>
            <w:r w:rsidRPr="00752DD8">
              <w:rPr>
                <w:rFonts w:hint="eastAsia"/>
                <w:szCs w:val="21"/>
              </w:rPr>
              <w:t>度，</w:t>
            </w:r>
            <w:r w:rsidRPr="00752DD8">
              <w:rPr>
                <w:rFonts w:hint="eastAsia"/>
                <w:szCs w:val="21"/>
              </w:rPr>
              <w:t>100</w:t>
            </w:r>
            <w:r w:rsidRPr="00752DD8">
              <w:rPr>
                <w:rFonts w:hint="eastAsia"/>
                <w:szCs w:val="21"/>
              </w:rPr>
              <w:t>对应</w:t>
            </w:r>
            <w:r w:rsidRPr="00752DD8">
              <w:rPr>
                <w:rFonts w:hint="eastAsia"/>
                <w:szCs w:val="21"/>
              </w:rPr>
              <w:t xml:space="preserve"> 0</w:t>
            </w:r>
            <w:r w:rsidRPr="00752DD8">
              <w:rPr>
                <w:rFonts w:hint="eastAsia"/>
                <w:szCs w:val="21"/>
              </w:rPr>
              <w:t>°</w:t>
            </w:r>
          </w:p>
        </w:tc>
      </w:tr>
      <w:tr w:rsidR="00E01E3B" w:rsidRPr="006658B4" w:rsidTr="00E01E3B">
        <w:trPr>
          <w:jc w:val="center"/>
        </w:trPr>
        <w:tc>
          <w:tcPr>
            <w:tcW w:w="1120" w:type="dxa"/>
            <w:vAlign w:val="center"/>
          </w:tcPr>
          <w:p w:rsidR="00E01E3B" w:rsidRDefault="00E01E3B" w:rsidP="00EA5267">
            <w:pPr>
              <w:spacing w:line="400" w:lineRule="exact"/>
              <w:jc w:val="center"/>
              <w:rPr>
                <w:szCs w:val="21"/>
              </w:rPr>
            </w:pPr>
            <w:r>
              <w:rPr>
                <w:rFonts w:hint="eastAsia"/>
                <w:szCs w:val="21"/>
              </w:rPr>
              <w:t>控制模式</w:t>
            </w:r>
          </w:p>
        </w:tc>
        <w:tc>
          <w:tcPr>
            <w:tcW w:w="1181" w:type="dxa"/>
            <w:vAlign w:val="center"/>
          </w:tcPr>
          <w:p w:rsidR="00E01E3B" w:rsidRPr="00A233AB" w:rsidRDefault="00E01E3B" w:rsidP="00EA5267">
            <w:pPr>
              <w:spacing w:line="400" w:lineRule="exact"/>
              <w:jc w:val="center"/>
              <w:rPr>
                <w:b/>
                <w:szCs w:val="21"/>
              </w:rPr>
            </w:pPr>
            <w:r w:rsidRPr="00752DD8">
              <w:rPr>
                <w:rFonts w:hint="eastAsia"/>
                <w:szCs w:val="21"/>
              </w:rPr>
              <w:t>HVAC</w:t>
            </w:r>
          </w:p>
        </w:tc>
        <w:tc>
          <w:tcPr>
            <w:tcW w:w="1784" w:type="dxa"/>
          </w:tcPr>
          <w:p w:rsidR="00E01E3B" w:rsidRPr="00BC2577" w:rsidRDefault="00E01E3B" w:rsidP="009743C8">
            <w:pPr>
              <w:spacing w:line="400" w:lineRule="exact"/>
              <w:jc w:val="center"/>
              <w:rPr>
                <w:szCs w:val="21"/>
              </w:rPr>
            </w:pPr>
            <w:r w:rsidRPr="00BC2577">
              <w:rPr>
                <w:rFonts w:hint="eastAsia"/>
                <w:szCs w:val="21"/>
              </w:rPr>
              <w:t>0x*50/6/</w:t>
            </w:r>
            <w:del w:id="78" w:author="wangzhenxian" w:date="2016-05-12T15:29:00Z">
              <w:r w:rsidRPr="00BC2577" w:rsidDel="0004011C">
                <w:rPr>
                  <w:rFonts w:hint="eastAsia"/>
                  <w:szCs w:val="21"/>
                </w:rPr>
                <w:delText>6</w:delText>
              </w:r>
            </w:del>
            <w:ins w:id="79" w:author="wangzhenxian" w:date="2016-05-12T15:29:00Z">
              <w:r>
                <w:rPr>
                  <w:rFonts w:hint="eastAsia"/>
                  <w:szCs w:val="21"/>
                </w:rPr>
                <w:t>7</w:t>
              </w:r>
            </w:ins>
          </w:p>
          <w:p w:rsidR="00E01E3B" w:rsidRPr="00BC2577" w:rsidRDefault="00E01E3B" w:rsidP="009743C8">
            <w:pPr>
              <w:spacing w:line="400" w:lineRule="exact"/>
              <w:jc w:val="center"/>
              <w:rPr>
                <w:szCs w:val="21"/>
              </w:rPr>
            </w:pPr>
            <w:r w:rsidRPr="00BC2577">
              <w:rPr>
                <w:rFonts w:hint="eastAsia"/>
                <w:szCs w:val="21"/>
              </w:rPr>
              <w:t>(*=1/2/3/4/5/6)</w:t>
            </w:r>
          </w:p>
        </w:tc>
        <w:tc>
          <w:tcPr>
            <w:tcW w:w="1325" w:type="dxa"/>
          </w:tcPr>
          <w:p w:rsidR="00E01E3B" w:rsidRPr="00BC2577" w:rsidRDefault="00E01E3B" w:rsidP="00EA5267">
            <w:pPr>
              <w:spacing w:line="400" w:lineRule="exact"/>
              <w:jc w:val="center"/>
              <w:rPr>
                <w:szCs w:val="21"/>
              </w:rPr>
            </w:pPr>
            <w:r w:rsidRPr="00BC2577">
              <w:rPr>
                <w:rFonts w:hint="eastAsia"/>
                <w:szCs w:val="21"/>
              </w:rPr>
              <w:t>位</w:t>
            </w:r>
          </w:p>
        </w:tc>
        <w:tc>
          <w:tcPr>
            <w:tcW w:w="1363" w:type="dxa"/>
            <w:shd w:val="clear" w:color="auto" w:fill="auto"/>
          </w:tcPr>
          <w:p w:rsidR="00E01E3B" w:rsidRDefault="00E01E3B" w:rsidP="00EA5267">
            <w:pPr>
              <w:spacing w:line="400" w:lineRule="exact"/>
              <w:jc w:val="center"/>
              <w:rPr>
                <w:szCs w:val="21"/>
              </w:rPr>
            </w:pPr>
            <w:r>
              <w:rPr>
                <w:rFonts w:hint="eastAsia"/>
                <w:szCs w:val="21"/>
              </w:rPr>
              <w:t>1</w:t>
            </w:r>
            <w:r>
              <w:rPr>
                <w:rFonts w:hint="eastAsia"/>
                <w:szCs w:val="21"/>
              </w:rPr>
              <w:t>：本控</w:t>
            </w:r>
          </w:p>
          <w:p w:rsidR="00E01E3B" w:rsidRPr="006658B4" w:rsidRDefault="00E01E3B" w:rsidP="00EA5267">
            <w:pPr>
              <w:spacing w:line="400" w:lineRule="exact"/>
              <w:jc w:val="center"/>
              <w:rPr>
                <w:szCs w:val="21"/>
              </w:rPr>
            </w:pPr>
            <w:r>
              <w:rPr>
                <w:rFonts w:hint="eastAsia"/>
                <w:szCs w:val="21"/>
              </w:rPr>
              <w:t>0</w:t>
            </w:r>
            <w:r>
              <w:rPr>
                <w:rFonts w:hint="eastAsia"/>
                <w:szCs w:val="21"/>
              </w:rPr>
              <w:t>：集控</w:t>
            </w:r>
          </w:p>
        </w:tc>
        <w:tc>
          <w:tcPr>
            <w:tcW w:w="1636" w:type="dxa"/>
            <w:shd w:val="clear" w:color="auto" w:fill="auto"/>
          </w:tcPr>
          <w:p w:rsidR="00E01E3B" w:rsidRPr="006658B4" w:rsidRDefault="00E01E3B" w:rsidP="00EA5267">
            <w:pPr>
              <w:spacing w:line="400" w:lineRule="exact"/>
              <w:jc w:val="center"/>
              <w:rPr>
                <w:szCs w:val="21"/>
              </w:rPr>
            </w:pPr>
          </w:p>
        </w:tc>
      </w:tr>
      <w:tr w:rsidR="00E01E3B" w:rsidRPr="006658B4" w:rsidTr="00E01E3B">
        <w:trPr>
          <w:jc w:val="center"/>
        </w:trPr>
        <w:tc>
          <w:tcPr>
            <w:tcW w:w="1120" w:type="dxa"/>
            <w:vAlign w:val="center"/>
          </w:tcPr>
          <w:p w:rsidR="00E01E3B" w:rsidRDefault="00E01E3B" w:rsidP="00EA5267">
            <w:pPr>
              <w:spacing w:line="400" w:lineRule="exact"/>
              <w:jc w:val="center"/>
              <w:rPr>
                <w:szCs w:val="21"/>
              </w:rPr>
            </w:pPr>
            <w:r>
              <w:rPr>
                <w:rFonts w:hint="eastAsia"/>
                <w:szCs w:val="21"/>
              </w:rPr>
              <w:t>空调模式</w:t>
            </w:r>
          </w:p>
        </w:tc>
        <w:tc>
          <w:tcPr>
            <w:tcW w:w="1181" w:type="dxa"/>
            <w:vAlign w:val="center"/>
          </w:tcPr>
          <w:p w:rsidR="00E01E3B" w:rsidRPr="00A233AB" w:rsidRDefault="00E01E3B" w:rsidP="00EA5267">
            <w:pPr>
              <w:spacing w:line="400" w:lineRule="exact"/>
              <w:jc w:val="center"/>
              <w:rPr>
                <w:b/>
                <w:szCs w:val="21"/>
              </w:rPr>
            </w:pPr>
            <w:r w:rsidRPr="00752DD8">
              <w:rPr>
                <w:rFonts w:hint="eastAsia"/>
                <w:szCs w:val="21"/>
              </w:rPr>
              <w:t>HVAC</w:t>
            </w:r>
          </w:p>
        </w:tc>
        <w:tc>
          <w:tcPr>
            <w:tcW w:w="1784" w:type="dxa"/>
          </w:tcPr>
          <w:p w:rsidR="00E01E3B" w:rsidRPr="00BC2577" w:rsidRDefault="00E01E3B" w:rsidP="009743C8">
            <w:pPr>
              <w:spacing w:line="400" w:lineRule="exact"/>
              <w:jc w:val="center"/>
              <w:rPr>
                <w:szCs w:val="21"/>
              </w:rPr>
            </w:pPr>
            <w:r w:rsidRPr="00BC2577">
              <w:rPr>
                <w:rFonts w:hint="eastAsia"/>
                <w:szCs w:val="21"/>
              </w:rPr>
              <w:t>0x*50/2</w:t>
            </w:r>
          </w:p>
          <w:p w:rsidR="00E01E3B" w:rsidRPr="00BC2577" w:rsidRDefault="00E01E3B" w:rsidP="009743C8">
            <w:pPr>
              <w:spacing w:line="400" w:lineRule="exact"/>
              <w:jc w:val="center"/>
              <w:rPr>
                <w:szCs w:val="21"/>
              </w:rPr>
            </w:pPr>
            <w:r w:rsidRPr="00BC2577">
              <w:rPr>
                <w:rFonts w:hint="eastAsia"/>
                <w:szCs w:val="21"/>
              </w:rPr>
              <w:t>(*=1/2/3/4/5/6)</w:t>
            </w:r>
          </w:p>
        </w:tc>
        <w:tc>
          <w:tcPr>
            <w:tcW w:w="1325" w:type="dxa"/>
          </w:tcPr>
          <w:p w:rsidR="00E01E3B" w:rsidRPr="00BC2577" w:rsidRDefault="00E01E3B" w:rsidP="00EA5267">
            <w:pPr>
              <w:spacing w:line="400" w:lineRule="exact"/>
              <w:jc w:val="center"/>
              <w:rPr>
                <w:szCs w:val="21"/>
              </w:rPr>
            </w:pPr>
            <w:r w:rsidRPr="00BC2577">
              <w:rPr>
                <w:rFonts w:hint="eastAsia"/>
                <w:szCs w:val="21"/>
              </w:rPr>
              <w:t>字节</w:t>
            </w:r>
          </w:p>
          <w:p w:rsidR="00E01E3B" w:rsidRPr="00BC2577" w:rsidRDefault="00E01E3B" w:rsidP="00EA5267">
            <w:pPr>
              <w:spacing w:line="400" w:lineRule="exact"/>
              <w:jc w:val="center"/>
              <w:rPr>
                <w:szCs w:val="21"/>
              </w:rPr>
            </w:pPr>
            <w:r w:rsidRPr="00BC2577">
              <w:rPr>
                <w:rFonts w:hint="eastAsia"/>
                <w:szCs w:val="21"/>
              </w:rPr>
              <w:t>0~8</w:t>
            </w:r>
          </w:p>
        </w:tc>
        <w:tc>
          <w:tcPr>
            <w:tcW w:w="1363" w:type="dxa"/>
            <w:shd w:val="clear" w:color="auto" w:fill="auto"/>
          </w:tcPr>
          <w:p w:rsidR="00E01E3B" w:rsidRDefault="00E01E3B" w:rsidP="009743C8">
            <w:pPr>
              <w:spacing w:line="400" w:lineRule="exact"/>
              <w:jc w:val="center"/>
              <w:rPr>
                <w:szCs w:val="21"/>
              </w:rPr>
            </w:pPr>
            <w:r>
              <w:rPr>
                <w:rFonts w:hint="eastAsia"/>
                <w:szCs w:val="21"/>
              </w:rPr>
              <w:t>0-</w:t>
            </w:r>
            <w:r w:rsidRPr="009743C8">
              <w:rPr>
                <w:rFonts w:hint="eastAsia"/>
                <w:szCs w:val="21"/>
              </w:rPr>
              <w:t>无效</w:t>
            </w:r>
            <w:r w:rsidRPr="009743C8">
              <w:rPr>
                <w:rFonts w:hint="eastAsia"/>
                <w:szCs w:val="21"/>
              </w:rPr>
              <w:t xml:space="preserve"> </w:t>
            </w:r>
          </w:p>
          <w:p w:rsidR="00E01E3B" w:rsidRDefault="00E01E3B" w:rsidP="009743C8">
            <w:pPr>
              <w:spacing w:line="400" w:lineRule="exact"/>
              <w:jc w:val="center"/>
              <w:rPr>
                <w:szCs w:val="21"/>
              </w:rPr>
            </w:pPr>
            <w:r>
              <w:rPr>
                <w:rFonts w:hint="eastAsia"/>
                <w:szCs w:val="21"/>
              </w:rPr>
              <w:t>1-</w:t>
            </w:r>
            <w:r w:rsidRPr="009743C8">
              <w:rPr>
                <w:rFonts w:hint="eastAsia"/>
                <w:szCs w:val="21"/>
              </w:rPr>
              <w:t>全暖</w:t>
            </w:r>
            <w:r w:rsidRPr="009743C8">
              <w:rPr>
                <w:rFonts w:hint="eastAsia"/>
                <w:szCs w:val="21"/>
              </w:rPr>
              <w:t xml:space="preserve"> </w:t>
            </w:r>
          </w:p>
          <w:p w:rsidR="00E01E3B" w:rsidRDefault="00E01E3B" w:rsidP="009743C8">
            <w:pPr>
              <w:spacing w:line="400" w:lineRule="exact"/>
              <w:jc w:val="center"/>
              <w:rPr>
                <w:szCs w:val="21"/>
              </w:rPr>
            </w:pPr>
            <w:r>
              <w:rPr>
                <w:rFonts w:hint="eastAsia"/>
                <w:szCs w:val="21"/>
              </w:rPr>
              <w:t>2-</w:t>
            </w:r>
            <w:r w:rsidRPr="009743C8">
              <w:rPr>
                <w:rFonts w:hint="eastAsia"/>
                <w:szCs w:val="21"/>
              </w:rPr>
              <w:t>半暖</w:t>
            </w:r>
          </w:p>
          <w:p w:rsidR="00E01E3B" w:rsidRPr="009743C8" w:rsidRDefault="00E01E3B" w:rsidP="009743C8">
            <w:pPr>
              <w:spacing w:line="400" w:lineRule="exact"/>
              <w:jc w:val="center"/>
              <w:rPr>
                <w:szCs w:val="21"/>
              </w:rPr>
            </w:pPr>
            <w:r w:rsidRPr="009743C8">
              <w:rPr>
                <w:rFonts w:hint="eastAsia"/>
                <w:szCs w:val="21"/>
              </w:rPr>
              <w:t xml:space="preserve"> </w:t>
            </w:r>
            <w:r>
              <w:rPr>
                <w:rFonts w:hint="eastAsia"/>
                <w:szCs w:val="21"/>
              </w:rPr>
              <w:t>3-</w:t>
            </w:r>
            <w:r w:rsidRPr="009743C8">
              <w:rPr>
                <w:rFonts w:hint="eastAsia"/>
                <w:szCs w:val="21"/>
              </w:rPr>
              <w:t>全冷</w:t>
            </w:r>
          </w:p>
          <w:p w:rsidR="00E01E3B" w:rsidRDefault="00E01E3B" w:rsidP="009743C8">
            <w:pPr>
              <w:spacing w:line="400" w:lineRule="exact"/>
              <w:jc w:val="center"/>
              <w:rPr>
                <w:szCs w:val="21"/>
              </w:rPr>
            </w:pPr>
            <w:r>
              <w:rPr>
                <w:rFonts w:hint="eastAsia"/>
                <w:szCs w:val="21"/>
              </w:rPr>
              <w:t>4-</w:t>
            </w:r>
            <w:r w:rsidRPr="009743C8">
              <w:rPr>
                <w:rFonts w:hint="eastAsia"/>
                <w:szCs w:val="21"/>
              </w:rPr>
              <w:t>半冷</w:t>
            </w:r>
          </w:p>
          <w:p w:rsidR="00E01E3B" w:rsidRDefault="00E01E3B" w:rsidP="009743C8">
            <w:pPr>
              <w:spacing w:line="400" w:lineRule="exact"/>
              <w:jc w:val="center"/>
              <w:rPr>
                <w:szCs w:val="21"/>
              </w:rPr>
            </w:pPr>
            <w:r>
              <w:rPr>
                <w:rFonts w:hint="eastAsia"/>
                <w:szCs w:val="21"/>
              </w:rPr>
              <w:t>5-</w:t>
            </w:r>
            <w:r w:rsidRPr="009743C8">
              <w:rPr>
                <w:rFonts w:hint="eastAsia"/>
                <w:szCs w:val="21"/>
              </w:rPr>
              <w:t>通风</w:t>
            </w:r>
            <w:r w:rsidRPr="009743C8">
              <w:rPr>
                <w:rFonts w:hint="eastAsia"/>
                <w:szCs w:val="21"/>
              </w:rPr>
              <w:t xml:space="preserve"> </w:t>
            </w:r>
          </w:p>
          <w:p w:rsidR="00E01E3B" w:rsidRDefault="00E01E3B" w:rsidP="009743C8">
            <w:pPr>
              <w:spacing w:line="400" w:lineRule="exact"/>
              <w:jc w:val="center"/>
              <w:rPr>
                <w:szCs w:val="21"/>
              </w:rPr>
            </w:pPr>
            <w:r>
              <w:rPr>
                <w:rFonts w:hint="eastAsia"/>
                <w:szCs w:val="21"/>
              </w:rPr>
              <w:t>6-</w:t>
            </w:r>
            <w:r w:rsidRPr="009743C8">
              <w:rPr>
                <w:rFonts w:hint="eastAsia"/>
                <w:szCs w:val="21"/>
              </w:rPr>
              <w:t>自动</w:t>
            </w:r>
          </w:p>
          <w:p w:rsidR="00E01E3B" w:rsidRDefault="00E01E3B" w:rsidP="009743C8">
            <w:pPr>
              <w:spacing w:line="400" w:lineRule="exact"/>
              <w:jc w:val="center"/>
              <w:rPr>
                <w:szCs w:val="21"/>
              </w:rPr>
            </w:pPr>
            <w:r w:rsidRPr="009743C8">
              <w:rPr>
                <w:rFonts w:hint="eastAsia"/>
                <w:szCs w:val="21"/>
              </w:rPr>
              <w:t xml:space="preserve"> </w:t>
            </w:r>
            <w:r>
              <w:rPr>
                <w:rFonts w:hint="eastAsia"/>
                <w:szCs w:val="21"/>
              </w:rPr>
              <w:t>7-</w:t>
            </w:r>
            <w:r w:rsidRPr="009743C8">
              <w:rPr>
                <w:rFonts w:hint="eastAsia"/>
                <w:szCs w:val="21"/>
              </w:rPr>
              <w:t>停止</w:t>
            </w:r>
          </w:p>
          <w:p w:rsidR="00E01E3B" w:rsidRPr="006658B4" w:rsidRDefault="00E01E3B" w:rsidP="009743C8">
            <w:pPr>
              <w:spacing w:line="400" w:lineRule="exact"/>
              <w:jc w:val="center"/>
              <w:rPr>
                <w:szCs w:val="21"/>
              </w:rPr>
            </w:pPr>
            <w:r w:rsidRPr="009743C8">
              <w:rPr>
                <w:rFonts w:hint="eastAsia"/>
                <w:szCs w:val="21"/>
              </w:rPr>
              <w:t xml:space="preserve"> </w:t>
            </w:r>
            <w:r>
              <w:rPr>
                <w:rFonts w:hint="eastAsia"/>
                <w:szCs w:val="21"/>
              </w:rPr>
              <w:t>8-</w:t>
            </w:r>
            <w:r w:rsidRPr="009743C8">
              <w:rPr>
                <w:rFonts w:hint="eastAsia"/>
                <w:szCs w:val="21"/>
              </w:rPr>
              <w:t>紧急通风</w:t>
            </w:r>
          </w:p>
        </w:tc>
        <w:tc>
          <w:tcPr>
            <w:tcW w:w="1636" w:type="dxa"/>
            <w:shd w:val="clear" w:color="auto" w:fill="auto"/>
          </w:tcPr>
          <w:p w:rsidR="00E01E3B" w:rsidRPr="006658B4" w:rsidRDefault="00E01E3B" w:rsidP="00EA5267">
            <w:pPr>
              <w:spacing w:line="400" w:lineRule="exact"/>
              <w:jc w:val="center"/>
              <w:rPr>
                <w:szCs w:val="21"/>
              </w:rPr>
            </w:pPr>
          </w:p>
        </w:tc>
      </w:tr>
      <w:tr w:rsidR="00E01E3B" w:rsidRPr="006658B4" w:rsidTr="00E01E3B">
        <w:trPr>
          <w:jc w:val="center"/>
        </w:trPr>
        <w:tc>
          <w:tcPr>
            <w:tcW w:w="1120" w:type="dxa"/>
            <w:vAlign w:val="center"/>
          </w:tcPr>
          <w:p w:rsidR="00E01E3B" w:rsidRDefault="00E01E3B" w:rsidP="0080658E">
            <w:pPr>
              <w:spacing w:line="400" w:lineRule="exact"/>
              <w:jc w:val="center"/>
              <w:rPr>
                <w:szCs w:val="21"/>
              </w:rPr>
            </w:pPr>
            <w:r>
              <w:rPr>
                <w:rFonts w:hint="eastAsia"/>
                <w:szCs w:val="21"/>
              </w:rPr>
              <w:lastRenderedPageBreak/>
              <w:t>新风阀模式</w:t>
            </w:r>
          </w:p>
        </w:tc>
        <w:tc>
          <w:tcPr>
            <w:tcW w:w="1181" w:type="dxa"/>
            <w:vAlign w:val="center"/>
          </w:tcPr>
          <w:p w:rsidR="00E01E3B" w:rsidRPr="00752DD8" w:rsidRDefault="00E01E3B" w:rsidP="00EA5267">
            <w:pPr>
              <w:spacing w:line="400" w:lineRule="exact"/>
              <w:jc w:val="center"/>
              <w:rPr>
                <w:szCs w:val="21"/>
              </w:rPr>
            </w:pPr>
            <w:r w:rsidRPr="00752DD8">
              <w:rPr>
                <w:rFonts w:hint="eastAsia"/>
                <w:szCs w:val="21"/>
              </w:rPr>
              <w:t>HVAC</w:t>
            </w:r>
          </w:p>
        </w:tc>
        <w:tc>
          <w:tcPr>
            <w:tcW w:w="1784" w:type="dxa"/>
          </w:tcPr>
          <w:p w:rsidR="00E01E3B" w:rsidRPr="00BC2577" w:rsidRDefault="00E01E3B" w:rsidP="00343E8C">
            <w:pPr>
              <w:spacing w:line="400" w:lineRule="exact"/>
              <w:jc w:val="center"/>
              <w:rPr>
                <w:szCs w:val="21"/>
              </w:rPr>
            </w:pPr>
            <w:r w:rsidRPr="00BC2577">
              <w:rPr>
                <w:rFonts w:hint="eastAsia"/>
                <w:szCs w:val="21"/>
              </w:rPr>
              <w:t>0x*50/7/0-</w:t>
            </w:r>
            <w:r>
              <w:rPr>
                <w:rFonts w:hint="eastAsia"/>
                <w:szCs w:val="21"/>
              </w:rPr>
              <w:t>7</w:t>
            </w:r>
          </w:p>
          <w:p w:rsidR="00E01E3B" w:rsidRPr="00BC2577" w:rsidRDefault="00E01E3B" w:rsidP="00343E8C">
            <w:pPr>
              <w:spacing w:line="400" w:lineRule="exact"/>
              <w:jc w:val="center"/>
              <w:rPr>
                <w:szCs w:val="21"/>
              </w:rPr>
            </w:pPr>
            <w:r w:rsidRPr="00BC2577">
              <w:rPr>
                <w:rFonts w:hint="eastAsia"/>
                <w:szCs w:val="21"/>
              </w:rPr>
              <w:t>（</w:t>
            </w:r>
            <w:r w:rsidRPr="00BC2577">
              <w:rPr>
                <w:rFonts w:hint="eastAsia"/>
                <w:szCs w:val="21"/>
              </w:rPr>
              <w:t>*=1/2/3/4/5/6</w:t>
            </w:r>
            <w:r w:rsidRPr="00BC2577">
              <w:rPr>
                <w:rFonts w:hint="eastAsia"/>
                <w:szCs w:val="21"/>
              </w:rPr>
              <w:t>）</w:t>
            </w:r>
          </w:p>
        </w:tc>
        <w:tc>
          <w:tcPr>
            <w:tcW w:w="1325" w:type="dxa"/>
          </w:tcPr>
          <w:p w:rsidR="00E01E3B" w:rsidRPr="00BC2577" w:rsidRDefault="00E01E3B" w:rsidP="00EA5267">
            <w:pPr>
              <w:spacing w:line="400" w:lineRule="exact"/>
              <w:jc w:val="center"/>
              <w:rPr>
                <w:szCs w:val="21"/>
              </w:rPr>
            </w:pPr>
            <w:r w:rsidRPr="00BC2577">
              <w:rPr>
                <w:rFonts w:hint="eastAsia"/>
                <w:szCs w:val="21"/>
              </w:rPr>
              <w:t>位</w:t>
            </w:r>
          </w:p>
        </w:tc>
        <w:tc>
          <w:tcPr>
            <w:tcW w:w="1363" w:type="dxa"/>
            <w:shd w:val="clear" w:color="auto" w:fill="auto"/>
          </w:tcPr>
          <w:p w:rsidR="00E01E3B" w:rsidRDefault="00E01E3B" w:rsidP="009743C8">
            <w:pPr>
              <w:spacing w:line="400" w:lineRule="exact"/>
              <w:jc w:val="center"/>
              <w:rPr>
                <w:szCs w:val="21"/>
              </w:rPr>
            </w:pPr>
            <w:r>
              <w:rPr>
                <w:rFonts w:hint="eastAsia"/>
                <w:szCs w:val="21"/>
              </w:rPr>
              <w:t>1-</w:t>
            </w:r>
            <w:r>
              <w:rPr>
                <w:rFonts w:hint="eastAsia"/>
                <w:szCs w:val="21"/>
              </w:rPr>
              <w:t>模式有效</w:t>
            </w:r>
          </w:p>
          <w:p w:rsidR="00E01E3B" w:rsidRDefault="00E01E3B" w:rsidP="009743C8">
            <w:pPr>
              <w:spacing w:line="400" w:lineRule="exact"/>
              <w:jc w:val="center"/>
              <w:rPr>
                <w:szCs w:val="21"/>
              </w:rPr>
            </w:pPr>
            <w:r>
              <w:rPr>
                <w:rFonts w:hint="eastAsia"/>
                <w:szCs w:val="21"/>
              </w:rPr>
              <w:t>0-</w:t>
            </w:r>
            <w:r>
              <w:rPr>
                <w:rFonts w:hint="eastAsia"/>
                <w:szCs w:val="21"/>
              </w:rPr>
              <w:t>模式无效</w:t>
            </w:r>
          </w:p>
        </w:tc>
        <w:tc>
          <w:tcPr>
            <w:tcW w:w="1636" w:type="dxa"/>
            <w:shd w:val="clear" w:color="auto" w:fill="auto"/>
          </w:tcPr>
          <w:p w:rsidR="00E01E3B" w:rsidRDefault="00E01E3B" w:rsidP="007E24F6">
            <w:pPr>
              <w:spacing w:line="400" w:lineRule="exact"/>
              <w:jc w:val="center"/>
              <w:rPr>
                <w:b/>
                <w:szCs w:val="21"/>
              </w:rPr>
            </w:pPr>
            <w:r>
              <w:rPr>
                <w:rFonts w:hint="eastAsia"/>
                <w:b/>
                <w:szCs w:val="21"/>
              </w:rPr>
              <w:t>优先级：</w:t>
            </w:r>
          </w:p>
          <w:p w:rsidR="00E01E3B" w:rsidRPr="008B57FB" w:rsidRDefault="00E01E3B" w:rsidP="007E24F6">
            <w:pPr>
              <w:spacing w:line="400" w:lineRule="exact"/>
              <w:jc w:val="center"/>
              <w:rPr>
                <w:szCs w:val="21"/>
              </w:rPr>
            </w:pPr>
            <w:r w:rsidRPr="008B57FB">
              <w:rPr>
                <w:rFonts w:hint="eastAsia"/>
                <w:szCs w:val="21"/>
              </w:rPr>
              <w:t>3/3</w:t>
            </w:r>
            <w:r w:rsidRPr="008B57FB">
              <w:rPr>
                <w:rFonts w:hint="eastAsia"/>
                <w:szCs w:val="21"/>
              </w:rPr>
              <w:t>模式、</w:t>
            </w:r>
            <w:r w:rsidRPr="008B57FB">
              <w:rPr>
                <w:rFonts w:hint="eastAsia"/>
                <w:szCs w:val="21"/>
              </w:rPr>
              <w:t>2/3</w:t>
            </w:r>
            <w:r w:rsidRPr="008B57FB">
              <w:rPr>
                <w:rFonts w:hint="eastAsia"/>
                <w:szCs w:val="21"/>
              </w:rPr>
              <w:t>模式、</w:t>
            </w:r>
            <w:r w:rsidRPr="008B57FB">
              <w:rPr>
                <w:rFonts w:hint="eastAsia"/>
                <w:szCs w:val="21"/>
              </w:rPr>
              <w:t>1/3</w:t>
            </w:r>
            <w:r w:rsidRPr="008B57FB">
              <w:rPr>
                <w:rFonts w:hint="eastAsia"/>
                <w:szCs w:val="21"/>
              </w:rPr>
              <w:t>模式</w:t>
            </w:r>
            <w:r>
              <w:rPr>
                <w:rFonts w:hint="eastAsia"/>
                <w:szCs w:val="21"/>
              </w:rPr>
              <w:t>、全关模式</w:t>
            </w:r>
          </w:p>
          <w:p w:rsidR="00E01E3B" w:rsidRPr="00343E8C" w:rsidRDefault="00E01E3B" w:rsidP="007E24F6">
            <w:pPr>
              <w:spacing w:line="400" w:lineRule="exact"/>
              <w:jc w:val="center"/>
              <w:rPr>
                <w:b/>
                <w:szCs w:val="21"/>
              </w:rPr>
            </w:pPr>
            <w:r w:rsidRPr="00343E8C">
              <w:rPr>
                <w:rFonts w:hint="eastAsia"/>
                <w:b/>
                <w:szCs w:val="21"/>
              </w:rPr>
              <w:t>开度模式（位偏移）：</w:t>
            </w:r>
          </w:p>
          <w:p w:rsidR="00E01E3B" w:rsidRDefault="00E01E3B" w:rsidP="007E24F6">
            <w:pPr>
              <w:spacing w:line="400" w:lineRule="exact"/>
              <w:jc w:val="center"/>
              <w:rPr>
                <w:szCs w:val="21"/>
              </w:rPr>
            </w:pPr>
            <w:r>
              <w:rPr>
                <w:rFonts w:hint="eastAsia"/>
                <w:szCs w:val="21"/>
              </w:rPr>
              <w:t>0-</w:t>
            </w:r>
            <w:r w:rsidRPr="00343E8C">
              <w:rPr>
                <w:rFonts w:hint="eastAsia"/>
                <w:szCs w:val="21"/>
              </w:rPr>
              <w:t>机组</w:t>
            </w:r>
            <w:r w:rsidRPr="00343E8C">
              <w:rPr>
                <w:rFonts w:hint="eastAsia"/>
                <w:szCs w:val="21"/>
              </w:rPr>
              <w:t>1</w:t>
            </w:r>
            <w:r w:rsidRPr="00343E8C">
              <w:rPr>
                <w:rFonts w:hint="eastAsia"/>
                <w:szCs w:val="21"/>
              </w:rPr>
              <w:t>新风阀</w:t>
            </w:r>
            <w:r w:rsidRPr="00343E8C">
              <w:rPr>
                <w:rFonts w:hint="eastAsia"/>
                <w:szCs w:val="21"/>
              </w:rPr>
              <w:t>1/3</w:t>
            </w:r>
            <w:r w:rsidRPr="00343E8C">
              <w:rPr>
                <w:rFonts w:hint="eastAsia"/>
                <w:szCs w:val="21"/>
              </w:rPr>
              <w:t>开模式</w:t>
            </w:r>
          </w:p>
          <w:p w:rsidR="00E01E3B" w:rsidRDefault="00E01E3B" w:rsidP="007E24F6">
            <w:pPr>
              <w:spacing w:line="400" w:lineRule="exact"/>
              <w:jc w:val="center"/>
              <w:rPr>
                <w:szCs w:val="21"/>
              </w:rPr>
            </w:pPr>
            <w:r>
              <w:rPr>
                <w:rFonts w:hint="eastAsia"/>
                <w:szCs w:val="21"/>
              </w:rPr>
              <w:t>1-</w:t>
            </w:r>
            <w:r w:rsidRPr="00343E8C">
              <w:rPr>
                <w:rFonts w:hint="eastAsia"/>
                <w:szCs w:val="21"/>
              </w:rPr>
              <w:t>机组</w:t>
            </w:r>
            <w:r w:rsidRPr="00343E8C">
              <w:rPr>
                <w:rFonts w:hint="eastAsia"/>
                <w:szCs w:val="21"/>
              </w:rPr>
              <w:t>1</w:t>
            </w:r>
            <w:r w:rsidRPr="00343E8C">
              <w:rPr>
                <w:rFonts w:hint="eastAsia"/>
                <w:szCs w:val="21"/>
              </w:rPr>
              <w:t>新风阀</w:t>
            </w:r>
            <w:r>
              <w:rPr>
                <w:rFonts w:hint="eastAsia"/>
                <w:szCs w:val="21"/>
              </w:rPr>
              <w:t>2</w:t>
            </w:r>
            <w:r w:rsidRPr="00343E8C">
              <w:rPr>
                <w:rFonts w:hint="eastAsia"/>
                <w:szCs w:val="21"/>
              </w:rPr>
              <w:t>/3</w:t>
            </w:r>
            <w:r w:rsidRPr="00343E8C">
              <w:rPr>
                <w:rFonts w:hint="eastAsia"/>
                <w:szCs w:val="21"/>
              </w:rPr>
              <w:t>开模式</w:t>
            </w:r>
          </w:p>
          <w:p w:rsidR="00E01E3B" w:rsidRDefault="00E01E3B" w:rsidP="007E24F6">
            <w:pPr>
              <w:spacing w:line="400" w:lineRule="exact"/>
              <w:jc w:val="center"/>
              <w:rPr>
                <w:szCs w:val="21"/>
              </w:rPr>
            </w:pPr>
            <w:r>
              <w:rPr>
                <w:rFonts w:hint="eastAsia"/>
                <w:szCs w:val="21"/>
              </w:rPr>
              <w:t>2-</w:t>
            </w:r>
            <w:r w:rsidRPr="00343E8C">
              <w:rPr>
                <w:rFonts w:hint="eastAsia"/>
                <w:szCs w:val="21"/>
              </w:rPr>
              <w:t>机组</w:t>
            </w:r>
            <w:r w:rsidRPr="00343E8C">
              <w:rPr>
                <w:rFonts w:hint="eastAsia"/>
                <w:szCs w:val="21"/>
              </w:rPr>
              <w:t>1</w:t>
            </w:r>
            <w:r w:rsidRPr="00343E8C">
              <w:rPr>
                <w:rFonts w:hint="eastAsia"/>
                <w:szCs w:val="21"/>
              </w:rPr>
              <w:t>新风阀</w:t>
            </w:r>
            <w:r>
              <w:rPr>
                <w:rFonts w:hint="eastAsia"/>
                <w:szCs w:val="21"/>
              </w:rPr>
              <w:t>3</w:t>
            </w:r>
            <w:r w:rsidRPr="00343E8C">
              <w:rPr>
                <w:rFonts w:hint="eastAsia"/>
                <w:szCs w:val="21"/>
              </w:rPr>
              <w:t>/3</w:t>
            </w:r>
            <w:r w:rsidRPr="00343E8C">
              <w:rPr>
                <w:rFonts w:hint="eastAsia"/>
                <w:szCs w:val="21"/>
              </w:rPr>
              <w:t>开模式</w:t>
            </w:r>
          </w:p>
          <w:p w:rsidR="00E01E3B" w:rsidRDefault="00E01E3B" w:rsidP="00E01E3B">
            <w:pPr>
              <w:spacing w:line="400" w:lineRule="exact"/>
              <w:jc w:val="center"/>
              <w:rPr>
                <w:szCs w:val="21"/>
              </w:rPr>
            </w:pPr>
            <w:r>
              <w:rPr>
                <w:rFonts w:hint="eastAsia"/>
                <w:szCs w:val="21"/>
              </w:rPr>
              <w:t>3-</w:t>
            </w:r>
            <w:r w:rsidRPr="00343E8C">
              <w:rPr>
                <w:rFonts w:hint="eastAsia"/>
                <w:szCs w:val="21"/>
              </w:rPr>
              <w:t>机组</w:t>
            </w:r>
            <w:r w:rsidRPr="00343E8C">
              <w:rPr>
                <w:rFonts w:hint="eastAsia"/>
                <w:szCs w:val="21"/>
              </w:rPr>
              <w:t>1</w:t>
            </w:r>
            <w:r w:rsidRPr="00343E8C">
              <w:rPr>
                <w:rFonts w:hint="eastAsia"/>
                <w:szCs w:val="21"/>
              </w:rPr>
              <w:t>新风阀</w:t>
            </w:r>
            <w:r>
              <w:rPr>
                <w:rFonts w:hint="eastAsia"/>
                <w:szCs w:val="21"/>
              </w:rPr>
              <w:t>全关模式</w:t>
            </w:r>
          </w:p>
          <w:p w:rsidR="00E01E3B" w:rsidRDefault="00E01E3B" w:rsidP="007E24F6">
            <w:pPr>
              <w:spacing w:line="400" w:lineRule="exact"/>
              <w:jc w:val="center"/>
              <w:rPr>
                <w:szCs w:val="21"/>
              </w:rPr>
            </w:pPr>
            <w:r>
              <w:rPr>
                <w:rFonts w:hint="eastAsia"/>
                <w:szCs w:val="21"/>
              </w:rPr>
              <w:t>4-</w:t>
            </w:r>
            <w:r w:rsidRPr="00343E8C">
              <w:rPr>
                <w:rFonts w:hint="eastAsia"/>
                <w:szCs w:val="21"/>
              </w:rPr>
              <w:t>机组</w:t>
            </w:r>
            <w:r>
              <w:rPr>
                <w:rFonts w:hint="eastAsia"/>
                <w:szCs w:val="21"/>
              </w:rPr>
              <w:t>2</w:t>
            </w:r>
            <w:r w:rsidRPr="00343E8C">
              <w:rPr>
                <w:rFonts w:hint="eastAsia"/>
                <w:szCs w:val="21"/>
              </w:rPr>
              <w:t>新风阀</w:t>
            </w:r>
            <w:r w:rsidRPr="00343E8C">
              <w:rPr>
                <w:rFonts w:hint="eastAsia"/>
                <w:szCs w:val="21"/>
              </w:rPr>
              <w:t>1/3</w:t>
            </w:r>
            <w:r w:rsidRPr="00343E8C">
              <w:rPr>
                <w:rFonts w:hint="eastAsia"/>
                <w:szCs w:val="21"/>
              </w:rPr>
              <w:t>开模式</w:t>
            </w:r>
          </w:p>
          <w:p w:rsidR="00E01E3B" w:rsidRDefault="00E01E3B" w:rsidP="007E24F6">
            <w:pPr>
              <w:spacing w:line="400" w:lineRule="exact"/>
              <w:jc w:val="center"/>
              <w:rPr>
                <w:szCs w:val="21"/>
              </w:rPr>
            </w:pPr>
            <w:r>
              <w:rPr>
                <w:rFonts w:hint="eastAsia"/>
                <w:szCs w:val="21"/>
              </w:rPr>
              <w:t>5-</w:t>
            </w:r>
            <w:r w:rsidRPr="00343E8C">
              <w:rPr>
                <w:rFonts w:hint="eastAsia"/>
                <w:szCs w:val="21"/>
              </w:rPr>
              <w:t>机组</w:t>
            </w:r>
            <w:r>
              <w:rPr>
                <w:rFonts w:hint="eastAsia"/>
                <w:szCs w:val="21"/>
              </w:rPr>
              <w:t>2</w:t>
            </w:r>
            <w:r w:rsidRPr="00343E8C">
              <w:rPr>
                <w:rFonts w:hint="eastAsia"/>
                <w:szCs w:val="21"/>
              </w:rPr>
              <w:t>新风阀</w:t>
            </w:r>
            <w:r>
              <w:rPr>
                <w:rFonts w:hint="eastAsia"/>
                <w:szCs w:val="21"/>
              </w:rPr>
              <w:t>2</w:t>
            </w:r>
            <w:r w:rsidRPr="00343E8C">
              <w:rPr>
                <w:rFonts w:hint="eastAsia"/>
                <w:szCs w:val="21"/>
              </w:rPr>
              <w:t>/3</w:t>
            </w:r>
            <w:r w:rsidRPr="00343E8C">
              <w:rPr>
                <w:rFonts w:hint="eastAsia"/>
                <w:szCs w:val="21"/>
              </w:rPr>
              <w:t>开模式</w:t>
            </w:r>
          </w:p>
          <w:p w:rsidR="00E01E3B" w:rsidRDefault="00E01E3B" w:rsidP="007E24F6">
            <w:pPr>
              <w:spacing w:line="400" w:lineRule="exact"/>
              <w:jc w:val="center"/>
              <w:rPr>
                <w:szCs w:val="21"/>
              </w:rPr>
            </w:pPr>
            <w:r>
              <w:rPr>
                <w:rFonts w:hint="eastAsia"/>
                <w:szCs w:val="21"/>
              </w:rPr>
              <w:t>6-</w:t>
            </w:r>
            <w:r w:rsidRPr="00343E8C">
              <w:rPr>
                <w:rFonts w:hint="eastAsia"/>
                <w:szCs w:val="21"/>
              </w:rPr>
              <w:t>机组</w:t>
            </w:r>
            <w:r>
              <w:rPr>
                <w:rFonts w:hint="eastAsia"/>
                <w:szCs w:val="21"/>
              </w:rPr>
              <w:t>2</w:t>
            </w:r>
            <w:r w:rsidRPr="00343E8C">
              <w:rPr>
                <w:rFonts w:hint="eastAsia"/>
                <w:szCs w:val="21"/>
              </w:rPr>
              <w:t>新风阀</w:t>
            </w:r>
            <w:r>
              <w:rPr>
                <w:rFonts w:hint="eastAsia"/>
                <w:szCs w:val="21"/>
              </w:rPr>
              <w:t>3</w:t>
            </w:r>
            <w:r w:rsidRPr="00343E8C">
              <w:rPr>
                <w:rFonts w:hint="eastAsia"/>
                <w:szCs w:val="21"/>
              </w:rPr>
              <w:t>/3</w:t>
            </w:r>
            <w:r w:rsidRPr="00343E8C">
              <w:rPr>
                <w:rFonts w:hint="eastAsia"/>
                <w:szCs w:val="21"/>
              </w:rPr>
              <w:t>开模式</w:t>
            </w:r>
          </w:p>
          <w:p w:rsidR="00E01E3B" w:rsidRPr="00343E8C" w:rsidRDefault="00E01E3B" w:rsidP="00E01E3B">
            <w:pPr>
              <w:spacing w:line="400" w:lineRule="exact"/>
              <w:jc w:val="center"/>
              <w:rPr>
                <w:szCs w:val="21"/>
              </w:rPr>
            </w:pPr>
            <w:r>
              <w:rPr>
                <w:rFonts w:hint="eastAsia"/>
                <w:szCs w:val="21"/>
              </w:rPr>
              <w:t>7-</w:t>
            </w:r>
            <w:r w:rsidRPr="00343E8C">
              <w:rPr>
                <w:rFonts w:hint="eastAsia"/>
                <w:szCs w:val="21"/>
              </w:rPr>
              <w:t>机组</w:t>
            </w:r>
            <w:r>
              <w:rPr>
                <w:rFonts w:hint="eastAsia"/>
                <w:szCs w:val="21"/>
              </w:rPr>
              <w:t>2</w:t>
            </w:r>
            <w:r w:rsidRPr="00343E8C">
              <w:rPr>
                <w:rFonts w:hint="eastAsia"/>
                <w:szCs w:val="21"/>
              </w:rPr>
              <w:t>新风阀</w:t>
            </w:r>
            <w:r>
              <w:rPr>
                <w:rFonts w:hint="eastAsia"/>
                <w:szCs w:val="21"/>
              </w:rPr>
              <w:t>全关模式</w:t>
            </w:r>
          </w:p>
        </w:tc>
      </w:tr>
      <w:tr w:rsidR="00E01E3B" w:rsidRPr="006658B4" w:rsidTr="00E01E3B">
        <w:trPr>
          <w:jc w:val="center"/>
        </w:trPr>
        <w:tc>
          <w:tcPr>
            <w:tcW w:w="1120" w:type="dxa"/>
            <w:vAlign w:val="center"/>
          </w:tcPr>
          <w:p w:rsidR="00E01E3B" w:rsidRDefault="00E01E3B" w:rsidP="00EA5267">
            <w:pPr>
              <w:spacing w:line="400" w:lineRule="exact"/>
              <w:jc w:val="center"/>
              <w:rPr>
                <w:szCs w:val="21"/>
              </w:rPr>
            </w:pPr>
            <w:r>
              <w:rPr>
                <w:rFonts w:hint="eastAsia"/>
                <w:szCs w:val="21"/>
              </w:rPr>
              <w:t>新风阀</w:t>
            </w:r>
          </w:p>
        </w:tc>
        <w:tc>
          <w:tcPr>
            <w:tcW w:w="1181" w:type="dxa"/>
            <w:vAlign w:val="center"/>
          </w:tcPr>
          <w:p w:rsidR="00E01E3B" w:rsidRPr="00A233AB" w:rsidRDefault="00E01E3B" w:rsidP="00EA5267">
            <w:pPr>
              <w:spacing w:line="400" w:lineRule="exact"/>
              <w:jc w:val="center"/>
              <w:rPr>
                <w:b/>
                <w:szCs w:val="21"/>
              </w:rPr>
            </w:pPr>
            <w:r w:rsidRPr="00752DD8">
              <w:rPr>
                <w:rFonts w:hint="eastAsia"/>
                <w:szCs w:val="21"/>
              </w:rPr>
              <w:t>HVAC</w:t>
            </w:r>
          </w:p>
        </w:tc>
        <w:tc>
          <w:tcPr>
            <w:tcW w:w="1784" w:type="dxa"/>
          </w:tcPr>
          <w:p w:rsidR="00E01E3B" w:rsidRPr="00BC2577" w:rsidRDefault="00E01E3B" w:rsidP="00EA5267">
            <w:pPr>
              <w:spacing w:line="400" w:lineRule="exact"/>
              <w:jc w:val="center"/>
              <w:rPr>
                <w:szCs w:val="21"/>
              </w:rPr>
            </w:pPr>
            <w:r w:rsidRPr="00BC2577">
              <w:rPr>
                <w:rFonts w:hint="eastAsia"/>
                <w:szCs w:val="21"/>
              </w:rPr>
              <w:t>故障：</w:t>
            </w:r>
          </w:p>
          <w:p w:rsidR="00E01E3B" w:rsidRPr="00BC2577" w:rsidRDefault="00E01E3B" w:rsidP="00EA5267">
            <w:pPr>
              <w:spacing w:line="400" w:lineRule="exact"/>
              <w:jc w:val="center"/>
              <w:rPr>
                <w:szCs w:val="21"/>
              </w:rPr>
            </w:pPr>
            <w:r w:rsidRPr="00BC2577">
              <w:rPr>
                <w:rFonts w:hint="eastAsia"/>
                <w:szCs w:val="21"/>
              </w:rPr>
              <w:t>0x*50/24/0-1</w:t>
            </w:r>
            <w:r w:rsidRPr="00BC2577">
              <w:rPr>
                <w:rFonts w:hint="eastAsia"/>
                <w:szCs w:val="21"/>
              </w:rPr>
              <w:t>、</w:t>
            </w:r>
            <w:r w:rsidRPr="00BC2577">
              <w:rPr>
                <w:rFonts w:hint="eastAsia"/>
                <w:szCs w:val="21"/>
              </w:rPr>
              <w:t>4-5</w:t>
            </w:r>
          </w:p>
          <w:p w:rsidR="00E01E3B" w:rsidRPr="00BC2577" w:rsidRDefault="00E01E3B" w:rsidP="00EA5267">
            <w:pPr>
              <w:spacing w:line="400" w:lineRule="exact"/>
              <w:jc w:val="center"/>
              <w:rPr>
                <w:szCs w:val="21"/>
              </w:rPr>
            </w:pPr>
            <w:r w:rsidRPr="00BC2577">
              <w:rPr>
                <w:rFonts w:hint="eastAsia"/>
                <w:szCs w:val="21"/>
              </w:rPr>
              <w:t>状态：</w:t>
            </w:r>
          </w:p>
          <w:p w:rsidR="00E01E3B" w:rsidRPr="00BC2577" w:rsidRDefault="00E01E3B" w:rsidP="00A67454">
            <w:pPr>
              <w:spacing w:line="400" w:lineRule="exact"/>
              <w:jc w:val="center"/>
              <w:rPr>
                <w:szCs w:val="21"/>
              </w:rPr>
            </w:pPr>
            <w:r w:rsidRPr="00BC2577">
              <w:rPr>
                <w:rFonts w:hint="eastAsia"/>
                <w:szCs w:val="21"/>
              </w:rPr>
              <w:t>0x*50/7/3</w:t>
            </w:r>
            <w:r w:rsidRPr="00BC2577">
              <w:rPr>
                <w:rFonts w:hint="eastAsia"/>
                <w:szCs w:val="21"/>
              </w:rPr>
              <w:t>、</w:t>
            </w:r>
            <w:r w:rsidRPr="00BC2577">
              <w:rPr>
                <w:rFonts w:hint="eastAsia"/>
                <w:szCs w:val="21"/>
              </w:rPr>
              <w:t>7</w:t>
            </w:r>
          </w:p>
          <w:p w:rsidR="00E01E3B" w:rsidRPr="00BC2577" w:rsidRDefault="00E01E3B" w:rsidP="00A67454">
            <w:pPr>
              <w:spacing w:line="400" w:lineRule="exact"/>
              <w:jc w:val="center"/>
              <w:rPr>
                <w:szCs w:val="21"/>
              </w:rPr>
            </w:pPr>
            <w:r w:rsidRPr="00BC2577">
              <w:rPr>
                <w:rFonts w:hint="eastAsia"/>
                <w:szCs w:val="21"/>
              </w:rPr>
              <w:t>（</w:t>
            </w:r>
            <w:r w:rsidRPr="00BC2577">
              <w:rPr>
                <w:rFonts w:hint="eastAsia"/>
                <w:szCs w:val="21"/>
              </w:rPr>
              <w:t>*=1/2/3/4/5/6</w:t>
            </w:r>
            <w:r w:rsidRPr="00BC2577">
              <w:rPr>
                <w:rFonts w:hint="eastAsia"/>
                <w:szCs w:val="21"/>
              </w:rPr>
              <w:t>）</w:t>
            </w:r>
          </w:p>
        </w:tc>
        <w:tc>
          <w:tcPr>
            <w:tcW w:w="1325" w:type="dxa"/>
          </w:tcPr>
          <w:p w:rsidR="00E01E3B" w:rsidRPr="00BC2577" w:rsidRDefault="00E01E3B" w:rsidP="00EA5267">
            <w:pPr>
              <w:spacing w:line="400" w:lineRule="exact"/>
              <w:jc w:val="center"/>
              <w:rPr>
                <w:szCs w:val="21"/>
              </w:rPr>
            </w:pPr>
            <w:r w:rsidRPr="00BC2577">
              <w:rPr>
                <w:rFonts w:hint="eastAsia"/>
                <w:szCs w:val="21"/>
              </w:rPr>
              <w:t>位</w:t>
            </w:r>
          </w:p>
        </w:tc>
        <w:tc>
          <w:tcPr>
            <w:tcW w:w="1363" w:type="dxa"/>
            <w:shd w:val="clear" w:color="auto" w:fill="auto"/>
          </w:tcPr>
          <w:p w:rsidR="00E01E3B" w:rsidRPr="00A67069" w:rsidRDefault="00E01E3B" w:rsidP="00A67454">
            <w:pPr>
              <w:spacing w:line="400" w:lineRule="exact"/>
              <w:jc w:val="left"/>
              <w:rPr>
                <w:b/>
                <w:szCs w:val="21"/>
              </w:rPr>
            </w:pPr>
            <w:r w:rsidRPr="00A67069">
              <w:rPr>
                <w:rFonts w:hint="eastAsia"/>
                <w:b/>
                <w:szCs w:val="21"/>
              </w:rPr>
              <w:t>故障：</w:t>
            </w:r>
          </w:p>
          <w:p w:rsidR="00E01E3B" w:rsidRDefault="00E01E3B" w:rsidP="00A67454">
            <w:pPr>
              <w:spacing w:line="400" w:lineRule="exact"/>
              <w:jc w:val="left"/>
              <w:rPr>
                <w:szCs w:val="21"/>
              </w:rPr>
            </w:pPr>
            <w:r>
              <w:rPr>
                <w:rFonts w:hint="eastAsia"/>
                <w:szCs w:val="21"/>
              </w:rPr>
              <w:t>1-</w:t>
            </w:r>
            <w:r>
              <w:rPr>
                <w:rFonts w:hint="eastAsia"/>
                <w:szCs w:val="21"/>
              </w:rPr>
              <w:t>故障</w:t>
            </w:r>
          </w:p>
          <w:p w:rsidR="00E01E3B" w:rsidRPr="00A67069" w:rsidRDefault="00E01E3B" w:rsidP="00A67454">
            <w:pPr>
              <w:spacing w:line="400" w:lineRule="exact"/>
              <w:jc w:val="left"/>
              <w:rPr>
                <w:b/>
                <w:szCs w:val="21"/>
              </w:rPr>
            </w:pPr>
            <w:r>
              <w:rPr>
                <w:rFonts w:hint="eastAsia"/>
                <w:b/>
                <w:szCs w:val="21"/>
              </w:rPr>
              <w:t>状态</w:t>
            </w:r>
            <w:r w:rsidRPr="00A67069">
              <w:rPr>
                <w:rFonts w:hint="eastAsia"/>
                <w:b/>
                <w:szCs w:val="21"/>
              </w:rPr>
              <w:t>：</w:t>
            </w:r>
          </w:p>
          <w:p w:rsidR="00E01E3B" w:rsidRDefault="00E01E3B" w:rsidP="00A67454">
            <w:pPr>
              <w:spacing w:line="400" w:lineRule="exact"/>
              <w:jc w:val="left"/>
              <w:rPr>
                <w:szCs w:val="21"/>
              </w:rPr>
            </w:pPr>
            <w:r>
              <w:rPr>
                <w:rFonts w:hint="eastAsia"/>
                <w:szCs w:val="21"/>
              </w:rPr>
              <w:t>1-</w:t>
            </w:r>
            <w:r>
              <w:rPr>
                <w:rFonts w:hint="eastAsia"/>
                <w:szCs w:val="21"/>
              </w:rPr>
              <w:t>打开</w:t>
            </w:r>
          </w:p>
          <w:p w:rsidR="00E01E3B" w:rsidRDefault="00E01E3B" w:rsidP="00A67454">
            <w:pPr>
              <w:spacing w:line="400" w:lineRule="exact"/>
              <w:jc w:val="left"/>
              <w:rPr>
                <w:szCs w:val="21"/>
              </w:rPr>
            </w:pPr>
            <w:r>
              <w:rPr>
                <w:rFonts w:hint="eastAsia"/>
                <w:szCs w:val="21"/>
              </w:rPr>
              <w:t>0-</w:t>
            </w:r>
            <w:r>
              <w:rPr>
                <w:rFonts w:hint="eastAsia"/>
                <w:szCs w:val="21"/>
              </w:rPr>
              <w:t>关闭</w:t>
            </w:r>
          </w:p>
          <w:p w:rsidR="00E01E3B" w:rsidRPr="006658B4" w:rsidRDefault="00E01E3B" w:rsidP="00EA5267">
            <w:pPr>
              <w:spacing w:line="400" w:lineRule="exact"/>
              <w:jc w:val="center"/>
              <w:rPr>
                <w:szCs w:val="21"/>
              </w:rPr>
            </w:pPr>
          </w:p>
        </w:tc>
        <w:tc>
          <w:tcPr>
            <w:tcW w:w="1636" w:type="dxa"/>
            <w:shd w:val="clear" w:color="auto" w:fill="auto"/>
          </w:tcPr>
          <w:p w:rsidR="00E01E3B" w:rsidRDefault="00E01E3B" w:rsidP="007E24F6">
            <w:pPr>
              <w:spacing w:line="400" w:lineRule="exact"/>
              <w:jc w:val="center"/>
              <w:rPr>
                <w:b/>
                <w:szCs w:val="21"/>
              </w:rPr>
            </w:pPr>
            <w:r>
              <w:rPr>
                <w:rFonts w:hint="eastAsia"/>
                <w:b/>
                <w:szCs w:val="21"/>
              </w:rPr>
              <w:t>优先级：</w:t>
            </w:r>
          </w:p>
          <w:p w:rsidR="00E01E3B" w:rsidRPr="00A67069" w:rsidRDefault="00E01E3B" w:rsidP="007E24F6">
            <w:pPr>
              <w:spacing w:line="400" w:lineRule="exact"/>
              <w:jc w:val="center"/>
              <w:rPr>
                <w:szCs w:val="21"/>
              </w:rPr>
            </w:pPr>
            <w:r w:rsidRPr="00A67069">
              <w:rPr>
                <w:rFonts w:hint="eastAsia"/>
                <w:szCs w:val="21"/>
              </w:rPr>
              <w:t>通讯异常、故障、打开</w:t>
            </w:r>
            <w:r>
              <w:rPr>
                <w:rFonts w:hint="eastAsia"/>
                <w:szCs w:val="21"/>
              </w:rPr>
              <w:t>/</w:t>
            </w:r>
            <w:r>
              <w:rPr>
                <w:rFonts w:hint="eastAsia"/>
                <w:szCs w:val="21"/>
              </w:rPr>
              <w:t>关闭</w:t>
            </w:r>
          </w:p>
          <w:p w:rsidR="00E01E3B" w:rsidRPr="00A67069" w:rsidRDefault="00E01E3B" w:rsidP="007E24F6">
            <w:pPr>
              <w:spacing w:line="400" w:lineRule="exact"/>
              <w:jc w:val="center"/>
              <w:rPr>
                <w:b/>
                <w:szCs w:val="21"/>
              </w:rPr>
            </w:pPr>
            <w:r w:rsidRPr="00A67069">
              <w:rPr>
                <w:rFonts w:hint="eastAsia"/>
                <w:b/>
                <w:szCs w:val="21"/>
              </w:rPr>
              <w:t>故障（位偏移）：</w:t>
            </w:r>
          </w:p>
          <w:p w:rsidR="00E01E3B" w:rsidRDefault="00E01E3B" w:rsidP="007E24F6">
            <w:pPr>
              <w:spacing w:line="400" w:lineRule="exact"/>
              <w:jc w:val="center"/>
              <w:rPr>
                <w:rFonts w:ascii="宋体" w:hAnsi="宋体"/>
                <w:szCs w:val="21"/>
              </w:rPr>
            </w:pPr>
            <w:r>
              <w:rPr>
                <w:rFonts w:hint="eastAsia"/>
                <w:szCs w:val="21"/>
              </w:rPr>
              <w:t>0-</w:t>
            </w:r>
            <w:r w:rsidRPr="003814A0">
              <w:rPr>
                <w:rFonts w:ascii="宋体" w:hAnsi="宋体" w:hint="eastAsia"/>
                <w:szCs w:val="21"/>
              </w:rPr>
              <w:t>空调机组1新风阀</w:t>
            </w:r>
            <w:r>
              <w:rPr>
                <w:rFonts w:ascii="宋体" w:hAnsi="宋体" w:hint="eastAsia"/>
                <w:szCs w:val="21"/>
              </w:rPr>
              <w:t>1故障</w:t>
            </w:r>
          </w:p>
          <w:p w:rsidR="00E01E3B" w:rsidRDefault="00E01E3B" w:rsidP="007E24F6">
            <w:pPr>
              <w:spacing w:line="400" w:lineRule="exact"/>
              <w:jc w:val="center"/>
              <w:rPr>
                <w:rFonts w:ascii="宋体" w:hAnsi="宋体"/>
                <w:szCs w:val="21"/>
              </w:rPr>
            </w:pPr>
            <w:r>
              <w:rPr>
                <w:rFonts w:ascii="宋体" w:hAnsi="宋体" w:hint="eastAsia"/>
                <w:szCs w:val="21"/>
              </w:rPr>
              <w:t>1-</w:t>
            </w:r>
            <w:r w:rsidRPr="003814A0">
              <w:rPr>
                <w:rFonts w:ascii="宋体" w:hAnsi="宋体" w:hint="eastAsia"/>
                <w:szCs w:val="21"/>
              </w:rPr>
              <w:t>空调机组1新风阀</w:t>
            </w:r>
            <w:r>
              <w:rPr>
                <w:rFonts w:ascii="宋体" w:hAnsi="宋体" w:hint="eastAsia"/>
                <w:szCs w:val="21"/>
              </w:rPr>
              <w:t>2故障</w:t>
            </w:r>
          </w:p>
          <w:p w:rsidR="00E01E3B" w:rsidRDefault="00E01E3B" w:rsidP="007E24F6">
            <w:pPr>
              <w:spacing w:line="400" w:lineRule="exact"/>
              <w:jc w:val="center"/>
              <w:rPr>
                <w:rFonts w:ascii="宋体" w:hAnsi="宋体"/>
                <w:szCs w:val="21"/>
              </w:rPr>
            </w:pPr>
            <w:r>
              <w:rPr>
                <w:rFonts w:ascii="宋体" w:hAnsi="宋体" w:hint="eastAsia"/>
                <w:szCs w:val="21"/>
              </w:rPr>
              <w:t>4-</w:t>
            </w:r>
            <w:r w:rsidRPr="003814A0">
              <w:rPr>
                <w:rFonts w:ascii="宋体" w:hAnsi="宋体" w:hint="eastAsia"/>
                <w:szCs w:val="21"/>
              </w:rPr>
              <w:t>空调机组</w:t>
            </w:r>
            <w:r>
              <w:rPr>
                <w:rFonts w:ascii="宋体" w:hAnsi="宋体" w:hint="eastAsia"/>
                <w:szCs w:val="21"/>
              </w:rPr>
              <w:t>2</w:t>
            </w:r>
            <w:r w:rsidRPr="003814A0">
              <w:rPr>
                <w:rFonts w:ascii="宋体" w:hAnsi="宋体" w:hint="eastAsia"/>
                <w:szCs w:val="21"/>
              </w:rPr>
              <w:t>新风阀</w:t>
            </w:r>
            <w:r>
              <w:rPr>
                <w:rFonts w:ascii="宋体" w:hAnsi="宋体" w:hint="eastAsia"/>
                <w:szCs w:val="21"/>
              </w:rPr>
              <w:t>1故障</w:t>
            </w:r>
          </w:p>
          <w:p w:rsidR="00E01E3B" w:rsidRPr="00A67454" w:rsidRDefault="00E01E3B" w:rsidP="007E24F6">
            <w:pPr>
              <w:spacing w:line="400" w:lineRule="exact"/>
              <w:jc w:val="center"/>
              <w:rPr>
                <w:szCs w:val="21"/>
              </w:rPr>
            </w:pPr>
            <w:r>
              <w:rPr>
                <w:rFonts w:ascii="宋体" w:hAnsi="宋体" w:hint="eastAsia"/>
                <w:szCs w:val="21"/>
              </w:rPr>
              <w:t>5-</w:t>
            </w:r>
            <w:r w:rsidRPr="003814A0">
              <w:rPr>
                <w:rFonts w:ascii="宋体" w:hAnsi="宋体" w:hint="eastAsia"/>
                <w:szCs w:val="21"/>
              </w:rPr>
              <w:t>空调机组</w:t>
            </w:r>
            <w:r>
              <w:rPr>
                <w:rFonts w:ascii="宋体" w:hAnsi="宋体" w:hint="eastAsia"/>
                <w:szCs w:val="21"/>
              </w:rPr>
              <w:t>2</w:t>
            </w:r>
            <w:r w:rsidRPr="003814A0">
              <w:rPr>
                <w:rFonts w:ascii="宋体" w:hAnsi="宋体" w:hint="eastAsia"/>
                <w:szCs w:val="21"/>
              </w:rPr>
              <w:t>新风阀</w:t>
            </w:r>
            <w:r>
              <w:rPr>
                <w:rFonts w:ascii="宋体" w:hAnsi="宋体" w:hint="eastAsia"/>
                <w:szCs w:val="21"/>
              </w:rPr>
              <w:t>2故障</w:t>
            </w:r>
          </w:p>
          <w:p w:rsidR="00E01E3B" w:rsidRPr="00A67069" w:rsidRDefault="00E01E3B" w:rsidP="007E24F6">
            <w:pPr>
              <w:spacing w:line="400" w:lineRule="exact"/>
              <w:jc w:val="center"/>
              <w:rPr>
                <w:b/>
                <w:szCs w:val="21"/>
              </w:rPr>
            </w:pPr>
            <w:r>
              <w:rPr>
                <w:rFonts w:hint="eastAsia"/>
                <w:b/>
                <w:szCs w:val="21"/>
              </w:rPr>
              <w:lastRenderedPageBreak/>
              <w:t>状态</w:t>
            </w:r>
            <w:r w:rsidRPr="00A67069">
              <w:rPr>
                <w:rFonts w:hint="eastAsia"/>
                <w:b/>
                <w:szCs w:val="21"/>
              </w:rPr>
              <w:t>（位偏移）：</w:t>
            </w:r>
          </w:p>
          <w:p w:rsidR="00E01E3B" w:rsidRDefault="00E01E3B" w:rsidP="007E24F6">
            <w:pPr>
              <w:spacing w:line="400" w:lineRule="exact"/>
              <w:jc w:val="center"/>
              <w:rPr>
                <w:rFonts w:ascii="宋体" w:hAnsi="宋体"/>
                <w:szCs w:val="21"/>
              </w:rPr>
            </w:pPr>
            <w:r>
              <w:rPr>
                <w:rFonts w:hint="eastAsia"/>
                <w:szCs w:val="21"/>
              </w:rPr>
              <w:t>3-</w:t>
            </w:r>
            <w:r w:rsidRPr="003814A0">
              <w:rPr>
                <w:rFonts w:ascii="宋体" w:hAnsi="宋体" w:hint="eastAsia"/>
                <w:szCs w:val="21"/>
              </w:rPr>
              <w:t>空调机组1新风阀</w:t>
            </w:r>
            <w:r>
              <w:rPr>
                <w:rFonts w:ascii="宋体" w:hAnsi="宋体" w:hint="eastAsia"/>
                <w:szCs w:val="21"/>
              </w:rPr>
              <w:t>状态</w:t>
            </w:r>
          </w:p>
          <w:p w:rsidR="00E01E3B" w:rsidRPr="00A67069" w:rsidRDefault="00E01E3B" w:rsidP="007E24F6">
            <w:pPr>
              <w:spacing w:line="400" w:lineRule="exact"/>
              <w:jc w:val="center"/>
              <w:rPr>
                <w:szCs w:val="21"/>
              </w:rPr>
            </w:pPr>
            <w:r>
              <w:rPr>
                <w:rFonts w:ascii="宋体" w:hAnsi="宋体" w:hint="eastAsia"/>
                <w:szCs w:val="21"/>
              </w:rPr>
              <w:t>7-</w:t>
            </w:r>
            <w:r w:rsidRPr="003814A0">
              <w:rPr>
                <w:rFonts w:ascii="宋体" w:hAnsi="宋体" w:hint="eastAsia"/>
                <w:szCs w:val="21"/>
              </w:rPr>
              <w:t>空调机组</w:t>
            </w:r>
            <w:r>
              <w:rPr>
                <w:rFonts w:ascii="宋体" w:hAnsi="宋体" w:hint="eastAsia"/>
                <w:szCs w:val="21"/>
              </w:rPr>
              <w:t>2</w:t>
            </w:r>
            <w:r w:rsidRPr="003814A0">
              <w:rPr>
                <w:rFonts w:ascii="宋体" w:hAnsi="宋体" w:hint="eastAsia"/>
                <w:szCs w:val="21"/>
              </w:rPr>
              <w:t>新风阀</w:t>
            </w:r>
            <w:r>
              <w:rPr>
                <w:rFonts w:ascii="宋体" w:hAnsi="宋体" w:hint="eastAsia"/>
                <w:szCs w:val="21"/>
              </w:rPr>
              <w:t>状态</w:t>
            </w:r>
          </w:p>
        </w:tc>
      </w:tr>
      <w:tr w:rsidR="00E01E3B" w:rsidRPr="006658B4" w:rsidTr="00E01E3B">
        <w:trPr>
          <w:jc w:val="center"/>
        </w:trPr>
        <w:tc>
          <w:tcPr>
            <w:tcW w:w="1120" w:type="dxa"/>
            <w:vAlign w:val="center"/>
          </w:tcPr>
          <w:p w:rsidR="00E01E3B" w:rsidRDefault="00E01E3B" w:rsidP="00EA5267">
            <w:pPr>
              <w:spacing w:line="400" w:lineRule="exact"/>
              <w:jc w:val="center"/>
              <w:rPr>
                <w:szCs w:val="21"/>
              </w:rPr>
            </w:pPr>
            <w:r>
              <w:rPr>
                <w:rFonts w:hint="eastAsia"/>
                <w:szCs w:val="21"/>
              </w:rPr>
              <w:lastRenderedPageBreak/>
              <w:t>通风机</w:t>
            </w:r>
          </w:p>
        </w:tc>
        <w:tc>
          <w:tcPr>
            <w:tcW w:w="1181" w:type="dxa"/>
            <w:vAlign w:val="center"/>
          </w:tcPr>
          <w:p w:rsidR="00E01E3B" w:rsidRPr="00A233AB" w:rsidRDefault="00E01E3B" w:rsidP="00EA5267">
            <w:pPr>
              <w:spacing w:line="400" w:lineRule="exact"/>
              <w:jc w:val="center"/>
              <w:rPr>
                <w:b/>
                <w:szCs w:val="21"/>
              </w:rPr>
            </w:pPr>
            <w:r w:rsidRPr="00752DD8">
              <w:rPr>
                <w:rFonts w:hint="eastAsia"/>
                <w:szCs w:val="21"/>
              </w:rPr>
              <w:t>HVAC</w:t>
            </w:r>
          </w:p>
        </w:tc>
        <w:tc>
          <w:tcPr>
            <w:tcW w:w="1784" w:type="dxa"/>
          </w:tcPr>
          <w:p w:rsidR="00E01E3B" w:rsidRPr="00BC2577" w:rsidRDefault="00E01E3B" w:rsidP="00AB09A9">
            <w:pPr>
              <w:spacing w:line="400" w:lineRule="exact"/>
              <w:jc w:val="center"/>
              <w:rPr>
                <w:szCs w:val="21"/>
              </w:rPr>
            </w:pPr>
            <w:r w:rsidRPr="00BC2577">
              <w:rPr>
                <w:rFonts w:hint="eastAsia"/>
                <w:szCs w:val="21"/>
              </w:rPr>
              <w:t>故障：</w:t>
            </w:r>
          </w:p>
          <w:p w:rsidR="00E01E3B" w:rsidRPr="00BC2577" w:rsidRDefault="00E01E3B" w:rsidP="00AB09A9">
            <w:pPr>
              <w:spacing w:line="400" w:lineRule="exact"/>
              <w:jc w:val="center"/>
              <w:rPr>
                <w:szCs w:val="21"/>
              </w:rPr>
            </w:pPr>
            <w:r w:rsidRPr="00BC2577">
              <w:rPr>
                <w:rFonts w:hint="eastAsia"/>
                <w:szCs w:val="21"/>
              </w:rPr>
              <w:t>0x*50/26/0-1</w:t>
            </w:r>
            <w:r w:rsidRPr="00BC2577">
              <w:rPr>
                <w:rFonts w:hint="eastAsia"/>
                <w:szCs w:val="21"/>
              </w:rPr>
              <w:t>、</w:t>
            </w:r>
            <w:r w:rsidRPr="00BC2577">
              <w:rPr>
                <w:rFonts w:hint="eastAsia"/>
                <w:szCs w:val="21"/>
              </w:rPr>
              <w:t>4-5</w:t>
            </w:r>
          </w:p>
          <w:p w:rsidR="00E01E3B" w:rsidRPr="00BC2577" w:rsidRDefault="00E01E3B" w:rsidP="00AB09A9">
            <w:pPr>
              <w:spacing w:line="400" w:lineRule="exact"/>
              <w:jc w:val="center"/>
              <w:rPr>
                <w:szCs w:val="21"/>
              </w:rPr>
            </w:pPr>
            <w:r w:rsidRPr="00BC2577">
              <w:rPr>
                <w:rFonts w:hint="eastAsia"/>
                <w:szCs w:val="21"/>
              </w:rPr>
              <w:t>状态：</w:t>
            </w:r>
          </w:p>
          <w:p w:rsidR="00E01E3B" w:rsidRDefault="00E01E3B" w:rsidP="00AB09A9">
            <w:pPr>
              <w:spacing w:line="400" w:lineRule="exact"/>
              <w:jc w:val="center"/>
              <w:rPr>
                <w:szCs w:val="21"/>
              </w:rPr>
            </w:pPr>
            <w:r w:rsidRPr="00BC2577">
              <w:rPr>
                <w:rFonts w:hint="eastAsia"/>
                <w:szCs w:val="21"/>
              </w:rPr>
              <w:t>0x*50/11/0-1</w:t>
            </w:r>
            <w:r w:rsidRPr="00BC2577">
              <w:rPr>
                <w:rFonts w:hint="eastAsia"/>
                <w:szCs w:val="21"/>
              </w:rPr>
              <w:t>、</w:t>
            </w:r>
            <w:r w:rsidRPr="00BC2577">
              <w:rPr>
                <w:rFonts w:hint="eastAsia"/>
                <w:szCs w:val="21"/>
              </w:rPr>
              <w:t>4-5</w:t>
            </w:r>
          </w:p>
          <w:p w:rsidR="004F7CA9" w:rsidRPr="00BC2577" w:rsidRDefault="004F7CA9" w:rsidP="00AB09A9">
            <w:pPr>
              <w:spacing w:line="400" w:lineRule="exact"/>
              <w:jc w:val="center"/>
              <w:rPr>
                <w:szCs w:val="21"/>
              </w:rPr>
            </w:pPr>
            <w:r w:rsidRPr="00BC2577">
              <w:rPr>
                <w:rFonts w:hint="eastAsia"/>
                <w:szCs w:val="21"/>
              </w:rPr>
              <w:t>（</w:t>
            </w:r>
            <w:r w:rsidRPr="00BC2577">
              <w:rPr>
                <w:rFonts w:hint="eastAsia"/>
                <w:szCs w:val="21"/>
              </w:rPr>
              <w:t>*=1/2/3/4/5/6</w:t>
            </w:r>
            <w:r w:rsidRPr="00BC2577">
              <w:rPr>
                <w:rFonts w:hint="eastAsia"/>
                <w:szCs w:val="21"/>
              </w:rPr>
              <w:t>）</w:t>
            </w:r>
          </w:p>
        </w:tc>
        <w:tc>
          <w:tcPr>
            <w:tcW w:w="1325" w:type="dxa"/>
          </w:tcPr>
          <w:p w:rsidR="00E01E3B" w:rsidRPr="00BC2577" w:rsidRDefault="00E01E3B" w:rsidP="00EA5267">
            <w:pPr>
              <w:spacing w:line="400" w:lineRule="exact"/>
              <w:jc w:val="center"/>
              <w:rPr>
                <w:szCs w:val="21"/>
              </w:rPr>
            </w:pPr>
            <w:r w:rsidRPr="00BC2577">
              <w:rPr>
                <w:rFonts w:hint="eastAsia"/>
                <w:szCs w:val="21"/>
              </w:rPr>
              <w:t>位</w:t>
            </w:r>
          </w:p>
        </w:tc>
        <w:tc>
          <w:tcPr>
            <w:tcW w:w="1363" w:type="dxa"/>
            <w:shd w:val="clear" w:color="auto" w:fill="auto"/>
          </w:tcPr>
          <w:p w:rsidR="00E01E3B" w:rsidRPr="00A67069" w:rsidRDefault="00E01E3B" w:rsidP="00AB09A9">
            <w:pPr>
              <w:spacing w:line="400" w:lineRule="exact"/>
              <w:jc w:val="left"/>
              <w:rPr>
                <w:b/>
                <w:szCs w:val="21"/>
              </w:rPr>
            </w:pPr>
            <w:r w:rsidRPr="00A67069">
              <w:rPr>
                <w:rFonts w:hint="eastAsia"/>
                <w:b/>
                <w:szCs w:val="21"/>
              </w:rPr>
              <w:t>故障：</w:t>
            </w:r>
          </w:p>
          <w:p w:rsidR="00E01E3B" w:rsidRDefault="00E01E3B" w:rsidP="00AB09A9">
            <w:pPr>
              <w:spacing w:line="400" w:lineRule="exact"/>
              <w:jc w:val="left"/>
              <w:rPr>
                <w:szCs w:val="21"/>
              </w:rPr>
            </w:pPr>
            <w:r>
              <w:rPr>
                <w:rFonts w:hint="eastAsia"/>
                <w:szCs w:val="21"/>
              </w:rPr>
              <w:t>1-</w:t>
            </w:r>
            <w:r>
              <w:rPr>
                <w:rFonts w:hint="eastAsia"/>
                <w:szCs w:val="21"/>
              </w:rPr>
              <w:t>故障</w:t>
            </w:r>
          </w:p>
          <w:p w:rsidR="00E01E3B" w:rsidRPr="00A67069" w:rsidRDefault="00E01E3B" w:rsidP="00AB09A9">
            <w:pPr>
              <w:spacing w:line="400" w:lineRule="exact"/>
              <w:jc w:val="left"/>
              <w:rPr>
                <w:b/>
                <w:szCs w:val="21"/>
              </w:rPr>
            </w:pPr>
            <w:r>
              <w:rPr>
                <w:rFonts w:hint="eastAsia"/>
                <w:b/>
                <w:szCs w:val="21"/>
              </w:rPr>
              <w:t>状态</w:t>
            </w:r>
            <w:r w:rsidRPr="00A67069">
              <w:rPr>
                <w:rFonts w:hint="eastAsia"/>
                <w:b/>
                <w:szCs w:val="21"/>
              </w:rPr>
              <w:t>：</w:t>
            </w:r>
          </w:p>
          <w:p w:rsidR="00E01E3B" w:rsidRDefault="00E01E3B" w:rsidP="00AB09A9">
            <w:pPr>
              <w:spacing w:line="400" w:lineRule="exact"/>
              <w:jc w:val="left"/>
              <w:rPr>
                <w:szCs w:val="21"/>
              </w:rPr>
            </w:pPr>
            <w:r>
              <w:rPr>
                <w:rFonts w:hint="eastAsia"/>
                <w:szCs w:val="21"/>
              </w:rPr>
              <w:t>1-</w:t>
            </w:r>
            <w:r>
              <w:rPr>
                <w:rFonts w:hint="eastAsia"/>
                <w:szCs w:val="21"/>
              </w:rPr>
              <w:t>工作</w:t>
            </w:r>
          </w:p>
          <w:p w:rsidR="00E01E3B" w:rsidRPr="006658B4" w:rsidRDefault="00E01E3B" w:rsidP="00AB09A9">
            <w:pPr>
              <w:spacing w:line="400" w:lineRule="exact"/>
              <w:jc w:val="left"/>
              <w:rPr>
                <w:szCs w:val="21"/>
              </w:rPr>
            </w:pPr>
            <w:r>
              <w:rPr>
                <w:rFonts w:hint="eastAsia"/>
                <w:szCs w:val="21"/>
              </w:rPr>
              <w:t>0-</w:t>
            </w:r>
            <w:r>
              <w:rPr>
                <w:rFonts w:hint="eastAsia"/>
                <w:szCs w:val="21"/>
              </w:rPr>
              <w:t>未工作</w:t>
            </w:r>
          </w:p>
        </w:tc>
        <w:tc>
          <w:tcPr>
            <w:tcW w:w="1636" w:type="dxa"/>
            <w:shd w:val="clear" w:color="auto" w:fill="auto"/>
          </w:tcPr>
          <w:p w:rsidR="00E01E3B" w:rsidRDefault="00E01E3B" w:rsidP="007E24F6">
            <w:pPr>
              <w:spacing w:line="400" w:lineRule="exact"/>
              <w:jc w:val="center"/>
              <w:rPr>
                <w:b/>
                <w:szCs w:val="21"/>
              </w:rPr>
            </w:pPr>
            <w:r>
              <w:rPr>
                <w:rFonts w:hint="eastAsia"/>
                <w:b/>
                <w:szCs w:val="21"/>
              </w:rPr>
              <w:t>优先级：</w:t>
            </w:r>
          </w:p>
          <w:p w:rsidR="00E01E3B" w:rsidRPr="00A67069" w:rsidRDefault="00E01E3B" w:rsidP="007E24F6">
            <w:pPr>
              <w:spacing w:line="400" w:lineRule="exact"/>
              <w:jc w:val="center"/>
              <w:rPr>
                <w:szCs w:val="21"/>
              </w:rPr>
            </w:pPr>
            <w:r w:rsidRPr="00A67069">
              <w:rPr>
                <w:rFonts w:hint="eastAsia"/>
                <w:szCs w:val="21"/>
              </w:rPr>
              <w:t>通讯异常、故障、</w:t>
            </w:r>
            <w:r>
              <w:rPr>
                <w:rFonts w:hint="eastAsia"/>
                <w:szCs w:val="21"/>
              </w:rPr>
              <w:t>工作</w:t>
            </w:r>
            <w:r>
              <w:rPr>
                <w:rFonts w:hint="eastAsia"/>
                <w:szCs w:val="21"/>
              </w:rPr>
              <w:t>/</w:t>
            </w:r>
            <w:r>
              <w:rPr>
                <w:rFonts w:hint="eastAsia"/>
                <w:szCs w:val="21"/>
              </w:rPr>
              <w:t>未工作</w:t>
            </w:r>
          </w:p>
          <w:p w:rsidR="00E01E3B" w:rsidRPr="00A67069" w:rsidRDefault="00E01E3B" w:rsidP="007E24F6">
            <w:pPr>
              <w:spacing w:line="400" w:lineRule="exact"/>
              <w:jc w:val="center"/>
              <w:rPr>
                <w:b/>
                <w:szCs w:val="21"/>
              </w:rPr>
            </w:pPr>
            <w:r w:rsidRPr="00A67069">
              <w:rPr>
                <w:rFonts w:hint="eastAsia"/>
                <w:b/>
                <w:szCs w:val="21"/>
              </w:rPr>
              <w:t>故障</w:t>
            </w:r>
            <w:r>
              <w:rPr>
                <w:rFonts w:hint="eastAsia"/>
                <w:b/>
                <w:szCs w:val="21"/>
              </w:rPr>
              <w:t>、状态</w:t>
            </w:r>
            <w:r w:rsidRPr="00A67069">
              <w:rPr>
                <w:rFonts w:hint="eastAsia"/>
                <w:b/>
                <w:szCs w:val="21"/>
              </w:rPr>
              <w:t>（位偏移）：</w:t>
            </w:r>
          </w:p>
          <w:p w:rsidR="00E01E3B" w:rsidRDefault="00E01E3B" w:rsidP="007E24F6">
            <w:pPr>
              <w:spacing w:line="400" w:lineRule="exact"/>
              <w:jc w:val="center"/>
              <w:rPr>
                <w:rFonts w:ascii="宋体" w:hAnsi="宋体"/>
                <w:szCs w:val="21"/>
              </w:rPr>
            </w:pPr>
            <w:r>
              <w:rPr>
                <w:rFonts w:hint="eastAsia"/>
                <w:szCs w:val="21"/>
              </w:rPr>
              <w:t>0-</w:t>
            </w:r>
            <w:r w:rsidRPr="003814A0">
              <w:rPr>
                <w:rFonts w:ascii="宋体" w:hAnsi="宋体" w:hint="eastAsia"/>
                <w:szCs w:val="21"/>
              </w:rPr>
              <w:t>空调机组1</w:t>
            </w:r>
            <w:r>
              <w:rPr>
                <w:rFonts w:ascii="宋体" w:hAnsi="宋体" w:hint="eastAsia"/>
                <w:szCs w:val="21"/>
              </w:rPr>
              <w:t>通风机1</w:t>
            </w:r>
          </w:p>
          <w:p w:rsidR="00E01E3B" w:rsidRDefault="00E01E3B" w:rsidP="007E24F6">
            <w:pPr>
              <w:spacing w:line="400" w:lineRule="exact"/>
              <w:jc w:val="center"/>
              <w:rPr>
                <w:rFonts w:ascii="宋体" w:hAnsi="宋体"/>
                <w:szCs w:val="21"/>
              </w:rPr>
            </w:pPr>
            <w:r>
              <w:rPr>
                <w:rFonts w:ascii="宋体" w:hAnsi="宋体" w:hint="eastAsia"/>
                <w:szCs w:val="21"/>
              </w:rPr>
              <w:t>1-</w:t>
            </w:r>
            <w:r w:rsidRPr="003814A0">
              <w:rPr>
                <w:rFonts w:ascii="宋体" w:hAnsi="宋体" w:hint="eastAsia"/>
                <w:szCs w:val="21"/>
              </w:rPr>
              <w:t>空调机组1</w:t>
            </w:r>
            <w:r>
              <w:rPr>
                <w:rFonts w:ascii="宋体" w:hAnsi="宋体" w:hint="eastAsia"/>
                <w:szCs w:val="21"/>
              </w:rPr>
              <w:t>通风机2</w:t>
            </w:r>
          </w:p>
          <w:p w:rsidR="00E01E3B" w:rsidRDefault="00E01E3B" w:rsidP="007E24F6">
            <w:pPr>
              <w:spacing w:line="400" w:lineRule="exact"/>
              <w:jc w:val="center"/>
              <w:rPr>
                <w:rFonts w:ascii="宋体" w:hAnsi="宋体"/>
                <w:szCs w:val="21"/>
              </w:rPr>
            </w:pPr>
            <w:r>
              <w:rPr>
                <w:rFonts w:ascii="宋体" w:hAnsi="宋体" w:hint="eastAsia"/>
                <w:szCs w:val="21"/>
              </w:rPr>
              <w:t>4-</w:t>
            </w:r>
            <w:r w:rsidRPr="003814A0">
              <w:rPr>
                <w:rFonts w:ascii="宋体" w:hAnsi="宋体" w:hint="eastAsia"/>
                <w:szCs w:val="21"/>
              </w:rPr>
              <w:t>空调机组</w:t>
            </w:r>
            <w:r>
              <w:rPr>
                <w:rFonts w:ascii="宋体" w:hAnsi="宋体" w:hint="eastAsia"/>
                <w:szCs w:val="21"/>
              </w:rPr>
              <w:t>2通风机1</w:t>
            </w:r>
          </w:p>
          <w:p w:rsidR="00E01E3B" w:rsidRPr="00AB09A9" w:rsidRDefault="00E01E3B" w:rsidP="007E24F6">
            <w:pPr>
              <w:spacing w:line="400" w:lineRule="exact"/>
              <w:jc w:val="center"/>
              <w:rPr>
                <w:rFonts w:ascii="宋体" w:hAnsi="宋体"/>
                <w:szCs w:val="21"/>
              </w:rPr>
            </w:pPr>
            <w:r>
              <w:rPr>
                <w:rFonts w:ascii="宋体" w:hAnsi="宋体" w:hint="eastAsia"/>
                <w:szCs w:val="21"/>
              </w:rPr>
              <w:t>5-</w:t>
            </w:r>
            <w:r w:rsidRPr="003814A0">
              <w:rPr>
                <w:rFonts w:ascii="宋体" w:hAnsi="宋体" w:hint="eastAsia"/>
                <w:szCs w:val="21"/>
              </w:rPr>
              <w:t>空调机组</w:t>
            </w:r>
            <w:r>
              <w:rPr>
                <w:rFonts w:ascii="宋体" w:hAnsi="宋体" w:hint="eastAsia"/>
                <w:szCs w:val="21"/>
              </w:rPr>
              <w:t>2通风机2</w:t>
            </w:r>
          </w:p>
        </w:tc>
      </w:tr>
      <w:tr w:rsidR="004F7CA9" w:rsidRPr="006658B4" w:rsidTr="00E01E3B">
        <w:trPr>
          <w:jc w:val="center"/>
        </w:trPr>
        <w:tc>
          <w:tcPr>
            <w:tcW w:w="1120" w:type="dxa"/>
            <w:vAlign w:val="center"/>
          </w:tcPr>
          <w:p w:rsidR="004F7CA9" w:rsidRPr="00A42E91" w:rsidRDefault="004F7CA9" w:rsidP="00EA5267">
            <w:pPr>
              <w:spacing w:line="400" w:lineRule="exact"/>
              <w:jc w:val="center"/>
              <w:rPr>
                <w:color w:val="FF0000"/>
                <w:szCs w:val="21"/>
              </w:rPr>
            </w:pPr>
            <w:r w:rsidRPr="004F7CA9">
              <w:rPr>
                <w:rFonts w:hint="eastAsia"/>
                <w:color w:val="000000" w:themeColor="text1"/>
                <w:szCs w:val="21"/>
              </w:rPr>
              <w:t>压缩机</w:t>
            </w:r>
          </w:p>
        </w:tc>
        <w:tc>
          <w:tcPr>
            <w:tcW w:w="1181" w:type="dxa"/>
            <w:vAlign w:val="center"/>
          </w:tcPr>
          <w:p w:rsidR="004F7CA9" w:rsidRPr="00A233AB" w:rsidRDefault="004F7CA9" w:rsidP="00C02E77">
            <w:pPr>
              <w:spacing w:line="400" w:lineRule="exact"/>
              <w:jc w:val="center"/>
              <w:rPr>
                <w:b/>
                <w:szCs w:val="21"/>
              </w:rPr>
            </w:pPr>
            <w:r w:rsidRPr="00752DD8">
              <w:rPr>
                <w:rFonts w:hint="eastAsia"/>
                <w:szCs w:val="21"/>
              </w:rPr>
              <w:t>HVAC</w:t>
            </w:r>
          </w:p>
        </w:tc>
        <w:tc>
          <w:tcPr>
            <w:tcW w:w="1784" w:type="dxa"/>
          </w:tcPr>
          <w:p w:rsidR="004F7CA9" w:rsidRPr="00BC2577" w:rsidRDefault="004F7CA9" w:rsidP="00C02E77">
            <w:pPr>
              <w:spacing w:line="400" w:lineRule="exact"/>
              <w:jc w:val="center"/>
              <w:rPr>
                <w:szCs w:val="21"/>
              </w:rPr>
            </w:pPr>
            <w:r w:rsidRPr="00BC2577">
              <w:rPr>
                <w:rFonts w:hint="eastAsia"/>
                <w:szCs w:val="21"/>
              </w:rPr>
              <w:t>故障：</w:t>
            </w:r>
          </w:p>
          <w:p w:rsidR="004F7CA9" w:rsidRPr="00BC2577" w:rsidRDefault="004F7CA9" w:rsidP="00C02E77">
            <w:pPr>
              <w:spacing w:line="400" w:lineRule="exact"/>
              <w:jc w:val="center"/>
              <w:rPr>
                <w:szCs w:val="21"/>
              </w:rPr>
            </w:pPr>
            <w:r w:rsidRPr="00BC2577">
              <w:rPr>
                <w:rFonts w:hint="eastAsia"/>
                <w:szCs w:val="21"/>
              </w:rPr>
              <w:t>0x*50/</w:t>
            </w:r>
            <w:r w:rsidR="00915CD1">
              <w:rPr>
                <w:rFonts w:hint="eastAsia"/>
                <w:szCs w:val="21"/>
              </w:rPr>
              <w:t>18</w:t>
            </w:r>
            <w:r w:rsidRPr="00BC2577">
              <w:rPr>
                <w:rFonts w:hint="eastAsia"/>
                <w:szCs w:val="21"/>
              </w:rPr>
              <w:t>/0-1</w:t>
            </w:r>
            <w:r w:rsidRPr="00BC2577">
              <w:rPr>
                <w:rFonts w:hint="eastAsia"/>
                <w:szCs w:val="21"/>
              </w:rPr>
              <w:t>、</w:t>
            </w:r>
            <w:r w:rsidRPr="00BC2577">
              <w:rPr>
                <w:rFonts w:hint="eastAsia"/>
                <w:szCs w:val="21"/>
              </w:rPr>
              <w:t>4-5</w:t>
            </w:r>
          </w:p>
          <w:p w:rsidR="004F7CA9" w:rsidRPr="00BC2577" w:rsidRDefault="004F7CA9" w:rsidP="00C02E77">
            <w:pPr>
              <w:spacing w:line="400" w:lineRule="exact"/>
              <w:jc w:val="center"/>
              <w:rPr>
                <w:szCs w:val="21"/>
              </w:rPr>
            </w:pPr>
            <w:r w:rsidRPr="00BC2577">
              <w:rPr>
                <w:rFonts w:hint="eastAsia"/>
                <w:szCs w:val="21"/>
              </w:rPr>
              <w:t>状态：</w:t>
            </w:r>
          </w:p>
          <w:p w:rsidR="004F7CA9" w:rsidRDefault="004F7CA9" w:rsidP="00C02E77">
            <w:pPr>
              <w:spacing w:line="400" w:lineRule="exact"/>
              <w:jc w:val="center"/>
              <w:rPr>
                <w:szCs w:val="21"/>
              </w:rPr>
            </w:pPr>
            <w:r w:rsidRPr="00BC2577">
              <w:rPr>
                <w:rFonts w:hint="eastAsia"/>
                <w:szCs w:val="21"/>
              </w:rPr>
              <w:t>0x*50/</w:t>
            </w:r>
            <w:r w:rsidR="00915CD1">
              <w:rPr>
                <w:rFonts w:hint="eastAsia"/>
                <w:szCs w:val="21"/>
              </w:rPr>
              <w:t>8</w:t>
            </w:r>
            <w:r w:rsidRPr="00BC2577">
              <w:rPr>
                <w:rFonts w:hint="eastAsia"/>
                <w:szCs w:val="21"/>
              </w:rPr>
              <w:t>/0-1</w:t>
            </w:r>
            <w:r w:rsidRPr="00BC2577">
              <w:rPr>
                <w:rFonts w:hint="eastAsia"/>
                <w:szCs w:val="21"/>
              </w:rPr>
              <w:t>、</w:t>
            </w:r>
            <w:r w:rsidRPr="00BC2577">
              <w:rPr>
                <w:rFonts w:hint="eastAsia"/>
                <w:szCs w:val="21"/>
              </w:rPr>
              <w:t>4-5</w:t>
            </w:r>
          </w:p>
          <w:p w:rsidR="004F7CA9" w:rsidRPr="00BC2577" w:rsidRDefault="004F7CA9" w:rsidP="00C02E77">
            <w:pPr>
              <w:spacing w:line="400" w:lineRule="exact"/>
              <w:jc w:val="center"/>
              <w:rPr>
                <w:szCs w:val="21"/>
              </w:rPr>
            </w:pPr>
            <w:r w:rsidRPr="00BC2577">
              <w:rPr>
                <w:rFonts w:hint="eastAsia"/>
                <w:szCs w:val="21"/>
              </w:rPr>
              <w:t>（</w:t>
            </w:r>
            <w:r w:rsidRPr="00BC2577">
              <w:rPr>
                <w:rFonts w:hint="eastAsia"/>
                <w:szCs w:val="21"/>
              </w:rPr>
              <w:t>*=1/2/3/4/5/6</w:t>
            </w:r>
            <w:r w:rsidRPr="00BC2577">
              <w:rPr>
                <w:rFonts w:hint="eastAsia"/>
                <w:szCs w:val="21"/>
              </w:rPr>
              <w:t>）</w:t>
            </w:r>
          </w:p>
        </w:tc>
        <w:tc>
          <w:tcPr>
            <w:tcW w:w="1325" w:type="dxa"/>
          </w:tcPr>
          <w:p w:rsidR="004F7CA9" w:rsidRPr="00BC2577" w:rsidRDefault="004F7CA9" w:rsidP="00C02E77">
            <w:pPr>
              <w:spacing w:line="400" w:lineRule="exact"/>
              <w:jc w:val="center"/>
              <w:rPr>
                <w:szCs w:val="21"/>
              </w:rPr>
            </w:pPr>
            <w:r w:rsidRPr="00BC2577">
              <w:rPr>
                <w:rFonts w:hint="eastAsia"/>
                <w:szCs w:val="21"/>
              </w:rPr>
              <w:t>位</w:t>
            </w:r>
          </w:p>
        </w:tc>
        <w:tc>
          <w:tcPr>
            <w:tcW w:w="1363" w:type="dxa"/>
            <w:shd w:val="clear" w:color="auto" w:fill="auto"/>
          </w:tcPr>
          <w:p w:rsidR="004F7CA9" w:rsidRPr="00A67069" w:rsidRDefault="004F7CA9" w:rsidP="00C02E77">
            <w:pPr>
              <w:spacing w:line="400" w:lineRule="exact"/>
              <w:jc w:val="left"/>
              <w:rPr>
                <w:b/>
                <w:szCs w:val="21"/>
              </w:rPr>
            </w:pPr>
            <w:r w:rsidRPr="00A67069">
              <w:rPr>
                <w:rFonts w:hint="eastAsia"/>
                <w:b/>
                <w:szCs w:val="21"/>
              </w:rPr>
              <w:t>故障：</w:t>
            </w:r>
          </w:p>
          <w:p w:rsidR="004F7CA9" w:rsidRDefault="004F7CA9" w:rsidP="00C02E77">
            <w:pPr>
              <w:spacing w:line="400" w:lineRule="exact"/>
              <w:jc w:val="left"/>
              <w:rPr>
                <w:szCs w:val="21"/>
              </w:rPr>
            </w:pPr>
            <w:r>
              <w:rPr>
                <w:rFonts w:hint="eastAsia"/>
                <w:szCs w:val="21"/>
              </w:rPr>
              <w:t>1-</w:t>
            </w:r>
            <w:r>
              <w:rPr>
                <w:rFonts w:hint="eastAsia"/>
                <w:szCs w:val="21"/>
              </w:rPr>
              <w:t>故障</w:t>
            </w:r>
          </w:p>
          <w:p w:rsidR="004F7CA9" w:rsidRPr="00A67069" w:rsidRDefault="004F7CA9" w:rsidP="00C02E77">
            <w:pPr>
              <w:spacing w:line="400" w:lineRule="exact"/>
              <w:jc w:val="left"/>
              <w:rPr>
                <w:b/>
                <w:szCs w:val="21"/>
              </w:rPr>
            </w:pPr>
            <w:r>
              <w:rPr>
                <w:rFonts w:hint="eastAsia"/>
                <w:b/>
                <w:szCs w:val="21"/>
              </w:rPr>
              <w:t>状态</w:t>
            </w:r>
            <w:r w:rsidRPr="00A67069">
              <w:rPr>
                <w:rFonts w:hint="eastAsia"/>
                <w:b/>
                <w:szCs w:val="21"/>
              </w:rPr>
              <w:t>：</w:t>
            </w:r>
          </w:p>
          <w:p w:rsidR="004F7CA9" w:rsidRDefault="004F7CA9" w:rsidP="00C02E77">
            <w:pPr>
              <w:spacing w:line="400" w:lineRule="exact"/>
              <w:jc w:val="left"/>
              <w:rPr>
                <w:szCs w:val="21"/>
              </w:rPr>
            </w:pPr>
            <w:r>
              <w:rPr>
                <w:rFonts w:hint="eastAsia"/>
                <w:szCs w:val="21"/>
              </w:rPr>
              <w:t>1-</w:t>
            </w:r>
            <w:r>
              <w:rPr>
                <w:rFonts w:hint="eastAsia"/>
                <w:szCs w:val="21"/>
              </w:rPr>
              <w:t>工作</w:t>
            </w:r>
          </w:p>
          <w:p w:rsidR="004F7CA9" w:rsidRPr="006658B4" w:rsidRDefault="004F7CA9" w:rsidP="00C02E77">
            <w:pPr>
              <w:spacing w:line="400" w:lineRule="exact"/>
              <w:jc w:val="left"/>
              <w:rPr>
                <w:szCs w:val="21"/>
              </w:rPr>
            </w:pPr>
            <w:r>
              <w:rPr>
                <w:rFonts w:hint="eastAsia"/>
                <w:szCs w:val="21"/>
              </w:rPr>
              <w:t>0-</w:t>
            </w:r>
            <w:r>
              <w:rPr>
                <w:rFonts w:hint="eastAsia"/>
                <w:szCs w:val="21"/>
              </w:rPr>
              <w:t>未工作</w:t>
            </w:r>
          </w:p>
        </w:tc>
        <w:tc>
          <w:tcPr>
            <w:tcW w:w="1636" w:type="dxa"/>
            <w:shd w:val="clear" w:color="auto" w:fill="auto"/>
          </w:tcPr>
          <w:p w:rsidR="004F7CA9" w:rsidRPr="00A42E91" w:rsidRDefault="004F7CA9" w:rsidP="007E24F6">
            <w:pPr>
              <w:spacing w:line="400" w:lineRule="exact"/>
              <w:jc w:val="center"/>
              <w:rPr>
                <w:b/>
                <w:color w:val="FF0000"/>
                <w:szCs w:val="21"/>
              </w:rPr>
            </w:pPr>
          </w:p>
        </w:tc>
      </w:tr>
      <w:tr w:rsidR="004F7CA9" w:rsidRPr="006658B4" w:rsidTr="00E01E3B">
        <w:trPr>
          <w:jc w:val="center"/>
        </w:trPr>
        <w:tc>
          <w:tcPr>
            <w:tcW w:w="1120" w:type="dxa"/>
            <w:vAlign w:val="center"/>
          </w:tcPr>
          <w:p w:rsidR="004F7CA9" w:rsidRDefault="004F7CA9" w:rsidP="00EA5267">
            <w:pPr>
              <w:spacing w:line="400" w:lineRule="exact"/>
              <w:jc w:val="center"/>
              <w:rPr>
                <w:szCs w:val="21"/>
              </w:rPr>
            </w:pPr>
            <w:r>
              <w:rPr>
                <w:rFonts w:hint="eastAsia"/>
                <w:szCs w:val="21"/>
              </w:rPr>
              <w:t>冷凝风机</w:t>
            </w:r>
          </w:p>
        </w:tc>
        <w:tc>
          <w:tcPr>
            <w:tcW w:w="1181" w:type="dxa"/>
            <w:vAlign w:val="center"/>
          </w:tcPr>
          <w:p w:rsidR="004F7CA9" w:rsidRPr="00A233AB" w:rsidRDefault="004F7CA9" w:rsidP="00EA5267">
            <w:pPr>
              <w:spacing w:line="400" w:lineRule="exact"/>
              <w:jc w:val="center"/>
              <w:rPr>
                <w:b/>
                <w:szCs w:val="21"/>
              </w:rPr>
            </w:pPr>
            <w:r w:rsidRPr="00752DD8">
              <w:rPr>
                <w:rFonts w:hint="eastAsia"/>
                <w:szCs w:val="21"/>
              </w:rPr>
              <w:t>HVAC</w:t>
            </w:r>
          </w:p>
        </w:tc>
        <w:tc>
          <w:tcPr>
            <w:tcW w:w="1784" w:type="dxa"/>
          </w:tcPr>
          <w:p w:rsidR="004F7CA9" w:rsidRPr="00BC2577" w:rsidRDefault="004F7CA9" w:rsidP="00EA5267">
            <w:pPr>
              <w:spacing w:line="400" w:lineRule="exact"/>
              <w:jc w:val="center"/>
              <w:rPr>
                <w:szCs w:val="21"/>
              </w:rPr>
            </w:pPr>
            <w:r w:rsidRPr="00BC2577">
              <w:rPr>
                <w:rFonts w:hint="eastAsia"/>
                <w:szCs w:val="21"/>
              </w:rPr>
              <w:t>故障：</w:t>
            </w:r>
          </w:p>
          <w:p w:rsidR="004F7CA9" w:rsidRPr="00BC2577" w:rsidRDefault="004F7CA9" w:rsidP="00961A6D">
            <w:pPr>
              <w:spacing w:line="400" w:lineRule="exact"/>
              <w:jc w:val="center"/>
              <w:rPr>
                <w:szCs w:val="21"/>
              </w:rPr>
            </w:pPr>
            <w:r w:rsidRPr="00BC2577">
              <w:rPr>
                <w:rFonts w:hint="eastAsia"/>
                <w:szCs w:val="21"/>
              </w:rPr>
              <w:t>0x*50/22/0-1</w:t>
            </w:r>
            <w:r w:rsidRPr="00BC2577">
              <w:rPr>
                <w:rFonts w:hint="eastAsia"/>
                <w:szCs w:val="21"/>
              </w:rPr>
              <w:t>、</w:t>
            </w:r>
            <w:r w:rsidRPr="00BC2577">
              <w:rPr>
                <w:rFonts w:hint="eastAsia"/>
                <w:szCs w:val="21"/>
              </w:rPr>
              <w:t>4-5</w:t>
            </w:r>
          </w:p>
          <w:p w:rsidR="004F7CA9" w:rsidRPr="00BC2577" w:rsidRDefault="004F7CA9" w:rsidP="00EA5267">
            <w:pPr>
              <w:spacing w:line="400" w:lineRule="exact"/>
              <w:jc w:val="center"/>
              <w:rPr>
                <w:szCs w:val="21"/>
              </w:rPr>
            </w:pPr>
            <w:r w:rsidRPr="00BC2577">
              <w:rPr>
                <w:rFonts w:hint="eastAsia"/>
                <w:szCs w:val="21"/>
              </w:rPr>
              <w:t>状态：</w:t>
            </w:r>
          </w:p>
          <w:p w:rsidR="004F7CA9" w:rsidRPr="00BC2577" w:rsidRDefault="004F7CA9" w:rsidP="00EA5267">
            <w:pPr>
              <w:spacing w:line="400" w:lineRule="exact"/>
              <w:jc w:val="center"/>
              <w:rPr>
                <w:szCs w:val="21"/>
              </w:rPr>
            </w:pPr>
            <w:r w:rsidRPr="00BC2577">
              <w:rPr>
                <w:rFonts w:hint="eastAsia"/>
                <w:szCs w:val="21"/>
              </w:rPr>
              <w:t>0x*50/9/0-1</w:t>
            </w:r>
            <w:r w:rsidRPr="00BC2577">
              <w:rPr>
                <w:rFonts w:hint="eastAsia"/>
                <w:szCs w:val="21"/>
              </w:rPr>
              <w:t>、</w:t>
            </w:r>
            <w:r w:rsidRPr="00BC2577">
              <w:rPr>
                <w:rFonts w:hint="eastAsia"/>
                <w:szCs w:val="21"/>
              </w:rPr>
              <w:t>4-5</w:t>
            </w:r>
          </w:p>
        </w:tc>
        <w:tc>
          <w:tcPr>
            <w:tcW w:w="1325" w:type="dxa"/>
          </w:tcPr>
          <w:p w:rsidR="004F7CA9" w:rsidRPr="00BC2577" w:rsidRDefault="004F7CA9" w:rsidP="00EA5267">
            <w:pPr>
              <w:spacing w:line="400" w:lineRule="exact"/>
              <w:jc w:val="center"/>
              <w:rPr>
                <w:szCs w:val="21"/>
              </w:rPr>
            </w:pPr>
            <w:r w:rsidRPr="00BC2577">
              <w:rPr>
                <w:rFonts w:hint="eastAsia"/>
                <w:szCs w:val="21"/>
              </w:rPr>
              <w:t>位</w:t>
            </w:r>
          </w:p>
        </w:tc>
        <w:tc>
          <w:tcPr>
            <w:tcW w:w="1363" w:type="dxa"/>
            <w:shd w:val="clear" w:color="auto" w:fill="auto"/>
          </w:tcPr>
          <w:p w:rsidR="004F7CA9" w:rsidRPr="00A67069" w:rsidRDefault="004F7CA9" w:rsidP="00961A6D">
            <w:pPr>
              <w:spacing w:line="400" w:lineRule="exact"/>
              <w:jc w:val="left"/>
              <w:rPr>
                <w:b/>
                <w:szCs w:val="21"/>
              </w:rPr>
            </w:pPr>
            <w:r w:rsidRPr="00A67069">
              <w:rPr>
                <w:rFonts w:hint="eastAsia"/>
                <w:b/>
                <w:szCs w:val="21"/>
              </w:rPr>
              <w:t>故障：</w:t>
            </w:r>
          </w:p>
          <w:p w:rsidR="004F7CA9" w:rsidRDefault="004F7CA9" w:rsidP="00961A6D">
            <w:pPr>
              <w:spacing w:line="400" w:lineRule="exact"/>
              <w:jc w:val="left"/>
              <w:rPr>
                <w:szCs w:val="21"/>
              </w:rPr>
            </w:pPr>
            <w:r>
              <w:rPr>
                <w:rFonts w:hint="eastAsia"/>
                <w:szCs w:val="21"/>
              </w:rPr>
              <w:t>1-</w:t>
            </w:r>
            <w:r>
              <w:rPr>
                <w:rFonts w:hint="eastAsia"/>
                <w:szCs w:val="21"/>
              </w:rPr>
              <w:t>故障</w:t>
            </w:r>
          </w:p>
          <w:p w:rsidR="004F7CA9" w:rsidRPr="00A67069" w:rsidRDefault="004F7CA9" w:rsidP="00961A6D">
            <w:pPr>
              <w:spacing w:line="400" w:lineRule="exact"/>
              <w:jc w:val="left"/>
              <w:rPr>
                <w:b/>
                <w:szCs w:val="21"/>
              </w:rPr>
            </w:pPr>
            <w:r>
              <w:rPr>
                <w:rFonts w:hint="eastAsia"/>
                <w:b/>
                <w:szCs w:val="21"/>
              </w:rPr>
              <w:t>状态</w:t>
            </w:r>
            <w:r w:rsidRPr="00A67069">
              <w:rPr>
                <w:rFonts w:hint="eastAsia"/>
                <w:b/>
                <w:szCs w:val="21"/>
              </w:rPr>
              <w:t>：</w:t>
            </w:r>
          </w:p>
          <w:p w:rsidR="004F7CA9" w:rsidRDefault="004F7CA9" w:rsidP="00961A6D">
            <w:pPr>
              <w:spacing w:line="400" w:lineRule="exact"/>
              <w:jc w:val="left"/>
              <w:rPr>
                <w:szCs w:val="21"/>
              </w:rPr>
            </w:pPr>
            <w:r>
              <w:rPr>
                <w:rFonts w:hint="eastAsia"/>
                <w:szCs w:val="21"/>
              </w:rPr>
              <w:t>1-</w:t>
            </w:r>
            <w:r>
              <w:rPr>
                <w:rFonts w:hint="eastAsia"/>
                <w:szCs w:val="21"/>
              </w:rPr>
              <w:t>工作</w:t>
            </w:r>
          </w:p>
          <w:p w:rsidR="004F7CA9" w:rsidRPr="006658B4" w:rsidRDefault="004F7CA9" w:rsidP="00961A6D">
            <w:pPr>
              <w:spacing w:line="400" w:lineRule="exact"/>
              <w:jc w:val="left"/>
              <w:rPr>
                <w:szCs w:val="21"/>
              </w:rPr>
            </w:pPr>
            <w:r>
              <w:rPr>
                <w:rFonts w:hint="eastAsia"/>
                <w:szCs w:val="21"/>
              </w:rPr>
              <w:t>0-</w:t>
            </w:r>
            <w:r>
              <w:rPr>
                <w:rFonts w:hint="eastAsia"/>
                <w:szCs w:val="21"/>
              </w:rPr>
              <w:t>未工作</w:t>
            </w:r>
          </w:p>
        </w:tc>
        <w:tc>
          <w:tcPr>
            <w:tcW w:w="1636" w:type="dxa"/>
            <w:shd w:val="clear" w:color="auto" w:fill="auto"/>
          </w:tcPr>
          <w:p w:rsidR="004F7CA9" w:rsidRDefault="004F7CA9" w:rsidP="007E24F6">
            <w:pPr>
              <w:spacing w:line="400" w:lineRule="exact"/>
              <w:jc w:val="center"/>
              <w:rPr>
                <w:b/>
                <w:szCs w:val="21"/>
              </w:rPr>
            </w:pPr>
            <w:r>
              <w:rPr>
                <w:rFonts w:hint="eastAsia"/>
                <w:b/>
                <w:szCs w:val="21"/>
              </w:rPr>
              <w:t>优先级：</w:t>
            </w:r>
          </w:p>
          <w:p w:rsidR="004F7CA9" w:rsidRPr="00A67069" w:rsidRDefault="004F7CA9" w:rsidP="007E24F6">
            <w:pPr>
              <w:spacing w:line="400" w:lineRule="exact"/>
              <w:jc w:val="center"/>
              <w:rPr>
                <w:szCs w:val="21"/>
              </w:rPr>
            </w:pPr>
            <w:r w:rsidRPr="00A67069">
              <w:rPr>
                <w:rFonts w:hint="eastAsia"/>
                <w:szCs w:val="21"/>
              </w:rPr>
              <w:t>通讯异常、故障、</w:t>
            </w:r>
            <w:r>
              <w:rPr>
                <w:rFonts w:hint="eastAsia"/>
                <w:szCs w:val="21"/>
              </w:rPr>
              <w:t>工作</w:t>
            </w:r>
            <w:r>
              <w:rPr>
                <w:rFonts w:hint="eastAsia"/>
                <w:szCs w:val="21"/>
              </w:rPr>
              <w:t>/</w:t>
            </w:r>
            <w:r>
              <w:rPr>
                <w:rFonts w:hint="eastAsia"/>
                <w:szCs w:val="21"/>
              </w:rPr>
              <w:t>未工作</w:t>
            </w:r>
          </w:p>
          <w:p w:rsidR="004F7CA9" w:rsidRPr="00A67069" w:rsidRDefault="004F7CA9" w:rsidP="007E24F6">
            <w:pPr>
              <w:spacing w:line="400" w:lineRule="exact"/>
              <w:jc w:val="center"/>
              <w:rPr>
                <w:b/>
                <w:szCs w:val="21"/>
              </w:rPr>
            </w:pPr>
            <w:r w:rsidRPr="00A67069">
              <w:rPr>
                <w:rFonts w:hint="eastAsia"/>
                <w:b/>
                <w:szCs w:val="21"/>
              </w:rPr>
              <w:t>故障</w:t>
            </w:r>
            <w:r>
              <w:rPr>
                <w:rFonts w:hint="eastAsia"/>
                <w:b/>
                <w:szCs w:val="21"/>
              </w:rPr>
              <w:t>、状态</w:t>
            </w:r>
            <w:r w:rsidRPr="00A67069">
              <w:rPr>
                <w:rFonts w:hint="eastAsia"/>
                <w:b/>
                <w:szCs w:val="21"/>
              </w:rPr>
              <w:t>（位偏移）：</w:t>
            </w:r>
          </w:p>
          <w:p w:rsidR="004F7CA9" w:rsidRDefault="004F7CA9" w:rsidP="007E24F6">
            <w:pPr>
              <w:spacing w:line="400" w:lineRule="exact"/>
              <w:jc w:val="center"/>
              <w:rPr>
                <w:rFonts w:ascii="宋体" w:hAnsi="宋体"/>
                <w:szCs w:val="21"/>
              </w:rPr>
            </w:pPr>
            <w:r>
              <w:rPr>
                <w:rFonts w:hint="eastAsia"/>
                <w:szCs w:val="21"/>
              </w:rPr>
              <w:t>0-</w:t>
            </w:r>
            <w:r w:rsidRPr="003814A0">
              <w:rPr>
                <w:rFonts w:ascii="宋体" w:hAnsi="宋体" w:hint="eastAsia"/>
                <w:szCs w:val="21"/>
              </w:rPr>
              <w:t>空调机组1</w:t>
            </w:r>
            <w:r>
              <w:rPr>
                <w:rFonts w:ascii="宋体" w:hAnsi="宋体" w:hint="eastAsia"/>
                <w:szCs w:val="21"/>
              </w:rPr>
              <w:t>冷凝风机1</w:t>
            </w:r>
          </w:p>
          <w:p w:rsidR="004F7CA9" w:rsidRDefault="004F7CA9" w:rsidP="007E24F6">
            <w:pPr>
              <w:spacing w:line="400" w:lineRule="exact"/>
              <w:jc w:val="center"/>
              <w:rPr>
                <w:rFonts w:ascii="宋体" w:hAnsi="宋体"/>
                <w:szCs w:val="21"/>
              </w:rPr>
            </w:pPr>
            <w:r>
              <w:rPr>
                <w:rFonts w:ascii="宋体" w:hAnsi="宋体" w:hint="eastAsia"/>
                <w:szCs w:val="21"/>
              </w:rPr>
              <w:t>1-</w:t>
            </w:r>
            <w:r w:rsidRPr="003814A0">
              <w:rPr>
                <w:rFonts w:ascii="宋体" w:hAnsi="宋体" w:hint="eastAsia"/>
                <w:szCs w:val="21"/>
              </w:rPr>
              <w:t>空调机组1</w:t>
            </w:r>
            <w:r>
              <w:rPr>
                <w:rFonts w:ascii="宋体" w:hAnsi="宋体" w:hint="eastAsia"/>
                <w:szCs w:val="21"/>
              </w:rPr>
              <w:t>冷凝风机2</w:t>
            </w:r>
          </w:p>
          <w:p w:rsidR="004F7CA9" w:rsidRDefault="004F7CA9" w:rsidP="007E24F6">
            <w:pPr>
              <w:spacing w:line="400" w:lineRule="exact"/>
              <w:jc w:val="center"/>
              <w:rPr>
                <w:rFonts w:ascii="宋体" w:hAnsi="宋体"/>
                <w:szCs w:val="21"/>
              </w:rPr>
            </w:pPr>
            <w:r>
              <w:rPr>
                <w:rFonts w:ascii="宋体" w:hAnsi="宋体" w:hint="eastAsia"/>
                <w:szCs w:val="21"/>
              </w:rPr>
              <w:lastRenderedPageBreak/>
              <w:t>4-</w:t>
            </w:r>
            <w:r w:rsidRPr="003814A0">
              <w:rPr>
                <w:rFonts w:ascii="宋体" w:hAnsi="宋体" w:hint="eastAsia"/>
                <w:szCs w:val="21"/>
              </w:rPr>
              <w:t>空调机组</w:t>
            </w:r>
            <w:r>
              <w:rPr>
                <w:rFonts w:ascii="宋体" w:hAnsi="宋体" w:hint="eastAsia"/>
                <w:szCs w:val="21"/>
              </w:rPr>
              <w:t>2冷凝风机1</w:t>
            </w:r>
          </w:p>
          <w:p w:rsidR="004F7CA9" w:rsidRPr="006658B4" w:rsidRDefault="004F7CA9" w:rsidP="007E24F6">
            <w:pPr>
              <w:spacing w:line="400" w:lineRule="exact"/>
              <w:jc w:val="center"/>
              <w:rPr>
                <w:szCs w:val="21"/>
              </w:rPr>
            </w:pPr>
            <w:r>
              <w:rPr>
                <w:rFonts w:ascii="宋体" w:hAnsi="宋体" w:hint="eastAsia"/>
                <w:szCs w:val="21"/>
              </w:rPr>
              <w:t>5-</w:t>
            </w:r>
            <w:r w:rsidRPr="003814A0">
              <w:rPr>
                <w:rFonts w:ascii="宋体" w:hAnsi="宋体" w:hint="eastAsia"/>
                <w:szCs w:val="21"/>
              </w:rPr>
              <w:t>空调机组</w:t>
            </w:r>
            <w:r>
              <w:rPr>
                <w:rFonts w:ascii="宋体" w:hAnsi="宋体" w:hint="eastAsia"/>
                <w:szCs w:val="21"/>
              </w:rPr>
              <w:t>2冷凝风机2</w:t>
            </w:r>
          </w:p>
        </w:tc>
      </w:tr>
      <w:tr w:rsidR="004F7CA9" w:rsidRPr="006658B4" w:rsidTr="00E01E3B">
        <w:trPr>
          <w:jc w:val="center"/>
        </w:trPr>
        <w:tc>
          <w:tcPr>
            <w:tcW w:w="1120" w:type="dxa"/>
            <w:vAlign w:val="center"/>
          </w:tcPr>
          <w:p w:rsidR="004F7CA9" w:rsidRDefault="004F7CA9" w:rsidP="00EA5267">
            <w:pPr>
              <w:spacing w:line="400" w:lineRule="exact"/>
              <w:jc w:val="center"/>
              <w:rPr>
                <w:szCs w:val="21"/>
              </w:rPr>
            </w:pPr>
            <w:r>
              <w:rPr>
                <w:rFonts w:hint="eastAsia"/>
                <w:szCs w:val="21"/>
              </w:rPr>
              <w:lastRenderedPageBreak/>
              <w:t>空调预热</w:t>
            </w:r>
          </w:p>
        </w:tc>
        <w:tc>
          <w:tcPr>
            <w:tcW w:w="1181" w:type="dxa"/>
            <w:vAlign w:val="center"/>
          </w:tcPr>
          <w:p w:rsidR="004F7CA9" w:rsidRPr="00A233AB" w:rsidRDefault="004F7CA9" w:rsidP="00EA5267">
            <w:pPr>
              <w:spacing w:line="400" w:lineRule="exact"/>
              <w:jc w:val="center"/>
              <w:rPr>
                <w:b/>
                <w:szCs w:val="21"/>
              </w:rPr>
            </w:pPr>
            <w:r w:rsidRPr="00752DD8">
              <w:rPr>
                <w:rFonts w:hint="eastAsia"/>
                <w:szCs w:val="21"/>
              </w:rPr>
              <w:t>HVAC</w:t>
            </w:r>
          </w:p>
        </w:tc>
        <w:tc>
          <w:tcPr>
            <w:tcW w:w="1784" w:type="dxa"/>
          </w:tcPr>
          <w:p w:rsidR="004F7CA9" w:rsidRPr="00BC2577" w:rsidRDefault="004F7CA9" w:rsidP="00633F45">
            <w:pPr>
              <w:spacing w:line="400" w:lineRule="exact"/>
              <w:jc w:val="center"/>
              <w:rPr>
                <w:szCs w:val="21"/>
              </w:rPr>
            </w:pPr>
            <w:r w:rsidRPr="00BC2577">
              <w:rPr>
                <w:rFonts w:hint="eastAsia"/>
                <w:szCs w:val="21"/>
              </w:rPr>
              <w:t>故障：</w:t>
            </w:r>
          </w:p>
          <w:p w:rsidR="004F7CA9" w:rsidRPr="00BC2577" w:rsidRDefault="004F7CA9" w:rsidP="00633F45">
            <w:pPr>
              <w:spacing w:line="400" w:lineRule="exact"/>
              <w:jc w:val="center"/>
              <w:rPr>
                <w:szCs w:val="21"/>
              </w:rPr>
            </w:pPr>
            <w:r w:rsidRPr="00BC2577">
              <w:rPr>
                <w:rFonts w:hint="eastAsia"/>
                <w:szCs w:val="21"/>
              </w:rPr>
              <w:t>0x*50/25/0-1</w:t>
            </w:r>
            <w:r w:rsidRPr="00BC2577">
              <w:rPr>
                <w:rFonts w:hint="eastAsia"/>
                <w:szCs w:val="21"/>
              </w:rPr>
              <w:t>、</w:t>
            </w:r>
            <w:r w:rsidRPr="00BC2577">
              <w:rPr>
                <w:rFonts w:hint="eastAsia"/>
                <w:szCs w:val="21"/>
              </w:rPr>
              <w:t>4-5</w:t>
            </w:r>
          </w:p>
          <w:p w:rsidR="004F7CA9" w:rsidRPr="00BC2577" w:rsidRDefault="004F7CA9" w:rsidP="00633F45">
            <w:pPr>
              <w:spacing w:line="400" w:lineRule="exact"/>
              <w:jc w:val="center"/>
              <w:rPr>
                <w:szCs w:val="21"/>
              </w:rPr>
            </w:pPr>
            <w:r w:rsidRPr="00BC2577">
              <w:rPr>
                <w:rFonts w:hint="eastAsia"/>
                <w:szCs w:val="21"/>
              </w:rPr>
              <w:t>状态：</w:t>
            </w:r>
          </w:p>
          <w:p w:rsidR="004F7CA9" w:rsidRPr="00BC2577" w:rsidRDefault="004F7CA9" w:rsidP="009917D8">
            <w:pPr>
              <w:spacing w:line="400" w:lineRule="exact"/>
              <w:jc w:val="center"/>
              <w:rPr>
                <w:szCs w:val="21"/>
              </w:rPr>
            </w:pPr>
            <w:r w:rsidRPr="00BC2577">
              <w:rPr>
                <w:rFonts w:hint="eastAsia"/>
                <w:szCs w:val="21"/>
              </w:rPr>
              <w:t>0x*50/10/0-1</w:t>
            </w:r>
            <w:r w:rsidRPr="00BC2577">
              <w:rPr>
                <w:rFonts w:hint="eastAsia"/>
                <w:szCs w:val="21"/>
              </w:rPr>
              <w:t>、</w:t>
            </w:r>
            <w:r w:rsidRPr="00BC2577">
              <w:rPr>
                <w:rFonts w:hint="eastAsia"/>
                <w:szCs w:val="21"/>
              </w:rPr>
              <w:t>4-5</w:t>
            </w:r>
          </w:p>
        </w:tc>
        <w:tc>
          <w:tcPr>
            <w:tcW w:w="1325" w:type="dxa"/>
          </w:tcPr>
          <w:p w:rsidR="004F7CA9" w:rsidRPr="00BC2577" w:rsidRDefault="004F7CA9" w:rsidP="00633F45">
            <w:pPr>
              <w:spacing w:line="400" w:lineRule="exact"/>
              <w:jc w:val="center"/>
              <w:rPr>
                <w:szCs w:val="21"/>
              </w:rPr>
            </w:pPr>
            <w:r w:rsidRPr="00BC2577">
              <w:rPr>
                <w:rFonts w:hint="eastAsia"/>
                <w:szCs w:val="21"/>
              </w:rPr>
              <w:t>位</w:t>
            </w:r>
          </w:p>
        </w:tc>
        <w:tc>
          <w:tcPr>
            <w:tcW w:w="1363" w:type="dxa"/>
            <w:shd w:val="clear" w:color="auto" w:fill="auto"/>
          </w:tcPr>
          <w:p w:rsidR="004F7CA9" w:rsidRPr="00A67069" w:rsidRDefault="004F7CA9" w:rsidP="00633F45">
            <w:pPr>
              <w:spacing w:line="400" w:lineRule="exact"/>
              <w:jc w:val="left"/>
              <w:rPr>
                <w:b/>
                <w:szCs w:val="21"/>
              </w:rPr>
            </w:pPr>
            <w:r w:rsidRPr="00A67069">
              <w:rPr>
                <w:rFonts w:hint="eastAsia"/>
                <w:b/>
                <w:szCs w:val="21"/>
              </w:rPr>
              <w:t>故障：</w:t>
            </w:r>
          </w:p>
          <w:p w:rsidR="004F7CA9" w:rsidRDefault="004F7CA9" w:rsidP="00633F45">
            <w:pPr>
              <w:spacing w:line="400" w:lineRule="exact"/>
              <w:jc w:val="left"/>
              <w:rPr>
                <w:szCs w:val="21"/>
              </w:rPr>
            </w:pPr>
            <w:r>
              <w:rPr>
                <w:rFonts w:hint="eastAsia"/>
                <w:szCs w:val="21"/>
              </w:rPr>
              <w:t>1-</w:t>
            </w:r>
            <w:r>
              <w:rPr>
                <w:rFonts w:hint="eastAsia"/>
                <w:szCs w:val="21"/>
              </w:rPr>
              <w:t>故障</w:t>
            </w:r>
          </w:p>
          <w:p w:rsidR="004F7CA9" w:rsidRPr="00A67069" w:rsidRDefault="004F7CA9" w:rsidP="00633F45">
            <w:pPr>
              <w:spacing w:line="400" w:lineRule="exact"/>
              <w:jc w:val="left"/>
              <w:rPr>
                <w:b/>
                <w:szCs w:val="21"/>
              </w:rPr>
            </w:pPr>
            <w:r>
              <w:rPr>
                <w:rFonts w:hint="eastAsia"/>
                <w:b/>
                <w:szCs w:val="21"/>
              </w:rPr>
              <w:t>状态</w:t>
            </w:r>
            <w:r w:rsidRPr="00A67069">
              <w:rPr>
                <w:rFonts w:hint="eastAsia"/>
                <w:b/>
                <w:szCs w:val="21"/>
              </w:rPr>
              <w:t>：</w:t>
            </w:r>
          </w:p>
          <w:p w:rsidR="004F7CA9" w:rsidRDefault="004F7CA9" w:rsidP="00633F45">
            <w:pPr>
              <w:spacing w:line="400" w:lineRule="exact"/>
              <w:jc w:val="left"/>
              <w:rPr>
                <w:szCs w:val="21"/>
              </w:rPr>
            </w:pPr>
            <w:r>
              <w:rPr>
                <w:rFonts w:hint="eastAsia"/>
                <w:szCs w:val="21"/>
              </w:rPr>
              <w:t>1-</w:t>
            </w:r>
            <w:r>
              <w:rPr>
                <w:rFonts w:hint="eastAsia"/>
                <w:szCs w:val="21"/>
              </w:rPr>
              <w:t>工作</w:t>
            </w:r>
          </w:p>
          <w:p w:rsidR="004F7CA9" w:rsidRPr="006658B4" w:rsidRDefault="004F7CA9" w:rsidP="00633F45">
            <w:pPr>
              <w:spacing w:line="400" w:lineRule="exact"/>
              <w:jc w:val="left"/>
              <w:rPr>
                <w:szCs w:val="21"/>
              </w:rPr>
            </w:pPr>
            <w:r>
              <w:rPr>
                <w:rFonts w:hint="eastAsia"/>
                <w:szCs w:val="21"/>
              </w:rPr>
              <w:t>0-</w:t>
            </w:r>
            <w:r>
              <w:rPr>
                <w:rFonts w:hint="eastAsia"/>
                <w:szCs w:val="21"/>
              </w:rPr>
              <w:t>未工作</w:t>
            </w:r>
          </w:p>
        </w:tc>
        <w:tc>
          <w:tcPr>
            <w:tcW w:w="1636" w:type="dxa"/>
            <w:shd w:val="clear" w:color="auto" w:fill="auto"/>
          </w:tcPr>
          <w:p w:rsidR="004F7CA9" w:rsidRDefault="004F7CA9" w:rsidP="007E24F6">
            <w:pPr>
              <w:spacing w:line="400" w:lineRule="exact"/>
              <w:jc w:val="center"/>
              <w:rPr>
                <w:b/>
                <w:szCs w:val="21"/>
              </w:rPr>
            </w:pPr>
            <w:r>
              <w:rPr>
                <w:rFonts w:hint="eastAsia"/>
                <w:b/>
                <w:szCs w:val="21"/>
              </w:rPr>
              <w:t>优先级：</w:t>
            </w:r>
          </w:p>
          <w:p w:rsidR="004F7CA9" w:rsidRPr="00A67069" w:rsidRDefault="004F7CA9" w:rsidP="007E24F6">
            <w:pPr>
              <w:spacing w:line="400" w:lineRule="exact"/>
              <w:jc w:val="center"/>
              <w:rPr>
                <w:szCs w:val="21"/>
              </w:rPr>
            </w:pPr>
            <w:r w:rsidRPr="00A67069">
              <w:rPr>
                <w:rFonts w:hint="eastAsia"/>
                <w:szCs w:val="21"/>
              </w:rPr>
              <w:t>通讯异常、故障、</w:t>
            </w:r>
            <w:r>
              <w:rPr>
                <w:rFonts w:hint="eastAsia"/>
                <w:szCs w:val="21"/>
              </w:rPr>
              <w:t>工作</w:t>
            </w:r>
            <w:r>
              <w:rPr>
                <w:rFonts w:hint="eastAsia"/>
                <w:szCs w:val="21"/>
              </w:rPr>
              <w:t>/</w:t>
            </w:r>
            <w:r>
              <w:rPr>
                <w:rFonts w:hint="eastAsia"/>
                <w:szCs w:val="21"/>
              </w:rPr>
              <w:t>未工作</w:t>
            </w:r>
          </w:p>
          <w:p w:rsidR="004F7CA9" w:rsidRPr="00A67069" w:rsidRDefault="004F7CA9" w:rsidP="007E24F6">
            <w:pPr>
              <w:spacing w:line="400" w:lineRule="exact"/>
              <w:jc w:val="center"/>
              <w:rPr>
                <w:b/>
                <w:szCs w:val="21"/>
              </w:rPr>
            </w:pPr>
            <w:r w:rsidRPr="00A67069">
              <w:rPr>
                <w:rFonts w:hint="eastAsia"/>
                <w:b/>
                <w:szCs w:val="21"/>
              </w:rPr>
              <w:t>故障</w:t>
            </w:r>
            <w:r>
              <w:rPr>
                <w:rFonts w:hint="eastAsia"/>
                <w:b/>
                <w:szCs w:val="21"/>
              </w:rPr>
              <w:t>、状态</w:t>
            </w:r>
            <w:r w:rsidRPr="00A67069">
              <w:rPr>
                <w:rFonts w:hint="eastAsia"/>
                <w:b/>
                <w:szCs w:val="21"/>
              </w:rPr>
              <w:t>（位偏移）：</w:t>
            </w:r>
          </w:p>
          <w:p w:rsidR="004F7CA9" w:rsidRDefault="004F7CA9" w:rsidP="007E24F6">
            <w:pPr>
              <w:spacing w:line="400" w:lineRule="exact"/>
              <w:jc w:val="center"/>
              <w:rPr>
                <w:rFonts w:ascii="宋体" w:hAnsi="宋体"/>
                <w:szCs w:val="21"/>
              </w:rPr>
            </w:pPr>
            <w:r>
              <w:rPr>
                <w:rFonts w:hint="eastAsia"/>
                <w:szCs w:val="21"/>
              </w:rPr>
              <w:t>0-</w:t>
            </w:r>
            <w:r w:rsidRPr="003814A0">
              <w:rPr>
                <w:rFonts w:ascii="宋体" w:hAnsi="宋体" w:hint="eastAsia"/>
                <w:szCs w:val="21"/>
              </w:rPr>
              <w:t>空调机组1</w:t>
            </w:r>
            <w:r>
              <w:rPr>
                <w:rFonts w:ascii="宋体" w:hAnsi="宋体" w:hint="eastAsia"/>
                <w:szCs w:val="21"/>
              </w:rPr>
              <w:t>预热器1</w:t>
            </w:r>
          </w:p>
          <w:p w:rsidR="004F7CA9" w:rsidRDefault="004F7CA9" w:rsidP="007E24F6">
            <w:pPr>
              <w:spacing w:line="400" w:lineRule="exact"/>
              <w:jc w:val="center"/>
              <w:rPr>
                <w:rFonts w:ascii="宋体" w:hAnsi="宋体"/>
                <w:szCs w:val="21"/>
              </w:rPr>
            </w:pPr>
            <w:r>
              <w:rPr>
                <w:rFonts w:ascii="宋体" w:hAnsi="宋体" w:hint="eastAsia"/>
                <w:szCs w:val="21"/>
              </w:rPr>
              <w:t>1-</w:t>
            </w:r>
            <w:r w:rsidRPr="003814A0">
              <w:rPr>
                <w:rFonts w:ascii="宋体" w:hAnsi="宋体" w:hint="eastAsia"/>
                <w:szCs w:val="21"/>
              </w:rPr>
              <w:t>空调机组1</w:t>
            </w:r>
            <w:r>
              <w:rPr>
                <w:rFonts w:ascii="宋体" w:hAnsi="宋体" w:hint="eastAsia"/>
                <w:szCs w:val="21"/>
              </w:rPr>
              <w:t>预热器2</w:t>
            </w:r>
          </w:p>
          <w:p w:rsidR="004F7CA9" w:rsidRDefault="004F7CA9" w:rsidP="007E24F6">
            <w:pPr>
              <w:spacing w:line="400" w:lineRule="exact"/>
              <w:jc w:val="center"/>
              <w:rPr>
                <w:rFonts w:ascii="宋体" w:hAnsi="宋体"/>
                <w:szCs w:val="21"/>
              </w:rPr>
            </w:pPr>
            <w:r>
              <w:rPr>
                <w:rFonts w:ascii="宋体" w:hAnsi="宋体" w:hint="eastAsia"/>
                <w:szCs w:val="21"/>
              </w:rPr>
              <w:t>4-</w:t>
            </w:r>
            <w:r w:rsidRPr="003814A0">
              <w:rPr>
                <w:rFonts w:ascii="宋体" w:hAnsi="宋体" w:hint="eastAsia"/>
                <w:szCs w:val="21"/>
              </w:rPr>
              <w:t>空调机组</w:t>
            </w:r>
            <w:r>
              <w:rPr>
                <w:rFonts w:ascii="宋体" w:hAnsi="宋体" w:hint="eastAsia"/>
                <w:szCs w:val="21"/>
              </w:rPr>
              <w:t>2预热器1</w:t>
            </w:r>
          </w:p>
          <w:p w:rsidR="004F7CA9" w:rsidRPr="006658B4" w:rsidRDefault="004F7CA9" w:rsidP="007E24F6">
            <w:pPr>
              <w:spacing w:line="400" w:lineRule="exact"/>
              <w:jc w:val="center"/>
              <w:rPr>
                <w:szCs w:val="21"/>
              </w:rPr>
            </w:pPr>
            <w:r>
              <w:rPr>
                <w:rFonts w:ascii="宋体" w:hAnsi="宋体" w:hint="eastAsia"/>
                <w:szCs w:val="21"/>
              </w:rPr>
              <w:t>5-</w:t>
            </w:r>
            <w:r w:rsidRPr="003814A0">
              <w:rPr>
                <w:rFonts w:ascii="宋体" w:hAnsi="宋体" w:hint="eastAsia"/>
                <w:szCs w:val="21"/>
              </w:rPr>
              <w:t>空调机组</w:t>
            </w:r>
            <w:r>
              <w:rPr>
                <w:rFonts w:ascii="宋体" w:hAnsi="宋体" w:hint="eastAsia"/>
                <w:szCs w:val="21"/>
              </w:rPr>
              <w:t>2预热器2</w:t>
            </w:r>
          </w:p>
        </w:tc>
      </w:tr>
      <w:tr w:rsidR="004F7CA9" w:rsidRPr="006658B4" w:rsidTr="00E01E3B">
        <w:trPr>
          <w:jc w:val="center"/>
        </w:trPr>
        <w:tc>
          <w:tcPr>
            <w:tcW w:w="1120" w:type="dxa"/>
            <w:vAlign w:val="center"/>
          </w:tcPr>
          <w:p w:rsidR="004F7CA9" w:rsidRDefault="004F7CA9" w:rsidP="00EA5267">
            <w:pPr>
              <w:spacing w:line="400" w:lineRule="exact"/>
              <w:jc w:val="center"/>
              <w:rPr>
                <w:szCs w:val="21"/>
              </w:rPr>
            </w:pPr>
            <w:r>
              <w:rPr>
                <w:rFonts w:hint="eastAsia"/>
                <w:szCs w:val="21"/>
              </w:rPr>
              <w:t>客室电加热</w:t>
            </w:r>
          </w:p>
        </w:tc>
        <w:tc>
          <w:tcPr>
            <w:tcW w:w="1181" w:type="dxa"/>
            <w:vAlign w:val="center"/>
          </w:tcPr>
          <w:p w:rsidR="004F7CA9" w:rsidRPr="00A233AB" w:rsidRDefault="004F7CA9" w:rsidP="00EA5267">
            <w:pPr>
              <w:spacing w:line="400" w:lineRule="exact"/>
              <w:jc w:val="center"/>
              <w:rPr>
                <w:b/>
                <w:szCs w:val="21"/>
              </w:rPr>
            </w:pPr>
            <w:r w:rsidRPr="00752DD8">
              <w:rPr>
                <w:rFonts w:hint="eastAsia"/>
                <w:szCs w:val="21"/>
              </w:rPr>
              <w:t>HVAC</w:t>
            </w:r>
          </w:p>
        </w:tc>
        <w:tc>
          <w:tcPr>
            <w:tcW w:w="1784" w:type="dxa"/>
          </w:tcPr>
          <w:p w:rsidR="004F7CA9" w:rsidRPr="00BC2577" w:rsidRDefault="004F7CA9" w:rsidP="00AB09A9">
            <w:pPr>
              <w:spacing w:line="400" w:lineRule="exact"/>
              <w:jc w:val="center"/>
              <w:rPr>
                <w:szCs w:val="21"/>
              </w:rPr>
            </w:pPr>
            <w:r w:rsidRPr="00BC2577">
              <w:rPr>
                <w:rFonts w:hint="eastAsia"/>
                <w:szCs w:val="21"/>
              </w:rPr>
              <w:t>故障：</w:t>
            </w:r>
          </w:p>
          <w:p w:rsidR="004F7CA9" w:rsidRPr="00BC2577" w:rsidRDefault="004F7CA9" w:rsidP="00AB09A9">
            <w:pPr>
              <w:spacing w:line="400" w:lineRule="exact"/>
              <w:jc w:val="center"/>
              <w:rPr>
                <w:szCs w:val="21"/>
              </w:rPr>
            </w:pPr>
            <w:r w:rsidRPr="00BC2577">
              <w:rPr>
                <w:rFonts w:hint="eastAsia"/>
                <w:szCs w:val="21"/>
              </w:rPr>
              <w:t>0x*50/25/2</w:t>
            </w:r>
            <w:r w:rsidRPr="00BC2577">
              <w:rPr>
                <w:rFonts w:hint="eastAsia"/>
                <w:szCs w:val="21"/>
              </w:rPr>
              <w:t>、</w:t>
            </w:r>
            <w:r w:rsidRPr="00BC2577">
              <w:rPr>
                <w:rFonts w:hint="eastAsia"/>
                <w:szCs w:val="21"/>
              </w:rPr>
              <w:t>6</w:t>
            </w:r>
          </w:p>
          <w:p w:rsidR="004F7CA9" w:rsidRPr="00BC2577" w:rsidRDefault="004F7CA9" w:rsidP="00AB09A9">
            <w:pPr>
              <w:spacing w:line="400" w:lineRule="exact"/>
              <w:jc w:val="center"/>
              <w:rPr>
                <w:szCs w:val="21"/>
              </w:rPr>
            </w:pPr>
            <w:r w:rsidRPr="00BC2577">
              <w:rPr>
                <w:rFonts w:hint="eastAsia"/>
                <w:szCs w:val="21"/>
              </w:rPr>
              <w:t>状态：</w:t>
            </w:r>
          </w:p>
          <w:p w:rsidR="004F7CA9" w:rsidRPr="00BC2577" w:rsidRDefault="004F7CA9" w:rsidP="007E24F6">
            <w:pPr>
              <w:spacing w:line="400" w:lineRule="exact"/>
              <w:jc w:val="center"/>
              <w:rPr>
                <w:szCs w:val="21"/>
              </w:rPr>
            </w:pPr>
            <w:r w:rsidRPr="00BC2577">
              <w:rPr>
                <w:rFonts w:hint="eastAsia"/>
                <w:szCs w:val="21"/>
              </w:rPr>
              <w:t>0x*50/12/0-1</w:t>
            </w:r>
          </w:p>
        </w:tc>
        <w:tc>
          <w:tcPr>
            <w:tcW w:w="1325" w:type="dxa"/>
          </w:tcPr>
          <w:p w:rsidR="004F7CA9" w:rsidRPr="00BC2577" w:rsidRDefault="004F7CA9" w:rsidP="00EA5267">
            <w:pPr>
              <w:spacing w:line="400" w:lineRule="exact"/>
              <w:jc w:val="center"/>
              <w:rPr>
                <w:szCs w:val="21"/>
              </w:rPr>
            </w:pPr>
            <w:r w:rsidRPr="00BC2577">
              <w:rPr>
                <w:rFonts w:hint="eastAsia"/>
                <w:szCs w:val="21"/>
              </w:rPr>
              <w:t>位</w:t>
            </w:r>
          </w:p>
        </w:tc>
        <w:tc>
          <w:tcPr>
            <w:tcW w:w="1363" w:type="dxa"/>
            <w:shd w:val="clear" w:color="auto" w:fill="auto"/>
          </w:tcPr>
          <w:p w:rsidR="004F7CA9" w:rsidRPr="00A67069" w:rsidRDefault="004F7CA9" w:rsidP="007E24F6">
            <w:pPr>
              <w:spacing w:line="400" w:lineRule="exact"/>
              <w:jc w:val="left"/>
              <w:rPr>
                <w:b/>
                <w:szCs w:val="21"/>
              </w:rPr>
            </w:pPr>
            <w:r w:rsidRPr="00A67069">
              <w:rPr>
                <w:rFonts w:hint="eastAsia"/>
                <w:b/>
                <w:szCs w:val="21"/>
              </w:rPr>
              <w:t>故障：</w:t>
            </w:r>
          </w:p>
          <w:p w:rsidR="004F7CA9" w:rsidRDefault="004F7CA9" w:rsidP="007E24F6">
            <w:pPr>
              <w:spacing w:line="400" w:lineRule="exact"/>
              <w:jc w:val="left"/>
              <w:rPr>
                <w:szCs w:val="21"/>
              </w:rPr>
            </w:pPr>
            <w:r>
              <w:rPr>
                <w:rFonts w:hint="eastAsia"/>
                <w:szCs w:val="21"/>
              </w:rPr>
              <w:t>1-</w:t>
            </w:r>
            <w:r>
              <w:rPr>
                <w:rFonts w:hint="eastAsia"/>
                <w:szCs w:val="21"/>
              </w:rPr>
              <w:t>故障</w:t>
            </w:r>
          </w:p>
          <w:p w:rsidR="004F7CA9" w:rsidRPr="00A67069" w:rsidRDefault="004F7CA9" w:rsidP="007E24F6">
            <w:pPr>
              <w:spacing w:line="400" w:lineRule="exact"/>
              <w:jc w:val="left"/>
              <w:rPr>
                <w:b/>
                <w:szCs w:val="21"/>
              </w:rPr>
            </w:pPr>
            <w:r>
              <w:rPr>
                <w:rFonts w:hint="eastAsia"/>
                <w:b/>
                <w:szCs w:val="21"/>
              </w:rPr>
              <w:t>状态</w:t>
            </w:r>
            <w:r w:rsidRPr="00A67069">
              <w:rPr>
                <w:rFonts w:hint="eastAsia"/>
                <w:b/>
                <w:szCs w:val="21"/>
              </w:rPr>
              <w:t>：</w:t>
            </w:r>
          </w:p>
          <w:p w:rsidR="004F7CA9" w:rsidRDefault="004F7CA9" w:rsidP="007E24F6">
            <w:pPr>
              <w:spacing w:line="400" w:lineRule="exact"/>
              <w:jc w:val="left"/>
              <w:rPr>
                <w:szCs w:val="21"/>
              </w:rPr>
            </w:pPr>
            <w:r>
              <w:rPr>
                <w:rFonts w:hint="eastAsia"/>
                <w:szCs w:val="21"/>
              </w:rPr>
              <w:t>1-</w:t>
            </w:r>
            <w:r>
              <w:rPr>
                <w:rFonts w:hint="eastAsia"/>
                <w:szCs w:val="21"/>
              </w:rPr>
              <w:t>工作</w:t>
            </w:r>
          </w:p>
          <w:p w:rsidR="004F7CA9" w:rsidRPr="006658B4" w:rsidRDefault="004F7CA9" w:rsidP="007E24F6">
            <w:pPr>
              <w:spacing w:line="400" w:lineRule="exact"/>
              <w:jc w:val="left"/>
              <w:rPr>
                <w:szCs w:val="21"/>
              </w:rPr>
            </w:pPr>
            <w:r>
              <w:rPr>
                <w:rFonts w:hint="eastAsia"/>
                <w:szCs w:val="21"/>
              </w:rPr>
              <w:t>0-</w:t>
            </w:r>
            <w:r>
              <w:rPr>
                <w:rFonts w:hint="eastAsia"/>
                <w:szCs w:val="21"/>
              </w:rPr>
              <w:t>未工作</w:t>
            </w:r>
          </w:p>
        </w:tc>
        <w:tc>
          <w:tcPr>
            <w:tcW w:w="1636" w:type="dxa"/>
            <w:shd w:val="clear" w:color="auto" w:fill="auto"/>
          </w:tcPr>
          <w:p w:rsidR="004F7CA9" w:rsidRPr="007E24F6" w:rsidRDefault="004F7CA9" w:rsidP="00EA5267">
            <w:pPr>
              <w:spacing w:line="400" w:lineRule="exact"/>
              <w:jc w:val="center"/>
              <w:rPr>
                <w:b/>
                <w:szCs w:val="21"/>
              </w:rPr>
            </w:pPr>
            <w:r w:rsidRPr="007E24F6">
              <w:rPr>
                <w:rFonts w:hint="eastAsia"/>
                <w:b/>
                <w:szCs w:val="21"/>
              </w:rPr>
              <w:t>故障（位偏移）：</w:t>
            </w:r>
          </w:p>
          <w:p w:rsidR="004F7CA9" w:rsidRDefault="004F7CA9" w:rsidP="00EA5267">
            <w:pPr>
              <w:spacing w:line="400" w:lineRule="exact"/>
              <w:jc w:val="center"/>
              <w:rPr>
                <w:szCs w:val="21"/>
              </w:rPr>
            </w:pPr>
            <w:r>
              <w:rPr>
                <w:rFonts w:hint="eastAsia"/>
                <w:szCs w:val="21"/>
              </w:rPr>
              <w:t>2-</w:t>
            </w:r>
            <w:r>
              <w:rPr>
                <w:rFonts w:hint="eastAsia"/>
                <w:szCs w:val="21"/>
              </w:rPr>
              <w:t>空调机组</w:t>
            </w:r>
            <w:r>
              <w:rPr>
                <w:rFonts w:hint="eastAsia"/>
                <w:szCs w:val="21"/>
              </w:rPr>
              <w:t>1</w:t>
            </w:r>
            <w:r>
              <w:rPr>
                <w:rFonts w:hint="eastAsia"/>
                <w:szCs w:val="21"/>
              </w:rPr>
              <w:t>客室电热故障</w:t>
            </w:r>
          </w:p>
          <w:p w:rsidR="004F7CA9" w:rsidRDefault="004F7CA9" w:rsidP="007E24F6">
            <w:pPr>
              <w:spacing w:line="400" w:lineRule="exact"/>
              <w:jc w:val="center"/>
              <w:rPr>
                <w:szCs w:val="21"/>
              </w:rPr>
            </w:pPr>
            <w:r>
              <w:rPr>
                <w:rFonts w:hint="eastAsia"/>
                <w:szCs w:val="21"/>
              </w:rPr>
              <w:t>6-</w:t>
            </w:r>
            <w:r>
              <w:rPr>
                <w:rFonts w:hint="eastAsia"/>
                <w:szCs w:val="21"/>
              </w:rPr>
              <w:t>空调机组</w:t>
            </w:r>
            <w:r>
              <w:rPr>
                <w:rFonts w:hint="eastAsia"/>
                <w:szCs w:val="21"/>
              </w:rPr>
              <w:t>2</w:t>
            </w:r>
            <w:r>
              <w:rPr>
                <w:rFonts w:hint="eastAsia"/>
                <w:szCs w:val="21"/>
              </w:rPr>
              <w:t>客室电热故障</w:t>
            </w:r>
          </w:p>
          <w:p w:rsidR="004F7CA9" w:rsidRDefault="004F7CA9" w:rsidP="007E24F6">
            <w:pPr>
              <w:spacing w:line="400" w:lineRule="exact"/>
              <w:jc w:val="center"/>
              <w:rPr>
                <w:b/>
                <w:szCs w:val="21"/>
              </w:rPr>
            </w:pPr>
            <w:r>
              <w:rPr>
                <w:rFonts w:hint="eastAsia"/>
                <w:b/>
                <w:szCs w:val="21"/>
              </w:rPr>
              <w:t>状态</w:t>
            </w:r>
            <w:r w:rsidRPr="00A67069">
              <w:rPr>
                <w:rFonts w:hint="eastAsia"/>
                <w:b/>
                <w:szCs w:val="21"/>
              </w:rPr>
              <w:t>（位偏移）：</w:t>
            </w:r>
          </w:p>
          <w:p w:rsidR="004F7CA9" w:rsidRDefault="004F7CA9" w:rsidP="007E24F6">
            <w:pPr>
              <w:spacing w:line="400" w:lineRule="exact"/>
              <w:jc w:val="center"/>
              <w:rPr>
                <w:szCs w:val="21"/>
              </w:rPr>
            </w:pPr>
            <w:r>
              <w:rPr>
                <w:rFonts w:hint="eastAsia"/>
                <w:szCs w:val="21"/>
              </w:rPr>
              <w:t>0-</w:t>
            </w:r>
            <w:r>
              <w:rPr>
                <w:rFonts w:hint="eastAsia"/>
                <w:szCs w:val="21"/>
              </w:rPr>
              <w:t>空调机组</w:t>
            </w:r>
            <w:r>
              <w:rPr>
                <w:rFonts w:hint="eastAsia"/>
                <w:szCs w:val="21"/>
              </w:rPr>
              <w:t>1</w:t>
            </w:r>
            <w:r>
              <w:rPr>
                <w:rFonts w:hint="eastAsia"/>
                <w:szCs w:val="21"/>
              </w:rPr>
              <w:t>客室电热状态</w:t>
            </w:r>
          </w:p>
          <w:p w:rsidR="004F7CA9" w:rsidRDefault="004F7CA9" w:rsidP="007E24F6">
            <w:pPr>
              <w:spacing w:line="400" w:lineRule="exact"/>
              <w:jc w:val="center"/>
              <w:rPr>
                <w:szCs w:val="21"/>
              </w:rPr>
            </w:pPr>
            <w:r>
              <w:rPr>
                <w:rFonts w:hint="eastAsia"/>
                <w:szCs w:val="21"/>
              </w:rPr>
              <w:t>1-</w:t>
            </w:r>
            <w:r>
              <w:rPr>
                <w:rFonts w:hint="eastAsia"/>
                <w:szCs w:val="21"/>
              </w:rPr>
              <w:t>空调机组</w:t>
            </w:r>
            <w:r>
              <w:rPr>
                <w:rFonts w:hint="eastAsia"/>
                <w:szCs w:val="21"/>
              </w:rPr>
              <w:t>2</w:t>
            </w:r>
            <w:r>
              <w:rPr>
                <w:rFonts w:hint="eastAsia"/>
                <w:szCs w:val="21"/>
              </w:rPr>
              <w:t>客室电热状态</w:t>
            </w:r>
          </w:p>
          <w:p w:rsidR="004F7CA9" w:rsidRPr="007E24F6" w:rsidRDefault="004F7CA9" w:rsidP="007E24F6">
            <w:pPr>
              <w:spacing w:line="400" w:lineRule="exact"/>
              <w:jc w:val="center"/>
              <w:rPr>
                <w:szCs w:val="21"/>
              </w:rPr>
            </w:pPr>
          </w:p>
        </w:tc>
      </w:tr>
    </w:tbl>
    <w:p w:rsidR="003D41F8" w:rsidRPr="00A233AB" w:rsidRDefault="003D41F8" w:rsidP="003D41F8">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3D41F8" w:rsidRPr="00A233AB" w:rsidTr="00342461">
        <w:trPr>
          <w:trHeight w:val="291"/>
          <w:jc w:val="center"/>
        </w:trPr>
        <w:tc>
          <w:tcPr>
            <w:tcW w:w="1903" w:type="dxa"/>
          </w:tcPr>
          <w:p w:rsidR="003D41F8" w:rsidRPr="00A233AB" w:rsidRDefault="003D41F8" w:rsidP="00342461">
            <w:pPr>
              <w:spacing w:line="360" w:lineRule="auto"/>
              <w:jc w:val="center"/>
              <w:rPr>
                <w:szCs w:val="21"/>
              </w:rPr>
            </w:pPr>
            <w:r w:rsidRPr="00A233AB">
              <w:rPr>
                <w:rFonts w:hint="eastAsia"/>
                <w:szCs w:val="21"/>
              </w:rPr>
              <w:t>按键名称</w:t>
            </w:r>
          </w:p>
        </w:tc>
        <w:tc>
          <w:tcPr>
            <w:tcW w:w="2091" w:type="dxa"/>
          </w:tcPr>
          <w:p w:rsidR="003D41F8" w:rsidRPr="00A233AB" w:rsidRDefault="003D41F8" w:rsidP="00342461">
            <w:pPr>
              <w:spacing w:line="360" w:lineRule="auto"/>
              <w:jc w:val="center"/>
              <w:rPr>
                <w:szCs w:val="21"/>
              </w:rPr>
            </w:pPr>
            <w:r w:rsidRPr="00A233AB">
              <w:rPr>
                <w:rFonts w:hint="eastAsia"/>
                <w:szCs w:val="21"/>
              </w:rPr>
              <w:t>图示</w:t>
            </w:r>
          </w:p>
        </w:tc>
        <w:tc>
          <w:tcPr>
            <w:tcW w:w="1603" w:type="dxa"/>
          </w:tcPr>
          <w:p w:rsidR="003D41F8" w:rsidRPr="00A233AB" w:rsidRDefault="003D41F8" w:rsidP="00342461">
            <w:pPr>
              <w:spacing w:line="360" w:lineRule="auto"/>
              <w:jc w:val="center"/>
              <w:rPr>
                <w:szCs w:val="21"/>
              </w:rPr>
            </w:pPr>
            <w:r w:rsidRPr="00A233AB">
              <w:rPr>
                <w:rFonts w:hint="eastAsia"/>
                <w:szCs w:val="21"/>
              </w:rPr>
              <w:t>功能</w:t>
            </w:r>
          </w:p>
        </w:tc>
        <w:tc>
          <w:tcPr>
            <w:tcW w:w="2268" w:type="dxa"/>
          </w:tcPr>
          <w:p w:rsidR="003D41F8" w:rsidRPr="00A233AB" w:rsidRDefault="003D41F8" w:rsidP="00342461">
            <w:pPr>
              <w:spacing w:line="360" w:lineRule="auto"/>
              <w:jc w:val="center"/>
              <w:rPr>
                <w:szCs w:val="21"/>
              </w:rPr>
            </w:pPr>
            <w:r w:rsidRPr="00A233AB">
              <w:rPr>
                <w:rFonts w:hint="eastAsia"/>
                <w:szCs w:val="21"/>
              </w:rPr>
              <w:t>处理</w:t>
            </w:r>
          </w:p>
        </w:tc>
        <w:tc>
          <w:tcPr>
            <w:tcW w:w="775" w:type="dxa"/>
          </w:tcPr>
          <w:p w:rsidR="003D41F8" w:rsidRPr="00A233AB" w:rsidRDefault="003D41F8" w:rsidP="00342461">
            <w:pPr>
              <w:spacing w:line="360" w:lineRule="auto"/>
              <w:jc w:val="center"/>
              <w:rPr>
                <w:szCs w:val="21"/>
              </w:rPr>
            </w:pPr>
            <w:r w:rsidRPr="00A233AB">
              <w:rPr>
                <w:rFonts w:hint="eastAsia"/>
                <w:szCs w:val="21"/>
              </w:rPr>
              <w:t>备注</w:t>
            </w:r>
          </w:p>
        </w:tc>
      </w:tr>
      <w:tr w:rsidR="003D41F8" w:rsidRPr="00A233AB" w:rsidTr="00342461">
        <w:trPr>
          <w:trHeight w:val="291"/>
          <w:jc w:val="center"/>
        </w:trPr>
        <w:tc>
          <w:tcPr>
            <w:tcW w:w="1903" w:type="dxa"/>
            <w:vAlign w:val="center"/>
          </w:tcPr>
          <w:p w:rsidR="003D41F8" w:rsidRPr="00A233AB" w:rsidRDefault="003D41F8" w:rsidP="00342461">
            <w:pPr>
              <w:spacing w:line="360" w:lineRule="auto"/>
              <w:jc w:val="center"/>
              <w:rPr>
                <w:szCs w:val="21"/>
              </w:rPr>
            </w:pPr>
            <w:r>
              <w:rPr>
                <w:rFonts w:hint="eastAsia"/>
                <w:szCs w:val="21"/>
              </w:rPr>
              <w:t>返回</w:t>
            </w:r>
          </w:p>
        </w:tc>
        <w:tc>
          <w:tcPr>
            <w:tcW w:w="2091" w:type="dxa"/>
            <w:vAlign w:val="center"/>
          </w:tcPr>
          <w:p w:rsidR="003D41F8" w:rsidRPr="00A233AB" w:rsidRDefault="003D41F8" w:rsidP="00342461">
            <w:pPr>
              <w:spacing w:line="360" w:lineRule="auto"/>
              <w:jc w:val="center"/>
              <w:rPr>
                <w:szCs w:val="21"/>
              </w:rPr>
            </w:pPr>
            <w:r>
              <w:object w:dxaOrig="1500" w:dyaOrig="1125">
                <v:shape id="_x0000_i1042" type="#_x0000_t75" style="width:75.75pt;height:56.35pt" o:ole="">
                  <v:imagedata r:id="rId89" o:title=""/>
                </v:shape>
                <o:OLEObject Type="Embed" ProgID="PBrush" ShapeID="_x0000_i1042" DrawAspect="Content" ObjectID="_1562413772" r:id="rId90"/>
              </w:object>
            </w:r>
          </w:p>
        </w:tc>
        <w:tc>
          <w:tcPr>
            <w:tcW w:w="1603" w:type="dxa"/>
            <w:vAlign w:val="center"/>
          </w:tcPr>
          <w:p w:rsidR="003D41F8" w:rsidRDefault="003D41F8" w:rsidP="00342461">
            <w:pPr>
              <w:spacing w:line="360" w:lineRule="auto"/>
              <w:jc w:val="center"/>
              <w:rPr>
                <w:szCs w:val="21"/>
              </w:rPr>
            </w:pPr>
            <w:r>
              <w:rPr>
                <w:rFonts w:hint="eastAsia"/>
                <w:szCs w:val="21"/>
              </w:rPr>
              <w:t>切换到</w:t>
            </w:r>
          </w:p>
          <w:p w:rsidR="003D41F8" w:rsidRPr="00A233AB" w:rsidRDefault="003D41F8" w:rsidP="00342461">
            <w:pPr>
              <w:spacing w:line="360" w:lineRule="auto"/>
              <w:jc w:val="center"/>
              <w:rPr>
                <w:szCs w:val="21"/>
              </w:rPr>
            </w:pPr>
            <w:r>
              <w:rPr>
                <w:rFonts w:hint="eastAsia"/>
                <w:szCs w:val="21"/>
              </w:rPr>
              <w:t>空调设置界面</w:t>
            </w:r>
          </w:p>
        </w:tc>
        <w:tc>
          <w:tcPr>
            <w:tcW w:w="2268" w:type="dxa"/>
            <w:vAlign w:val="center"/>
          </w:tcPr>
          <w:p w:rsidR="003D41F8" w:rsidRDefault="003D41F8" w:rsidP="00342461">
            <w:pPr>
              <w:spacing w:line="360" w:lineRule="auto"/>
              <w:jc w:val="center"/>
              <w:rPr>
                <w:szCs w:val="21"/>
              </w:rPr>
            </w:pPr>
            <w:r w:rsidRPr="00A233AB">
              <w:rPr>
                <w:rFonts w:hint="eastAsia"/>
                <w:szCs w:val="21"/>
              </w:rPr>
              <w:t>参见</w:t>
            </w:r>
          </w:p>
          <w:p w:rsidR="003D41F8" w:rsidRPr="00A233AB" w:rsidRDefault="003D41F8" w:rsidP="00342461">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3D41F8" w:rsidRPr="00A233AB" w:rsidRDefault="003D41F8" w:rsidP="00342461">
            <w:pPr>
              <w:spacing w:line="360" w:lineRule="auto"/>
              <w:jc w:val="center"/>
              <w:rPr>
                <w:szCs w:val="21"/>
              </w:rPr>
            </w:pPr>
          </w:p>
        </w:tc>
      </w:tr>
    </w:tbl>
    <w:p w:rsidR="003D41F8" w:rsidRPr="003D41F8" w:rsidRDefault="003D41F8" w:rsidP="00A01869">
      <w:pPr>
        <w:adjustRightInd w:val="0"/>
        <w:snapToGrid w:val="0"/>
        <w:spacing w:beforeLines="50" w:line="360" w:lineRule="auto"/>
        <w:ind w:leftChars="405" w:left="850"/>
        <w:jc w:val="left"/>
        <w:rPr>
          <w:rFonts w:hAnsi="宋体"/>
          <w:bCs/>
          <w:sz w:val="24"/>
          <w:szCs w:val="21"/>
        </w:rPr>
      </w:pPr>
    </w:p>
    <w:p w:rsidR="00781EF4" w:rsidRPr="00C1670F" w:rsidRDefault="00781EF4" w:rsidP="00A01869">
      <w:pPr>
        <w:adjustRightInd w:val="0"/>
        <w:snapToGrid w:val="0"/>
        <w:spacing w:beforeLines="50" w:line="360" w:lineRule="auto"/>
        <w:ind w:leftChars="405" w:left="850"/>
        <w:jc w:val="left"/>
        <w:rPr>
          <w:rFonts w:hAnsi="宋体"/>
          <w:bCs/>
          <w:sz w:val="24"/>
          <w:szCs w:val="21"/>
        </w:rPr>
      </w:pPr>
      <w:r>
        <w:rPr>
          <w:rFonts w:hAnsi="宋体" w:hint="eastAsia"/>
          <w:bCs/>
          <w:sz w:val="24"/>
          <w:szCs w:val="21"/>
        </w:rPr>
        <w:t>空调界面各</w:t>
      </w:r>
      <w:r w:rsidRPr="00C1670F">
        <w:rPr>
          <w:rFonts w:hAnsi="宋体" w:hint="eastAsia"/>
          <w:bCs/>
          <w:sz w:val="24"/>
          <w:szCs w:val="21"/>
        </w:rPr>
        <w:t>状态说明参见</w:t>
      </w:r>
      <w:r>
        <w:rPr>
          <w:rFonts w:hAnsi="宋体" w:hint="eastAsia"/>
          <w:bCs/>
          <w:sz w:val="24"/>
          <w:szCs w:val="21"/>
        </w:rPr>
        <w:t>空调</w:t>
      </w:r>
      <w:r w:rsidRPr="00C1670F">
        <w:rPr>
          <w:rFonts w:hAnsi="宋体" w:hint="eastAsia"/>
          <w:bCs/>
          <w:sz w:val="24"/>
          <w:szCs w:val="21"/>
        </w:rPr>
        <w:t>帮助界面：</w:t>
      </w:r>
    </w:p>
    <w:p w:rsidR="00781EF4" w:rsidRDefault="00A874DE" w:rsidP="00A01869">
      <w:pPr>
        <w:adjustRightInd w:val="0"/>
        <w:snapToGrid w:val="0"/>
        <w:spacing w:beforeLines="50" w:line="360" w:lineRule="auto"/>
        <w:ind w:left="314" w:hangingChars="131" w:hanging="314"/>
        <w:jc w:val="center"/>
        <w:rPr>
          <w:sz w:val="24"/>
        </w:rPr>
      </w:pPr>
      <w:r>
        <w:rPr>
          <w:noProof/>
          <w:sz w:val="24"/>
        </w:rPr>
        <w:drawing>
          <wp:inline distT="0" distB="0" distL="0" distR="0">
            <wp:extent cx="4501692" cy="3363402"/>
            <wp:effectExtent l="0" t="0" r="0" b="8890"/>
            <wp:docPr id="109" name="图片 109" descr="E:\工作\项目\成都7、10号线\成都7号线画面\空调帮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工作\项目\成都7、10号线\成都7号线画面\空调帮助.png"/>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024" cy="3368133"/>
                    </a:xfrm>
                    <a:prstGeom prst="rect">
                      <a:avLst/>
                    </a:prstGeom>
                    <a:noFill/>
                    <a:ln>
                      <a:noFill/>
                    </a:ln>
                  </pic:spPr>
                </pic:pic>
              </a:graphicData>
            </a:graphic>
          </wp:inline>
        </w:drawing>
      </w:r>
    </w:p>
    <w:p w:rsidR="003D41F8" w:rsidRPr="00A233AB" w:rsidRDefault="003D41F8" w:rsidP="003D41F8">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3D41F8" w:rsidRPr="00A233AB" w:rsidTr="00342461">
        <w:trPr>
          <w:trHeight w:val="291"/>
          <w:jc w:val="center"/>
        </w:trPr>
        <w:tc>
          <w:tcPr>
            <w:tcW w:w="1903" w:type="dxa"/>
          </w:tcPr>
          <w:p w:rsidR="003D41F8" w:rsidRPr="00A233AB" w:rsidRDefault="003D41F8" w:rsidP="00342461">
            <w:pPr>
              <w:spacing w:line="360" w:lineRule="auto"/>
              <w:jc w:val="center"/>
              <w:rPr>
                <w:szCs w:val="21"/>
              </w:rPr>
            </w:pPr>
            <w:r w:rsidRPr="00A233AB">
              <w:rPr>
                <w:rFonts w:hint="eastAsia"/>
                <w:szCs w:val="21"/>
              </w:rPr>
              <w:t>按键名称</w:t>
            </w:r>
          </w:p>
        </w:tc>
        <w:tc>
          <w:tcPr>
            <w:tcW w:w="2091" w:type="dxa"/>
          </w:tcPr>
          <w:p w:rsidR="003D41F8" w:rsidRPr="00A233AB" w:rsidRDefault="003D41F8" w:rsidP="00342461">
            <w:pPr>
              <w:spacing w:line="360" w:lineRule="auto"/>
              <w:jc w:val="center"/>
              <w:rPr>
                <w:szCs w:val="21"/>
              </w:rPr>
            </w:pPr>
            <w:r w:rsidRPr="00A233AB">
              <w:rPr>
                <w:rFonts w:hint="eastAsia"/>
                <w:szCs w:val="21"/>
              </w:rPr>
              <w:t>图示</w:t>
            </w:r>
          </w:p>
        </w:tc>
        <w:tc>
          <w:tcPr>
            <w:tcW w:w="1603" w:type="dxa"/>
          </w:tcPr>
          <w:p w:rsidR="003D41F8" w:rsidRPr="00A233AB" w:rsidRDefault="003D41F8" w:rsidP="00342461">
            <w:pPr>
              <w:spacing w:line="360" w:lineRule="auto"/>
              <w:jc w:val="center"/>
              <w:rPr>
                <w:szCs w:val="21"/>
              </w:rPr>
            </w:pPr>
            <w:r w:rsidRPr="00A233AB">
              <w:rPr>
                <w:rFonts w:hint="eastAsia"/>
                <w:szCs w:val="21"/>
              </w:rPr>
              <w:t>功能</w:t>
            </w:r>
          </w:p>
        </w:tc>
        <w:tc>
          <w:tcPr>
            <w:tcW w:w="2268" w:type="dxa"/>
          </w:tcPr>
          <w:p w:rsidR="003D41F8" w:rsidRPr="00A233AB" w:rsidRDefault="003D41F8" w:rsidP="00342461">
            <w:pPr>
              <w:spacing w:line="360" w:lineRule="auto"/>
              <w:jc w:val="center"/>
              <w:rPr>
                <w:szCs w:val="21"/>
              </w:rPr>
            </w:pPr>
            <w:r w:rsidRPr="00A233AB">
              <w:rPr>
                <w:rFonts w:hint="eastAsia"/>
                <w:szCs w:val="21"/>
              </w:rPr>
              <w:t>处理</w:t>
            </w:r>
          </w:p>
        </w:tc>
        <w:tc>
          <w:tcPr>
            <w:tcW w:w="775" w:type="dxa"/>
          </w:tcPr>
          <w:p w:rsidR="003D41F8" w:rsidRPr="00A233AB" w:rsidRDefault="003D41F8" w:rsidP="00342461">
            <w:pPr>
              <w:spacing w:line="360" w:lineRule="auto"/>
              <w:jc w:val="center"/>
              <w:rPr>
                <w:szCs w:val="21"/>
              </w:rPr>
            </w:pPr>
            <w:r w:rsidRPr="00A233AB">
              <w:rPr>
                <w:rFonts w:hint="eastAsia"/>
                <w:szCs w:val="21"/>
              </w:rPr>
              <w:t>备注</w:t>
            </w:r>
          </w:p>
        </w:tc>
      </w:tr>
      <w:tr w:rsidR="003D41F8" w:rsidRPr="00A233AB" w:rsidTr="00342461">
        <w:trPr>
          <w:trHeight w:val="291"/>
          <w:jc w:val="center"/>
        </w:trPr>
        <w:tc>
          <w:tcPr>
            <w:tcW w:w="1903" w:type="dxa"/>
            <w:vAlign w:val="center"/>
          </w:tcPr>
          <w:p w:rsidR="003D41F8" w:rsidRPr="00A233AB" w:rsidRDefault="003D41F8" w:rsidP="00342461">
            <w:pPr>
              <w:spacing w:line="360" w:lineRule="auto"/>
              <w:jc w:val="center"/>
              <w:rPr>
                <w:szCs w:val="21"/>
              </w:rPr>
            </w:pPr>
            <w:r>
              <w:rPr>
                <w:rFonts w:hint="eastAsia"/>
                <w:szCs w:val="21"/>
              </w:rPr>
              <w:t>返回</w:t>
            </w:r>
          </w:p>
        </w:tc>
        <w:tc>
          <w:tcPr>
            <w:tcW w:w="2091" w:type="dxa"/>
            <w:vAlign w:val="center"/>
          </w:tcPr>
          <w:p w:rsidR="003D41F8" w:rsidRPr="00A233AB" w:rsidRDefault="003D41F8" w:rsidP="00342461">
            <w:pPr>
              <w:spacing w:line="360" w:lineRule="auto"/>
              <w:jc w:val="center"/>
              <w:rPr>
                <w:szCs w:val="21"/>
              </w:rPr>
            </w:pPr>
            <w:r>
              <w:object w:dxaOrig="1500" w:dyaOrig="1125">
                <v:shape id="_x0000_i1043" type="#_x0000_t75" style="width:75.75pt;height:56.35pt" o:ole="">
                  <v:imagedata r:id="rId71" o:title=""/>
                </v:shape>
                <o:OLEObject Type="Embed" ProgID="PBrush" ShapeID="_x0000_i1043" DrawAspect="Content" ObjectID="_1562413773" r:id="rId92"/>
              </w:object>
            </w:r>
          </w:p>
        </w:tc>
        <w:tc>
          <w:tcPr>
            <w:tcW w:w="1603" w:type="dxa"/>
            <w:vAlign w:val="center"/>
          </w:tcPr>
          <w:p w:rsidR="003D41F8" w:rsidRDefault="003D41F8" w:rsidP="00342461">
            <w:pPr>
              <w:spacing w:line="360" w:lineRule="auto"/>
              <w:jc w:val="center"/>
              <w:rPr>
                <w:szCs w:val="21"/>
              </w:rPr>
            </w:pPr>
            <w:r>
              <w:rPr>
                <w:rFonts w:hint="eastAsia"/>
                <w:szCs w:val="21"/>
              </w:rPr>
              <w:t>切换到</w:t>
            </w:r>
          </w:p>
          <w:p w:rsidR="003D41F8" w:rsidRPr="00A233AB" w:rsidRDefault="003D41F8" w:rsidP="00342461">
            <w:pPr>
              <w:spacing w:line="360" w:lineRule="auto"/>
              <w:jc w:val="center"/>
              <w:rPr>
                <w:szCs w:val="21"/>
              </w:rPr>
            </w:pPr>
            <w:r>
              <w:rPr>
                <w:rFonts w:hint="eastAsia"/>
                <w:szCs w:val="21"/>
              </w:rPr>
              <w:t>制动界面</w:t>
            </w:r>
          </w:p>
        </w:tc>
        <w:tc>
          <w:tcPr>
            <w:tcW w:w="2268" w:type="dxa"/>
            <w:vAlign w:val="center"/>
          </w:tcPr>
          <w:p w:rsidR="003D41F8" w:rsidRDefault="003D41F8" w:rsidP="00342461">
            <w:pPr>
              <w:spacing w:line="360" w:lineRule="auto"/>
              <w:jc w:val="center"/>
              <w:rPr>
                <w:szCs w:val="21"/>
              </w:rPr>
            </w:pPr>
            <w:r w:rsidRPr="00A233AB">
              <w:rPr>
                <w:rFonts w:hint="eastAsia"/>
                <w:szCs w:val="21"/>
              </w:rPr>
              <w:t>参见</w:t>
            </w:r>
          </w:p>
          <w:p w:rsidR="003D41F8" w:rsidRPr="00A233AB" w:rsidRDefault="003D41F8" w:rsidP="00342461">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3D41F8" w:rsidRPr="00A233AB" w:rsidRDefault="003D41F8" w:rsidP="00342461">
            <w:pPr>
              <w:spacing w:line="360" w:lineRule="auto"/>
              <w:jc w:val="center"/>
              <w:rPr>
                <w:szCs w:val="21"/>
              </w:rPr>
            </w:pPr>
          </w:p>
        </w:tc>
      </w:tr>
    </w:tbl>
    <w:p w:rsidR="003D41F8" w:rsidRPr="003D41F8" w:rsidRDefault="003D41F8" w:rsidP="00A01869">
      <w:pPr>
        <w:adjustRightInd w:val="0"/>
        <w:snapToGrid w:val="0"/>
        <w:spacing w:beforeLines="50" w:line="360" w:lineRule="auto"/>
        <w:ind w:left="314" w:hangingChars="131" w:hanging="314"/>
        <w:jc w:val="center"/>
        <w:rPr>
          <w:sz w:val="24"/>
        </w:rPr>
      </w:pPr>
    </w:p>
    <w:p w:rsidR="00781EF4" w:rsidRPr="00781EF4" w:rsidRDefault="00781EF4" w:rsidP="007954B7">
      <w:pPr>
        <w:pStyle w:val="3"/>
      </w:pPr>
      <w:bookmarkStart w:id="80" w:name="_Toc469301099"/>
      <w:r w:rsidRPr="00781EF4">
        <w:rPr>
          <w:rFonts w:hint="eastAsia"/>
        </w:rPr>
        <w:t>空调设置界面</w:t>
      </w:r>
      <w:bookmarkEnd w:id="80"/>
    </w:p>
    <w:p w:rsidR="00781EF4" w:rsidRPr="00C1670F" w:rsidRDefault="00781EF4" w:rsidP="00A01869">
      <w:pPr>
        <w:adjustRightInd w:val="0"/>
        <w:snapToGrid w:val="0"/>
        <w:spacing w:beforeLines="50" w:line="360" w:lineRule="auto"/>
        <w:ind w:leftChars="405" w:left="850" w:firstLineChars="200" w:firstLine="480"/>
        <w:jc w:val="left"/>
        <w:rPr>
          <w:rFonts w:hAnsi="宋体"/>
          <w:bCs/>
          <w:sz w:val="24"/>
          <w:szCs w:val="21"/>
        </w:rPr>
      </w:pPr>
      <w:r>
        <w:rPr>
          <w:rFonts w:hAnsi="宋体" w:hint="eastAsia"/>
          <w:bCs/>
          <w:sz w:val="24"/>
          <w:szCs w:val="21"/>
        </w:rPr>
        <w:t>在空调界面内，</w:t>
      </w:r>
      <w:r w:rsidRPr="00C1670F">
        <w:rPr>
          <w:rFonts w:hAnsi="宋体" w:hint="eastAsia"/>
          <w:bCs/>
          <w:sz w:val="24"/>
          <w:szCs w:val="21"/>
        </w:rPr>
        <w:t>按“设置”键可进入空调设置界面</w:t>
      </w:r>
      <w:r>
        <w:rPr>
          <w:rFonts w:hAnsi="宋体" w:hint="eastAsia"/>
          <w:bCs/>
          <w:sz w:val="24"/>
          <w:szCs w:val="21"/>
        </w:rPr>
        <w:t>，</w:t>
      </w:r>
      <w:r w:rsidRPr="00C1670F">
        <w:rPr>
          <w:rFonts w:hAnsi="宋体" w:hint="eastAsia"/>
          <w:bCs/>
          <w:sz w:val="24"/>
          <w:szCs w:val="21"/>
        </w:rPr>
        <w:t>在该界面内，选择列车空调模式后按上下键可对温度进行设置，完成后按“确认”键可完成空调设置，再按“返回”键可返回空调界面。如不按“确认”即按“返回”键，则进入此界面后的所有设置均取消并返回空调界面。如下图：</w:t>
      </w:r>
    </w:p>
    <w:p w:rsidR="00781EF4" w:rsidRDefault="00D55B58" w:rsidP="00A01869">
      <w:pPr>
        <w:adjustRightInd w:val="0"/>
        <w:snapToGrid w:val="0"/>
        <w:spacing w:beforeLines="50" w:line="360" w:lineRule="auto"/>
        <w:jc w:val="center"/>
        <w:rPr>
          <w:sz w:val="24"/>
        </w:rPr>
      </w:pPr>
      <w:r>
        <w:rPr>
          <w:noProof/>
          <w:sz w:val="24"/>
        </w:rPr>
        <w:lastRenderedPageBreak/>
        <w:drawing>
          <wp:inline distT="0" distB="0" distL="0" distR="0">
            <wp:extent cx="4572000" cy="3433445"/>
            <wp:effectExtent l="0" t="0" r="0" b="0"/>
            <wp:docPr id="69" name="图片 69" descr="空调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空调设置"/>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433445"/>
                    </a:xfrm>
                    <a:prstGeom prst="rect">
                      <a:avLst/>
                    </a:prstGeom>
                    <a:noFill/>
                    <a:ln>
                      <a:noFill/>
                    </a:ln>
                  </pic:spPr>
                </pic:pic>
              </a:graphicData>
            </a:graphic>
          </wp:inline>
        </w:drawing>
      </w:r>
    </w:p>
    <w:p w:rsidR="009F3903" w:rsidRPr="00C1670F" w:rsidRDefault="009F3903" w:rsidP="00A01869">
      <w:pPr>
        <w:adjustRightInd w:val="0"/>
        <w:snapToGrid w:val="0"/>
        <w:spacing w:beforeLines="50" w:line="360" w:lineRule="auto"/>
        <w:jc w:val="left"/>
        <w:rPr>
          <w:sz w:val="24"/>
        </w:rPr>
      </w:pPr>
      <w:r>
        <w:rPr>
          <w:rFonts w:hint="eastAsia"/>
          <w:b/>
          <w:szCs w:val="21"/>
        </w:rPr>
        <w:t>1</w:t>
      </w:r>
      <w:r>
        <w:rPr>
          <w:rFonts w:hint="eastAsia"/>
          <w:b/>
          <w:szCs w:val="21"/>
        </w:rPr>
        <w:t>、进入本界面后先读一次空调当前模式</w:t>
      </w:r>
    </w:p>
    <w:p w:rsidR="00AF3C4D" w:rsidRPr="0083023E" w:rsidRDefault="00AF3C4D" w:rsidP="00AF3C4D">
      <w:pPr>
        <w:numPr>
          <w:ilvl w:val="0"/>
          <w:numId w:val="22"/>
        </w:numPr>
        <w:rPr>
          <w:sz w:val="24"/>
        </w:rPr>
      </w:pPr>
      <w:r>
        <w:rPr>
          <w:rFonts w:hint="eastAsia"/>
          <w:sz w:val="24"/>
        </w:rPr>
        <w:t>信号说明</w:t>
      </w:r>
    </w:p>
    <w:tbl>
      <w:tblPr>
        <w:tblW w:w="0" w:type="auto"/>
        <w:jc w:val="center"/>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1"/>
        <w:gridCol w:w="1109"/>
        <w:gridCol w:w="1756"/>
        <w:gridCol w:w="1513"/>
        <w:gridCol w:w="1220"/>
        <w:gridCol w:w="1560"/>
      </w:tblGrid>
      <w:tr w:rsidR="00370ECC" w:rsidRPr="0083023E" w:rsidTr="00E861E7">
        <w:trPr>
          <w:jc w:val="center"/>
        </w:trPr>
        <w:tc>
          <w:tcPr>
            <w:tcW w:w="1231" w:type="dxa"/>
            <w:vAlign w:val="center"/>
          </w:tcPr>
          <w:p w:rsidR="00370ECC" w:rsidRPr="0083023E" w:rsidRDefault="00370ECC" w:rsidP="00EA5267">
            <w:pPr>
              <w:spacing w:line="400" w:lineRule="exact"/>
              <w:jc w:val="center"/>
              <w:rPr>
                <w:b/>
                <w:szCs w:val="21"/>
              </w:rPr>
            </w:pPr>
            <w:r w:rsidRPr="0083023E">
              <w:rPr>
                <w:rFonts w:hint="eastAsia"/>
                <w:b/>
                <w:szCs w:val="21"/>
              </w:rPr>
              <w:t>信号名称</w:t>
            </w:r>
          </w:p>
        </w:tc>
        <w:tc>
          <w:tcPr>
            <w:tcW w:w="1109" w:type="dxa"/>
            <w:vAlign w:val="center"/>
          </w:tcPr>
          <w:p w:rsidR="00370ECC" w:rsidRPr="0083023E" w:rsidRDefault="00370ECC" w:rsidP="00EA5267">
            <w:pPr>
              <w:spacing w:line="400" w:lineRule="exact"/>
              <w:jc w:val="center"/>
              <w:rPr>
                <w:b/>
                <w:szCs w:val="21"/>
              </w:rPr>
            </w:pPr>
            <w:r w:rsidRPr="0083023E">
              <w:rPr>
                <w:rFonts w:hint="eastAsia"/>
                <w:b/>
                <w:szCs w:val="21"/>
              </w:rPr>
              <w:t>子系统</w:t>
            </w:r>
          </w:p>
        </w:tc>
        <w:tc>
          <w:tcPr>
            <w:tcW w:w="1756" w:type="dxa"/>
          </w:tcPr>
          <w:p w:rsidR="00370ECC" w:rsidRPr="0083023E" w:rsidRDefault="00370ECC" w:rsidP="00EA5267">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513" w:type="dxa"/>
            <w:vAlign w:val="center"/>
          </w:tcPr>
          <w:p w:rsidR="00370ECC" w:rsidRPr="0083023E" w:rsidRDefault="00370ECC" w:rsidP="00EA5267">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1220" w:type="dxa"/>
            <w:shd w:val="clear" w:color="auto" w:fill="auto"/>
          </w:tcPr>
          <w:p w:rsidR="00370ECC" w:rsidRPr="0083023E" w:rsidRDefault="00370ECC" w:rsidP="00EA5267">
            <w:pPr>
              <w:spacing w:line="400" w:lineRule="exact"/>
              <w:jc w:val="center"/>
              <w:rPr>
                <w:b/>
                <w:szCs w:val="21"/>
              </w:rPr>
            </w:pPr>
            <w:r w:rsidRPr="0083023E">
              <w:rPr>
                <w:rFonts w:hint="eastAsia"/>
                <w:b/>
                <w:szCs w:val="21"/>
              </w:rPr>
              <w:t>处理</w:t>
            </w:r>
          </w:p>
        </w:tc>
        <w:tc>
          <w:tcPr>
            <w:tcW w:w="1560" w:type="dxa"/>
            <w:shd w:val="clear" w:color="auto" w:fill="auto"/>
          </w:tcPr>
          <w:p w:rsidR="00370ECC" w:rsidRPr="0083023E" w:rsidRDefault="00370ECC" w:rsidP="00EA5267">
            <w:pPr>
              <w:spacing w:line="400" w:lineRule="exact"/>
              <w:jc w:val="center"/>
              <w:rPr>
                <w:b/>
                <w:szCs w:val="21"/>
              </w:rPr>
            </w:pPr>
            <w:r w:rsidRPr="0083023E">
              <w:rPr>
                <w:rFonts w:hint="eastAsia"/>
                <w:b/>
                <w:szCs w:val="21"/>
              </w:rPr>
              <w:t>备注</w:t>
            </w:r>
          </w:p>
        </w:tc>
      </w:tr>
      <w:tr w:rsidR="00370ECC" w:rsidRPr="0083023E" w:rsidTr="00E861E7">
        <w:trPr>
          <w:jc w:val="center"/>
        </w:trPr>
        <w:tc>
          <w:tcPr>
            <w:tcW w:w="1231" w:type="dxa"/>
            <w:vAlign w:val="center"/>
          </w:tcPr>
          <w:p w:rsidR="00370ECC" w:rsidRPr="00E7765C" w:rsidRDefault="00370ECC" w:rsidP="00EA5267">
            <w:pPr>
              <w:spacing w:line="400" w:lineRule="exact"/>
              <w:jc w:val="center"/>
              <w:rPr>
                <w:szCs w:val="21"/>
              </w:rPr>
            </w:pPr>
            <w:r w:rsidRPr="00E7765C">
              <w:rPr>
                <w:rFonts w:hint="eastAsia"/>
                <w:szCs w:val="21"/>
              </w:rPr>
              <w:t>空调模式设定</w:t>
            </w:r>
          </w:p>
        </w:tc>
        <w:tc>
          <w:tcPr>
            <w:tcW w:w="1109" w:type="dxa"/>
            <w:vAlign w:val="center"/>
          </w:tcPr>
          <w:p w:rsidR="00370ECC" w:rsidRPr="00E7765C" w:rsidRDefault="00370ECC" w:rsidP="00EA5267">
            <w:pPr>
              <w:spacing w:line="400" w:lineRule="exact"/>
              <w:jc w:val="center"/>
              <w:rPr>
                <w:szCs w:val="21"/>
              </w:rPr>
            </w:pPr>
            <w:r w:rsidRPr="00E7765C">
              <w:rPr>
                <w:rFonts w:hint="eastAsia"/>
                <w:szCs w:val="21"/>
              </w:rPr>
              <w:t>TCMS</w:t>
            </w:r>
          </w:p>
        </w:tc>
        <w:tc>
          <w:tcPr>
            <w:tcW w:w="1756" w:type="dxa"/>
          </w:tcPr>
          <w:p w:rsidR="00370ECC" w:rsidRDefault="00370ECC" w:rsidP="00EA5267">
            <w:pPr>
              <w:spacing w:line="400" w:lineRule="exact"/>
              <w:jc w:val="center"/>
              <w:rPr>
                <w:szCs w:val="21"/>
              </w:rPr>
            </w:pPr>
            <w:r>
              <w:rPr>
                <w:rFonts w:hint="eastAsia"/>
                <w:szCs w:val="21"/>
              </w:rPr>
              <w:t>1</w:t>
            </w:r>
            <w:r>
              <w:rPr>
                <w:rFonts w:hint="eastAsia"/>
                <w:szCs w:val="21"/>
              </w:rPr>
              <w:t>车：</w:t>
            </w:r>
          </w:p>
          <w:p w:rsidR="00370ECC" w:rsidRDefault="00370ECC" w:rsidP="00EA5267">
            <w:pPr>
              <w:spacing w:line="400" w:lineRule="exact"/>
              <w:jc w:val="center"/>
              <w:rPr>
                <w:szCs w:val="21"/>
              </w:rPr>
            </w:pPr>
            <w:r>
              <w:rPr>
                <w:rFonts w:hint="eastAsia"/>
                <w:szCs w:val="21"/>
              </w:rPr>
              <w:t>0x1D0/24/5</w:t>
            </w:r>
          </w:p>
          <w:p w:rsidR="00370ECC" w:rsidRDefault="00370ECC" w:rsidP="00EA5267">
            <w:pPr>
              <w:spacing w:line="400" w:lineRule="exact"/>
              <w:jc w:val="center"/>
              <w:rPr>
                <w:szCs w:val="21"/>
              </w:rPr>
            </w:pPr>
            <w:r>
              <w:rPr>
                <w:rFonts w:hint="eastAsia"/>
                <w:szCs w:val="21"/>
              </w:rPr>
              <w:t>4</w:t>
            </w:r>
            <w:r>
              <w:rPr>
                <w:rFonts w:hint="eastAsia"/>
                <w:szCs w:val="21"/>
              </w:rPr>
              <w:t>车：</w:t>
            </w:r>
          </w:p>
          <w:p w:rsidR="00370ECC" w:rsidRPr="00E7765C" w:rsidRDefault="00370ECC" w:rsidP="00F439A5">
            <w:pPr>
              <w:spacing w:line="400" w:lineRule="exact"/>
              <w:jc w:val="center"/>
              <w:rPr>
                <w:szCs w:val="21"/>
              </w:rPr>
            </w:pPr>
            <w:r>
              <w:rPr>
                <w:rFonts w:hint="eastAsia"/>
                <w:szCs w:val="21"/>
              </w:rPr>
              <w:t>0x6D0/24/5</w:t>
            </w:r>
          </w:p>
        </w:tc>
        <w:tc>
          <w:tcPr>
            <w:tcW w:w="1513" w:type="dxa"/>
            <w:vAlign w:val="center"/>
          </w:tcPr>
          <w:p w:rsidR="00370ECC" w:rsidRPr="00E7765C" w:rsidRDefault="00370ECC" w:rsidP="00EA5267">
            <w:pPr>
              <w:spacing w:line="400" w:lineRule="exact"/>
              <w:jc w:val="center"/>
              <w:rPr>
                <w:szCs w:val="21"/>
              </w:rPr>
            </w:pPr>
            <w:r w:rsidRPr="00E7765C">
              <w:rPr>
                <w:rFonts w:hint="eastAsia"/>
                <w:szCs w:val="21"/>
              </w:rPr>
              <w:t>位</w:t>
            </w:r>
          </w:p>
        </w:tc>
        <w:tc>
          <w:tcPr>
            <w:tcW w:w="1220" w:type="dxa"/>
            <w:shd w:val="clear" w:color="auto" w:fill="auto"/>
          </w:tcPr>
          <w:p w:rsidR="00370ECC" w:rsidRDefault="00370ECC" w:rsidP="00EA5267">
            <w:pPr>
              <w:spacing w:line="400" w:lineRule="exact"/>
              <w:jc w:val="center"/>
              <w:rPr>
                <w:szCs w:val="21"/>
              </w:rPr>
            </w:pPr>
            <w:r>
              <w:rPr>
                <w:rFonts w:hint="eastAsia"/>
                <w:szCs w:val="21"/>
              </w:rPr>
              <w:t>1-</w:t>
            </w:r>
            <w:r>
              <w:rPr>
                <w:rFonts w:hint="eastAsia"/>
                <w:szCs w:val="21"/>
              </w:rPr>
              <w:t>设定</w:t>
            </w:r>
          </w:p>
          <w:p w:rsidR="00370ECC" w:rsidRPr="00E7765C" w:rsidRDefault="00370ECC" w:rsidP="00EA5267">
            <w:pPr>
              <w:spacing w:line="400" w:lineRule="exact"/>
              <w:jc w:val="center"/>
              <w:rPr>
                <w:szCs w:val="21"/>
              </w:rPr>
            </w:pPr>
            <w:r>
              <w:rPr>
                <w:rFonts w:hint="eastAsia"/>
                <w:szCs w:val="21"/>
              </w:rPr>
              <w:t>0-</w:t>
            </w:r>
            <w:r>
              <w:rPr>
                <w:rFonts w:hint="eastAsia"/>
                <w:szCs w:val="21"/>
              </w:rPr>
              <w:t>未设定</w:t>
            </w:r>
          </w:p>
        </w:tc>
        <w:tc>
          <w:tcPr>
            <w:tcW w:w="1560" w:type="dxa"/>
            <w:shd w:val="clear" w:color="auto" w:fill="auto"/>
          </w:tcPr>
          <w:p w:rsidR="00370ECC" w:rsidRPr="00E7765C" w:rsidRDefault="00370ECC" w:rsidP="00EA5267">
            <w:pPr>
              <w:spacing w:line="400" w:lineRule="exact"/>
              <w:jc w:val="center"/>
              <w:rPr>
                <w:szCs w:val="21"/>
              </w:rPr>
            </w:pPr>
          </w:p>
        </w:tc>
      </w:tr>
      <w:tr w:rsidR="00370ECC" w:rsidRPr="0083023E" w:rsidTr="00E861E7">
        <w:trPr>
          <w:jc w:val="center"/>
        </w:trPr>
        <w:tc>
          <w:tcPr>
            <w:tcW w:w="1231" w:type="dxa"/>
            <w:vAlign w:val="center"/>
          </w:tcPr>
          <w:p w:rsidR="00370ECC" w:rsidRPr="0083023E" w:rsidRDefault="00370ECC" w:rsidP="00EA5267">
            <w:pPr>
              <w:spacing w:line="400" w:lineRule="exact"/>
              <w:jc w:val="center"/>
              <w:rPr>
                <w:szCs w:val="21"/>
              </w:rPr>
            </w:pPr>
            <w:r>
              <w:rPr>
                <w:rFonts w:hint="eastAsia"/>
                <w:szCs w:val="21"/>
              </w:rPr>
              <w:t>空调模式</w:t>
            </w:r>
          </w:p>
        </w:tc>
        <w:tc>
          <w:tcPr>
            <w:tcW w:w="1109" w:type="dxa"/>
            <w:vAlign w:val="center"/>
          </w:tcPr>
          <w:p w:rsidR="00370ECC" w:rsidRPr="0083023E" w:rsidRDefault="00370ECC" w:rsidP="00EA5267">
            <w:pPr>
              <w:spacing w:line="400" w:lineRule="exact"/>
              <w:jc w:val="center"/>
              <w:rPr>
                <w:szCs w:val="21"/>
              </w:rPr>
            </w:pPr>
            <w:r>
              <w:rPr>
                <w:rFonts w:hint="eastAsia"/>
                <w:szCs w:val="21"/>
              </w:rPr>
              <w:t>TCMS</w:t>
            </w:r>
          </w:p>
        </w:tc>
        <w:tc>
          <w:tcPr>
            <w:tcW w:w="1756" w:type="dxa"/>
          </w:tcPr>
          <w:p w:rsidR="00370ECC" w:rsidRDefault="00370ECC" w:rsidP="00F439A5">
            <w:pPr>
              <w:spacing w:line="400" w:lineRule="exact"/>
              <w:jc w:val="center"/>
              <w:rPr>
                <w:szCs w:val="21"/>
              </w:rPr>
            </w:pPr>
            <w:r>
              <w:rPr>
                <w:rFonts w:hint="eastAsia"/>
                <w:szCs w:val="21"/>
              </w:rPr>
              <w:t>1</w:t>
            </w:r>
            <w:r>
              <w:rPr>
                <w:rFonts w:hint="eastAsia"/>
                <w:szCs w:val="21"/>
              </w:rPr>
              <w:t>车：</w:t>
            </w:r>
          </w:p>
          <w:p w:rsidR="00370ECC" w:rsidRDefault="00370ECC" w:rsidP="00F439A5">
            <w:pPr>
              <w:spacing w:line="400" w:lineRule="exact"/>
              <w:jc w:val="center"/>
              <w:rPr>
                <w:szCs w:val="21"/>
              </w:rPr>
            </w:pPr>
            <w:r>
              <w:rPr>
                <w:rFonts w:hint="eastAsia"/>
                <w:szCs w:val="21"/>
              </w:rPr>
              <w:t>0x1D0/29</w:t>
            </w:r>
          </w:p>
          <w:p w:rsidR="00370ECC" w:rsidRDefault="00370ECC" w:rsidP="00F439A5">
            <w:pPr>
              <w:spacing w:line="400" w:lineRule="exact"/>
              <w:jc w:val="center"/>
              <w:rPr>
                <w:szCs w:val="21"/>
              </w:rPr>
            </w:pPr>
            <w:r>
              <w:rPr>
                <w:rFonts w:hint="eastAsia"/>
                <w:szCs w:val="21"/>
              </w:rPr>
              <w:t>4</w:t>
            </w:r>
            <w:r>
              <w:rPr>
                <w:rFonts w:hint="eastAsia"/>
                <w:szCs w:val="21"/>
              </w:rPr>
              <w:t>车：</w:t>
            </w:r>
          </w:p>
          <w:p w:rsidR="00370ECC" w:rsidRPr="0083023E" w:rsidRDefault="00370ECC" w:rsidP="00F439A5">
            <w:pPr>
              <w:spacing w:line="400" w:lineRule="exact"/>
              <w:jc w:val="center"/>
              <w:rPr>
                <w:szCs w:val="21"/>
              </w:rPr>
            </w:pPr>
            <w:r>
              <w:rPr>
                <w:rFonts w:hint="eastAsia"/>
                <w:szCs w:val="21"/>
              </w:rPr>
              <w:t>0x6D0/29</w:t>
            </w:r>
          </w:p>
        </w:tc>
        <w:tc>
          <w:tcPr>
            <w:tcW w:w="1513" w:type="dxa"/>
          </w:tcPr>
          <w:p w:rsidR="00370ECC" w:rsidRPr="0083023E" w:rsidRDefault="00370ECC" w:rsidP="00EA5267">
            <w:pPr>
              <w:spacing w:line="400" w:lineRule="exact"/>
              <w:jc w:val="center"/>
              <w:rPr>
                <w:szCs w:val="21"/>
              </w:rPr>
            </w:pPr>
            <w:r>
              <w:rPr>
                <w:rFonts w:hint="eastAsia"/>
                <w:szCs w:val="21"/>
              </w:rPr>
              <w:t>字节</w:t>
            </w:r>
          </w:p>
        </w:tc>
        <w:tc>
          <w:tcPr>
            <w:tcW w:w="1220" w:type="dxa"/>
          </w:tcPr>
          <w:p w:rsidR="00370ECC" w:rsidRDefault="00370ECC" w:rsidP="00F439A5">
            <w:pPr>
              <w:spacing w:line="400" w:lineRule="exact"/>
              <w:ind w:left="360"/>
              <w:jc w:val="center"/>
              <w:rPr>
                <w:szCs w:val="21"/>
              </w:rPr>
            </w:pPr>
            <w:r w:rsidRPr="00F439A5">
              <w:rPr>
                <w:rFonts w:hint="eastAsia"/>
                <w:szCs w:val="21"/>
              </w:rPr>
              <w:t>电平信号</w:t>
            </w:r>
          </w:p>
          <w:p w:rsidR="00370ECC" w:rsidRDefault="00370ECC" w:rsidP="00F439A5">
            <w:pPr>
              <w:spacing w:line="400" w:lineRule="exact"/>
              <w:ind w:left="360"/>
              <w:jc w:val="center"/>
              <w:rPr>
                <w:szCs w:val="21"/>
              </w:rPr>
            </w:pPr>
            <w:r w:rsidRPr="00F439A5">
              <w:rPr>
                <w:rFonts w:hint="eastAsia"/>
                <w:szCs w:val="21"/>
              </w:rPr>
              <w:t>00H</w:t>
            </w:r>
            <w:r>
              <w:rPr>
                <w:rFonts w:hint="eastAsia"/>
                <w:szCs w:val="21"/>
              </w:rPr>
              <w:t>-</w:t>
            </w:r>
            <w:r w:rsidRPr="00F439A5">
              <w:rPr>
                <w:rFonts w:hint="eastAsia"/>
                <w:szCs w:val="21"/>
              </w:rPr>
              <w:t>无效</w:t>
            </w:r>
          </w:p>
          <w:p w:rsidR="00370ECC" w:rsidRDefault="00370ECC" w:rsidP="00F439A5">
            <w:pPr>
              <w:spacing w:line="400" w:lineRule="exact"/>
              <w:ind w:left="360"/>
              <w:jc w:val="center"/>
              <w:rPr>
                <w:szCs w:val="21"/>
              </w:rPr>
            </w:pPr>
            <w:r w:rsidRPr="00F439A5">
              <w:rPr>
                <w:rFonts w:hint="eastAsia"/>
                <w:szCs w:val="21"/>
              </w:rPr>
              <w:t>01H</w:t>
            </w:r>
            <w:r>
              <w:rPr>
                <w:rFonts w:hint="eastAsia"/>
                <w:szCs w:val="21"/>
              </w:rPr>
              <w:t>-</w:t>
            </w:r>
            <w:r w:rsidRPr="00F439A5">
              <w:rPr>
                <w:rFonts w:hint="eastAsia"/>
                <w:szCs w:val="21"/>
              </w:rPr>
              <w:t>全暖</w:t>
            </w:r>
          </w:p>
          <w:p w:rsidR="00370ECC" w:rsidRDefault="00370ECC" w:rsidP="00F439A5">
            <w:pPr>
              <w:spacing w:line="400" w:lineRule="exact"/>
              <w:ind w:left="360"/>
              <w:jc w:val="center"/>
              <w:rPr>
                <w:szCs w:val="21"/>
              </w:rPr>
            </w:pPr>
            <w:r w:rsidRPr="00F439A5">
              <w:rPr>
                <w:rFonts w:hint="eastAsia"/>
                <w:szCs w:val="21"/>
              </w:rPr>
              <w:t>02H</w:t>
            </w:r>
            <w:r>
              <w:rPr>
                <w:rFonts w:hint="eastAsia"/>
                <w:szCs w:val="21"/>
              </w:rPr>
              <w:t>-</w:t>
            </w:r>
            <w:r w:rsidRPr="00F439A5">
              <w:rPr>
                <w:rFonts w:hint="eastAsia"/>
                <w:szCs w:val="21"/>
              </w:rPr>
              <w:t>半暖</w:t>
            </w:r>
          </w:p>
          <w:p w:rsidR="00370ECC" w:rsidRDefault="00370ECC" w:rsidP="00F439A5">
            <w:pPr>
              <w:spacing w:line="400" w:lineRule="exact"/>
              <w:ind w:left="360"/>
              <w:jc w:val="center"/>
              <w:rPr>
                <w:szCs w:val="21"/>
              </w:rPr>
            </w:pPr>
            <w:r w:rsidRPr="00F439A5">
              <w:rPr>
                <w:rFonts w:hint="eastAsia"/>
                <w:szCs w:val="21"/>
              </w:rPr>
              <w:t>03H</w:t>
            </w:r>
            <w:r>
              <w:rPr>
                <w:rFonts w:hint="eastAsia"/>
                <w:szCs w:val="21"/>
              </w:rPr>
              <w:t>-</w:t>
            </w:r>
            <w:r w:rsidRPr="00F439A5">
              <w:rPr>
                <w:rFonts w:hint="eastAsia"/>
                <w:szCs w:val="21"/>
              </w:rPr>
              <w:t>全冷</w:t>
            </w:r>
          </w:p>
          <w:p w:rsidR="00370ECC" w:rsidRDefault="00370ECC" w:rsidP="00F439A5">
            <w:pPr>
              <w:spacing w:line="400" w:lineRule="exact"/>
              <w:ind w:left="360"/>
              <w:jc w:val="center"/>
              <w:rPr>
                <w:szCs w:val="21"/>
              </w:rPr>
            </w:pPr>
            <w:r w:rsidRPr="00F439A5">
              <w:rPr>
                <w:rFonts w:hint="eastAsia"/>
                <w:szCs w:val="21"/>
              </w:rPr>
              <w:t>04H</w:t>
            </w:r>
            <w:r>
              <w:rPr>
                <w:rFonts w:hint="eastAsia"/>
                <w:szCs w:val="21"/>
              </w:rPr>
              <w:t>-</w:t>
            </w:r>
            <w:r w:rsidRPr="00F439A5">
              <w:rPr>
                <w:rFonts w:hint="eastAsia"/>
                <w:szCs w:val="21"/>
              </w:rPr>
              <w:t>半冷</w:t>
            </w:r>
          </w:p>
          <w:p w:rsidR="00370ECC" w:rsidRDefault="00370ECC" w:rsidP="00F439A5">
            <w:pPr>
              <w:spacing w:line="400" w:lineRule="exact"/>
              <w:ind w:left="360"/>
              <w:jc w:val="center"/>
              <w:rPr>
                <w:szCs w:val="21"/>
              </w:rPr>
            </w:pPr>
            <w:r w:rsidRPr="00F439A5">
              <w:rPr>
                <w:rFonts w:hint="eastAsia"/>
                <w:szCs w:val="21"/>
              </w:rPr>
              <w:lastRenderedPageBreak/>
              <w:t>05H</w:t>
            </w:r>
            <w:r>
              <w:rPr>
                <w:rFonts w:hint="eastAsia"/>
                <w:szCs w:val="21"/>
              </w:rPr>
              <w:t>-</w:t>
            </w:r>
            <w:r w:rsidRPr="00F439A5">
              <w:rPr>
                <w:rFonts w:hint="eastAsia"/>
                <w:szCs w:val="21"/>
              </w:rPr>
              <w:t>通风</w:t>
            </w:r>
          </w:p>
          <w:p w:rsidR="00370ECC" w:rsidRDefault="00370ECC" w:rsidP="00F439A5">
            <w:pPr>
              <w:spacing w:line="400" w:lineRule="exact"/>
              <w:ind w:left="360"/>
              <w:jc w:val="center"/>
              <w:rPr>
                <w:szCs w:val="21"/>
              </w:rPr>
            </w:pPr>
            <w:r w:rsidRPr="00F439A5">
              <w:rPr>
                <w:rFonts w:hint="eastAsia"/>
                <w:szCs w:val="21"/>
              </w:rPr>
              <w:t>06H</w:t>
            </w:r>
            <w:r>
              <w:rPr>
                <w:rFonts w:hint="eastAsia"/>
                <w:szCs w:val="21"/>
              </w:rPr>
              <w:t>-</w:t>
            </w:r>
            <w:r w:rsidRPr="00F439A5">
              <w:rPr>
                <w:rFonts w:hint="eastAsia"/>
                <w:szCs w:val="21"/>
              </w:rPr>
              <w:t>自动</w:t>
            </w:r>
          </w:p>
          <w:p w:rsidR="00370ECC" w:rsidRPr="0083023E" w:rsidRDefault="00370ECC" w:rsidP="00F439A5">
            <w:pPr>
              <w:spacing w:line="400" w:lineRule="exact"/>
              <w:ind w:left="360"/>
              <w:jc w:val="center"/>
              <w:rPr>
                <w:szCs w:val="21"/>
              </w:rPr>
            </w:pPr>
            <w:r w:rsidRPr="00F439A5">
              <w:rPr>
                <w:rFonts w:hint="eastAsia"/>
                <w:szCs w:val="21"/>
              </w:rPr>
              <w:t>07H</w:t>
            </w:r>
            <w:r>
              <w:rPr>
                <w:rFonts w:hint="eastAsia"/>
                <w:szCs w:val="21"/>
              </w:rPr>
              <w:t>-</w:t>
            </w:r>
            <w:r w:rsidRPr="00F439A5">
              <w:rPr>
                <w:rFonts w:hint="eastAsia"/>
                <w:szCs w:val="21"/>
              </w:rPr>
              <w:t>停止</w:t>
            </w:r>
          </w:p>
        </w:tc>
        <w:tc>
          <w:tcPr>
            <w:tcW w:w="1560" w:type="dxa"/>
          </w:tcPr>
          <w:p w:rsidR="00370ECC" w:rsidRPr="00D91491" w:rsidRDefault="00370ECC" w:rsidP="00EA5267">
            <w:pPr>
              <w:spacing w:line="400" w:lineRule="exact"/>
              <w:jc w:val="center"/>
              <w:rPr>
                <w:szCs w:val="21"/>
              </w:rPr>
            </w:pPr>
          </w:p>
        </w:tc>
      </w:tr>
      <w:tr w:rsidR="00370ECC" w:rsidRPr="0083023E" w:rsidTr="00E861E7">
        <w:trPr>
          <w:jc w:val="center"/>
        </w:trPr>
        <w:tc>
          <w:tcPr>
            <w:tcW w:w="1231" w:type="dxa"/>
            <w:vAlign w:val="center"/>
          </w:tcPr>
          <w:p w:rsidR="00370ECC" w:rsidRDefault="00370ECC" w:rsidP="00EA5267">
            <w:pPr>
              <w:spacing w:line="400" w:lineRule="exact"/>
              <w:jc w:val="center"/>
              <w:rPr>
                <w:szCs w:val="21"/>
              </w:rPr>
            </w:pPr>
            <w:r>
              <w:rPr>
                <w:rFonts w:hint="eastAsia"/>
                <w:szCs w:val="21"/>
              </w:rPr>
              <w:lastRenderedPageBreak/>
              <w:t>设置温度</w:t>
            </w:r>
          </w:p>
        </w:tc>
        <w:tc>
          <w:tcPr>
            <w:tcW w:w="1109" w:type="dxa"/>
            <w:vAlign w:val="center"/>
          </w:tcPr>
          <w:p w:rsidR="00370ECC" w:rsidRDefault="00370ECC" w:rsidP="00EA5267">
            <w:pPr>
              <w:spacing w:line="400" w:lineRule="exact"/>
              <w:jc w:val="center"/>
              <w:rPr>
                <w:szCs w:val="21"/>
              </w:rPr>
            </w:pPr>
            <w:r>
              <w:rPr>
                <w:rFonts w:hint="eastAsia"/>
                <w:szCs w:val="21"/>
              </w:rPr>
              <w:t>TCMS</w:t>
            </w:r>
          </w:p>
        </w:tc>
        <w:tc>
          <w:tcPr>
            <w:tcW w:w="1756" w:type="dxa"/>
          </w:tcPr>
          <w:p w:rsidR="00370ECC" w:rsidRDefault="00370ECC" w:rsidP="00973FDD">
            <w:pPr>
              <w:spacing w:line="400" w:lineRule="exact"/>
              <w:jc w:val="center"/>
              <w:rPr>
                <w:szCs w:val="21"/>
              </w:rPr>
            </w:pPr>
            <w:r>
              <w:rPr>
                <w:rFonts w:hint="eastAsia"/>
                <w:szCs w:val="21"/>
              </w:rPr>
              <w:t>1</w:t>
            </w:r>
            <w:r>
              <w:rPr>
                <w:rFonts w:hint="eastAsia"/>
                <w:szCs w:val="21"/>
              </w:rPr>
              <w:t>车：</w:t>
            </w:r>
          </w:p>
          <w:p w:rsidR="00370ECC" w:rsidRDefault="00370ECC" w:rsidP="00973FDD">
            <w:pPr>
              <w:spacing w:line="400" w:lineRule="exact"/>
              <w:jc w:val="center"/>
              <w:rPr>
                <w:szCs w:val="21"/>
              </w:rPr>
            </w:pPr>
            <w:r>
              <w:rPr>
                <w:rFonts w:hint="eastAsia"/>
                <w:szCs w:val="21"/>
              </w:rPr>
              <w:t>0x1D0/30</w:t>
            </w:r>
          </w:p>
          <w:p w:rsidR="00370ECC" w:rsidRDefault="00370ECC" w:rsidP="00973FDD">
            <w:pPr>
              <w:spacing w:line="400" w:lineRule="exact"/>
              <w:jc w:val="center"/>
              <w:rPr>
                <w:szCs w:val="21"/>
              </w:rPr>
            </w:pPr>
            <w:r>
              <w:rPr>
                <w:rFonts w:hint="eastAsia"/>
                <w:szCs w:val="21"/>
              </w:rPr>
              <w:t>4</w:t>
            </w:r>
            <w:r>
              <w:rPr>
                <w:rFonts w:hint="eastAsia"/>
                <w:szCs w:val="21"/>
              </w:rPr>
              <w:t>车：</w:t>
            </w:r>
          </w:p>
          <w:p w:rsidR="00370ECC" w:rsidRPr="0083023E" w:rsidRDefault="00370ECC" w:rsidP="00973FDD">
            <w:pPr>
              <w:spacing w:line="400" w:lineRule="exact"/>
              <w:jc w:val="center"/>
              <w:rPr>
                <w:szCs w:val="21"/>
              </w:rPr>
            </w:pPr>
            <w:r>
              <w:rPr>
                <w:rFonts w:hint="eastAsia"/>
                <w:szCs w:val="21"/>
              </w:rPr>
              <w:t>0x6D0/30</w:t>
            </w:r>
          </w:p>
        </w:tc>
        <w:tc>
          <w:tcPr>
            <w:tcW w:w="1513" w:type="dxa"/>
          </w:tcPr>
          <w:p w:rsidR="00370ECC" w:rsidRDefault="00370ECC" w:rsidP="00EA5267">
            <w:pPr>
              <w:spacing w:line="400" w:lineRule="exact"/>
              <w:jc w:val="center"/>
              <w:rPr>
                <w:szCs w:val="21"/>
              </w:rPr>
            </w:pPr>
            <w:r>
              <w:rPr>
                <w:rFonts w:hint="eastAsia"/>
                <w:szCs w:val="21"/>
              </w:rPr>
              <w:t>字节</w:t>
            </w:r>
          </w:p>
        </w:tc>
        <w:tc>
          <w:tcPr>
            <w:tcW w:w="1220" w:type="dxa"/>
          </w:tcPr>
          <w:p w:rsidR="00370ECC" w:rsidRPr="0083023E" w:rsidRDefault="00370ECC" w:rsidP="00A90CC5">
            <w:pPr>
              <w:spacing w:line="400" w:lineRule="exact"/>
              <w:ind w:left="360"/>
              <w:rPr>
                <w:szCs w:val="21"/>
              </w:rPr>
            </w:pPr>
            <w:r>
              <w:rPr>
                <w:rFonts w:hint="eastAsia"/>
                <w:szCs w:val="21"/>
              </w:rPr>
              <w:t>（温度值</w:t>
            </w:r>
            <w:r>
              <w:rPr>
                <w:rFonts w:hint="eastAsia"/>
                <w:szCs w:val="21"/>
              </w:rPr>
              <w:t>+100</w:t>
            </w:r>
            <w:r>
              <w:rPr>
                <w:rFonts w:hint="eastAsia"/>
                <w:szCs w:val="21"/>
              </w:rPr>
              <w:t>）</w:t>
            </w:r>
            <w:r>
              <w:rPr>
                <w:rFonts w:hint="eastAsia"/>
                <w:szCs w:val="21"/>
              </w:rPr>
              <w:t>*2</w:t>
            </w:r>
          </w:p>
        </w:tc>
        <w:tc>
          <w:tcPr>
            <w:tcW w:w="1560" w:type="dxa"/>
          </w:tcPr>
          <w:p w:rsidR="00370ECC" w:rsidRDefault="00370ECC" w:rsidP="00A90CC5">
            <w:pPr>
              <w:spacing w:line="400" w:lineRule="exact"/>
              <w:jc w:val="left"/>
              <w:rPr>
                <w:szCs w:val="21"/>
              </w:rPr>
            </w:pPr>
            <w:r w:rsidRPr="00752DD8">
              <w:rPr>
                <w:rFonts w:hint="eastAsia"/>
                <w:szCs w:val="21"/>
              </w:rPr>
              <w:t>温度值</w:t>
            </w:r>
            <w:r w:rsidRPr="00752DD8">
              <w:rPr>
                <w:rFonts w:hint="eastAsia"/>
                <w:szCs w:val="21"/>
              </w:rPr>
              <w:t>0</w:t>
            </w:r>
            <w:r>
              <w:rPr>
                <w:rFonts w:hint="eastAsia"/>
                <w:szCs w:val="21"/>
              </w:rPr>
              <w:t>~</w:t>
            </w:r>
            <w:r w:rsidRPr="00752DD8">
              <w:rPr>
                <w:rFonts w:hint="eastAsia"/>
                <w:szCs w:val="21"/>
              </w:rPr>
              <w:t>255</w:t>
            </w:r>
            <w:r w:rsidRPr="00752DD8">
              <w:rPr>
                <w:rFonts w:hint="eastAsia"/>
                <w:szCs w:val="21"/>
              </w:rPr>
              <w:t>对应</w:t>
            </w:r>
            <w:r w:rsidRPr="00752DD8">
              <w:rPr>
                <w:rFonts w:hint="eastAsia"/>
                <w:szCs w:val="21"/>
              </w:rPr>
              <w:t>-50</w:t>
            </w:r>
            <w:r w:rsidRPr="00752DD8">
              <w:rPr>
                <w:rFonts w:hint="eastAsia"/>
                <w:szCs w:val="21"/>
              </w:rPr>
              <w:t>度</w:t>
            </w:r>
            <w:r w:rsidRPr="00752DD8">
              <w:rPr>
                <w:rFonts w:hint="eastAsia"/>
                <w:szCs w:val="21"/>
              </w:rPr>
              <w:t xml:space="preserve"> ~ 77.5</w:t>
            </w:r>
            <w:r w:rsidRPr="00752DD8">
              <w:rPr>
                <w:rFonts w:hint="eastAsia"/>
                <w:szCs w:val="21"/>
              </w:rPr>
              <w:t>度，</w:t>
            </w:r>
            <w:r w:rsidRPr="00752DD8">
              <w:rPr>
                <w:rFonts w:hint="eastAsia"/>
                <w:szCs w:val="21"/>
              </w:rPr>
              <w:t>100</w:t>
            </w:r>
            <w:r w:rsidRPr="00752DD8">
              <w:rPr>
                <w:rFonts w:hint="eastAsia"/>
                <w:szCs w:val="21"/>
              </w:rPr>
              <w:t>对应</w:t>
            </w:r>
            <w:r w:rsidRPr="00752DD8">
              <w:rPr>
                <w:rFonts w:hint="eastAsia"/>
                <w:szCs w:val="21"/>
              </w:rPr>
              <w:t xml:space="preserve"> 0</w:t>
            </w:r>
            <w:r w:rsidRPr="00752DD8">
              <w:rPr>
                <w:rFonts w:hint="eastAsia"/>
                <w:szCs w:val="21"/>
              </w:rPr>
              <w:t>°</w:t>
            </w:r>
          </w:p>
          <w:p w:rsidR="00370ECC" w:rsidRDefault="00370ECC" w:rsidP="00A90CC5">
            <w:pPr>
              <w:spacing w:line="400" w:lineRule="exact"/>
              <w:jc w:val="left"/>
              <w:rPr>
                <w:szCs w:val="21"/>
              </w:rPr>
            </w:pPr>
            <w:r>
              <w:rPr>
                <w:rFonts w:hint="eastAsia"/>
                <w:szCs w:val="21"/>
              </w:rPr>
              <w:t>制暖：</w:t>
            </w:r>
            <w:r>
              <w:rPr>
                <w:rFonts w:hint="eastAsia"/>
                <w:szCs w:val="21"/>
              </w:rPr>
              <w:t>11~18</w:t>
            </w:r>
            <w:r>
              <w:rPr>
                <w:rFonts w:hint="eastAsia"/>
                <w:szCs w:val="21"/>
              </w:rPr>
              <w:t>℃</w:t>
            </w:r>
          </w:p>
          <w:p w:rsidR="00370ECC" w:rsidRDefault="00370ECC" w:rsidP="00A90CC5">
            <w:pPr>
              <w:spacing w:line="400" w:lineRule="exact"/>
              <w:jc w:val="left"/>
              <w:rPr>
                <w:szCs w:val="21"/>
              </w:rPr>
            </w:pPr>
            <w:r>
              <w:rPr>
                <w:rFonts w:hint="eastAsia"/>
                <w:szCs w:val="21"/>
              </w:rPr>
              <w:t>制冷：</w:t>
            </w:r>
            <w:r>
              <w:rPr>
                <w:rFonts w:hint="eastAsia"/>
                <w:szCs w:val="21"/>
              </w:rPr>
              <w:t>19~27</w:t>
            </w:r>
            <w:r>
              <w:rPr>
                <w:rFonts w:hint="eastAsia"/>
                <w:szCs w:val="21"/>
              </w:rPr>
              <w:t>℃</w:t>
            </w:r>
          </w:p>
          <w:p w:rsidR="00370ECC" w:rsidRPr="00D91491" w:rsidRDefault="00370ECC" w:rsidP="00A90CC5">
            <w:pPr>
              <w:spacing w:line="400" w:lineRule="exact"/>
              <w:jc w:val="left"/>
              <w:rPr>
                <w:szCs w:val="21"/>
              </w:rPr>
            </w:pPr>
            <w:r>
              <w:rPr>
                <w:rFonts w:hint="eastAsia"/>
                <w:szCs w:val="21"/>
              </w:rPr>
              <w:t>自动、通风、停机不能设置</w:t>
            </w:r>
          </w:p>
        </w:tc>
      </w:tr>
    </w:tbl>
    <w:p w:rsidR="00781EF4" w:rsidRDefault="00781EF4" w:rsidP="00781EF4">
      <w:pPr>
        <w:pStyle w:val="a6"/>
        <w:spacing w:line="360" w:lineRule="auto"/>
        <w:ind w:left="846" w:firstLineChars="0" w:firstLine="0"/>
        <w:rPr>
          <w:rFonts w:hAnsi="宋体"/>
          <w:b/>
          <w:sz w:val="24"/>
        </w:rPr>
      </w:pPr>
    </w:p>
    <w:p w:rsidR="00423E41" w:rsidRDefault="00423E41" w:rsidP="007954B7">
      <w:pPr>
        <w:pStyle w:val="2"/>
      </w:pPr>
      <w:bookmarkStart w:id="81" w:name="_Toc469301100"/>
      <w:r>
        <w:rPr>
          <w:rFonts w:hint="eastAsia"/>
        </w:rPr>
        <w:t>事件界面</w:t>
      </w:r>
      <w:bookmarkEnd w:id="81"/>
    </w:p>
    <w:p w:rsidR="00EA5267" w:rsidRPr="00EA5267" w:rsidRDefault="00EA5267" w:rsidP="00A01869">
      <w:pPr>
        <w:pStyle w:val="a6"/>
        <w:adjustRightInd w:val="0"/>
        <w:snapToGrid w:val="0"/>
        <w:spacing w:beforeLines="50" w:line="360" w:lineRule="auto"/>
        <w:ind w:left="845" w:firstLine="480"/>
        <w:jc w:val="left"/>
        <w:rPr>
          <w:rFonts w:hAnsi="宋体"/>
          <w:bCs/>
          <w:sz w:val="24"/>
          <w:szCs w:val="21"/>
        </w:rPr>
      </w:pPr>
      <w:r w:rsidRPr="00EA5267">
        <w:rPr>
          <w:rFonts w:hAnsi="宋体" w:hint="eastAsia"/>
          <w:bCs/>
          <w:sz w:val="24"/>
          <w:szCs w:val="21"/>
        </w:rPr>
        <w:t>该界面显示列车现存故障、历史故障以及故障操作提示。现存故障为当前存在的故障，见下图：</w:t>
      </w:r>
    </w:p>
    <w:p w:rsidR="00EA5267" w:rsidRPr="00EA5267" w:rsidRDefault="00D55B58" w:rsidP="00A01869">
      <w:pPr>
        <w:pStyle w:val="a6"/>
        <w:adjustRightInd w:val="0"/>
        <w:snapToGrid w:val="0"/>
        <w:spacing w:beforeLines="50" w:line="360" w:lineRule="auto"/>
        <w:ind w:left="846" w:firstLineChars="0" w:firstLine="0"/>
        <w:jc w:val="center"/>
        <w:rPr>
          <w:sz w:val="24"/>
        </w:rPr>
      </w:pPr>
      <w:r>
        <w:rPr>
          <w:noProof/>
        </w:rPr>
        <w:drawing>
          <wp:inline distT="0" distB="0" distL="0" distR="0">
            <wp:extent cx="4658360" cy="3493770"/>
            <wp:effectExtent l="0" t="0" r="8890" b="0"/>
            <wp:docPr id="70" name="图片 70" descr="现存故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现存故障"/>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8360" cy="3493770"/>
                    </a:xfrm>
                    <a:prstGeom prst="rect">
                      <a:avLst/>
                    </a:prstGeom>
                    <a:noFill/>
                    <a:ln>
                      <a:noFill/>
                    </a:ln>
                  </pic:spPr>
                </pic:pic>
              </a:graphicData>
            </a:graphic>
          </wp:inline>
        </w:drawing>
      </w:r>
    </w:p>
    <w:p w:rsid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lastRenderedPageBreak/>
        <w:t>代码：故障编号；</w:t>
      </w:r>
    </w:p>
    <w:p w:rsidR="00BA0C14" w:rsidRPr="00EA5267" w:rsidRDefault="00BA0C14" w:rsidP="00A01869">
      <w:pPr>
        <w:pStyle w:val="a6"/>
        <w:adjustRightInd w:val="0"/>
        <w:snapToGrid w:val="0"/>
        <w:spacing w:beforeLines="50" w:line="360" w:lineRule="auto"/>
        <w:ind w:leftChars="200" w:left="660" w:hangingChars="100" w:hanging="240"/>
        <w:jc w:val="left"/>
        <w:rPr>
          <w:rFonts w:hAnsi="宋体"/>
          <w:bCs/>
          <w:sz w:val="24"/>
          <w:szCs w:val="21"/>
        </w:rPr>
      </w:pPr>
      <w:r w:rsidRPr="00EA5267">
        <w:rPr>
          <w:rFonts w:hAnsi="宋体" w:hint="eastAsia"/>
          <w:bCs/>
          <w:sz w:val="24"/>
          <w:szCs w:val="21"/>
        </w:rPr>
        <w:t>故障等级：分三个等级，分别为</w:t>
      </w:r>
      <w:r w:rsidRPr="00EA5267">
        <w:rPr>
          <w:rFonts w:hAnsi="宋体"/>
          <w:bCs/>
          <w:sz w:val="24"/>
          <w:szCs w:val="21"/>
        </w:rPr>
        <w:t>1</w:t>
      </w:r>
      <w:r>
        <w:rPr>
          <w:rFonts w:hAnsi="宋体" w:hint="eastAsia"/>
          <w:bCs/>
          <w:sz w:val="24"/>
          <w:szCs w:val="21"/>
        </w:rPr>
        <w:t>级故障、</w:t>
      </w:r>
      <w:r w:rsidRPr="00EA5267">
        <w:rPr>
          <w:rFonts w:hAnsi="宋体" w:hint="eastAsia"/>
          <w:bCs/>
          <w:sz w:val="24"/>
          <w:szCs w:val="21"/>
        </w:rPr>
        <w:t>２</w:t>
      </w:r>
      <w:r>
        <w:rPr>
          <w:rFonts w:hAnsi="宋体" w:hint="eastAsia"/>
          <w:bCs/>
          <w:sz w:val="24"/>
          <w:szCs w:val="21"/>
        </w:rPr>
        <w:t>级故障</w:t>
      </w:r>
      <w:r w:rsidRPr="00EA5267">
        <w:rPr>
          <w:rFonts w:hAnsi="宋体" w:hint="eastAsia"/>
          <w:bCs/>
          <w:sz w:val="24"/>
          <w:szCs w:val="21"/>
        </w:rPr>
        <w:t>、</w:t>
      </w:r>
      <w:r w:rsidRPr="00EA5267">
        <w:rPr>
          <w:rFonts w:hAnsi="宋体"/>
          <w:bCs/>
          <w:sz w:val="24"/>
          <w:szCs w:val="21"/>
        </w:rPr>
        <w:t>3</w:t>
      </w:r>
      <w:r>
        <w:rPr>
          <w:rFonts w:hAnsi="宋体" w:hint="eastAsia"/>
          <w:bCs/>
          <w:sz w:val="24"/>
          <w:szCs w:val="21"/>
        </w:rPr>
        <w:t>级故障</w:t>
      </w:r>
    </w:p>
    <w:p w:rsidR="00EA5267" w:rsidRP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故障内容：故障具体信息；</w:t>
      </w:r>
    </w:p>
    <w:p w:rsidR="00EA5267" w:rsidRP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故障时间：故障发生时间。</w:t>
      </w:r>
    </w:p>
    <w:p w:rsidR="00EA5267" w:rsidRPr="00EA5267" w:rsidRDefault="00EA5267" w:rsidP="00A01869">
      <w:pPr>
        <w:pStyle w:val="a6"/>
        <w:adjustRightInd w:val="0"/>
        <w:snapToGrid w:val="0"/>
        <w:spacing w:beforeLines="50" w:line="360" w:lineRule="auto"/>
        <w:ind w:left="846" w:firstLineChars="0" w:firstLine="0"/>
        <w:jc w:val="left"/>
        <w:rPr>
          <w:rFonts w:hAnsi="宋体"/>
          <w:bCs/>
          <w:sz w:val="24"/>
          <w:szCs w:val="21"/>
        </w:rPr>
      </w:pPr>
      <w:r w:rsidRPr="00EA5267">
        <w:rPr>
          <w:rFonts w:hAnsi="宋体" w:hint="eastAsia"/>
          <w:bCs/>
          <w:sz w:val="24"/>
          <w:szCs w:val="21"/>
        </w:rPr>
        <w:t>历史故障显示已发生的故障信息，如下图：</w:t>
      </w:r>
    </w:p>
    <w:p w:rsidR="00EA5267" w:rsidRPr="00EA5267" w:rsidRDefault="00D55B58" w:rsidP="00A01869">
      <w:pPr>
        <w:adjustRightInd w:val="0"/>
        <w:snapToGrid w:val="0"/>
        <w:spacing w:beforeLines="50" w:line="360" w:lineRule="auto"/>
        <w:ind w:left="426"/>
        <w:jc w:val="center"/>
        <w:rPr>
          <w:b/>
          <w:sz w:val="24"/>
          <w:highlight w:val="yellow"/>
        </w:rPr>
      </w:pPr>
      <w:r>
        <w:rPr>
          <w:noProof/>
        </w:rPr>
        <w:drawing>
          <wp:inline distT="0" distB="0" distL="0" distR="0">
            <wp:extent cx="4908550" cy="3691890"/>
            <wp:effectExtent l="0" t="0" r="6350" b="3810"/>
            <wp:docPr id="71" name="图片 71" descr="历史故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历史故障"/>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8550" cy="3691890"/>
                    </a:xfrm>
                    <a:prstGeom prst="rect">
                      <a:avLst/>
                    </a:prstGeom>
                    <a:noFill/>
                    <a:ln>
                      <a:noFill/>
                    </a:ln>
                  </pic:spPr>
                </pic:pic>
              </a:graphicData>
            </a:graphic>
          </wp:inline>
        </w:drawing>
      </w:r>
    </w:p>
    <w:p w:rsidR="00EA5267" w:rsidRP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显示的故障属性与现存故障的一致，只是故障时间多了故障结束时间，如下图：</w:t>
      </w:r>
    </w:p>
    <w:p w:rsidR="00EA5267" w:rsidRPr="00EA5267" w:rsidRDefault="00D55B58" w:rsidP="00A01869">
      <w:pPr>
        <w:adjustRightInd w:val="0"/>
        <w:snapToGrid w:val="0"/>
        <w:spacing w:beforeLines="50" w:line="360" w:lineRule="auto"/>
        <w:ind w:left="426"/>
        <w:jc w:val="left"/>
        <w:rPr>
          <w:rFonts w:hAnsi="宋体"/>
          <w:bCs/>
          <w:sz w:val="24"/>
          <w:szCs w:val="21"/>
        </w:rPr>
      </w:pPr>
      <w:r>
        <w:rPr>
          <w:noProof/>
        </w:rPr>
        <w:drawing>
          <wp:inline distT="0" distB="0" distL="0" distR="0">
            <wp:extent cx="1276985" cy="319405"/>
            <wp:effectExtent l="0" t="0" r="0" b="444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985" cy="319405"/>
                    </a:xfrm>
                    <a:prstGeom prst="rect">
                      <a:avLst/>
                    </a:prstGeom>
                    <a:noFill/>
                    <a:ln>
                      <a:noFill/>
                    </a:ln>
                  </pic:spPr>
                </pic:pic>
              </a:graphicData>
            </a:graphic>
          </wp:inline>
        </w:drawing>
      </w:r>
    </w:p>
    <w:p w:rsidR="00EA5267" w:rsidRPr="00EA5267" w:rsidRDefault="00EA5267" w:rsidP="00A01869">
      <w:pPr>
        <w:pStyle w:val="a6"/>
        <w:adjustRightInd w:val="0"/>
        <w:snapToGrid w:val="0"/>
        <w:spacing w:beforeLines="50" w:line="360" w:lineRule="auto"/>
        <w:ind w:left="426" w:firstLine="480"/>
        <w:jc w:val="left"/>
        <w:rPr>
          <w:rFonts w:hAnsi="宋体"/>
          <w:bCs/>
          <w:sz w:val="24"/>
          <w:szCs w:val="21"/>
        </w:rPr>
      </w:pPr>
      <w:r w:rsidRPr="00EA5267">
        <w:rPr>
          <w:rFonts w:hAnsi="宋体" w:hint="eastAsia"/>
          <w:bCs/>
          <w:sz w:val="24"/>
          <w:szCs w:val="21"/>
        </w:rPr>
        <w:t>上方为故障发</w:t>
      </w:r>
      <w:r w:rsidR="00C242BC">
        <w:rPr>
          <w:rFonts w:hAnsi="宋体" w:hint="eastAsia"/>
          <w:bCs/>
          <w:sz w:val="24"/>
          <w:szCs w:val="21"/>
        </w:rPr>
        <w:t>生时间，下方为故障结束时间。故障开始和结束时间在同一天，则只显示一个日期。</w:t>
      </w:r>
      <w:r w:rsidRPr="00EA5267">
        <w:rPr>
          <w:rFonts w:hAnsi="宋体" w:hint="eastAsia"/>
          <w:bCs/>
          <w:sz w:val="24"/>
          <w:szCs w:val="21"/>
        </w:rPr>
        <w:t>“－”表示故障未复位时显示器断电，未对故障结束时间进行纪录，或者此故障是现存故障。</w:t>
      </w:r>
    </w:p>
    <w:p w:rsidR="00EA5267" w:rsidRP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在现存故障、历史故障界面中选定目标故障，按“操作提示”键可进入故障操作提示界面，对故障进行操作提示，如下图：</w:t>
      </w:r>
    </w:p>
    <w:p w:rsidR="00EA5267" w:rsidRPr="00EA5267" w:rsidRDefault="00D55B58" w:rsidP="00A01869">
      <w:pPr>
        <w:adjustRightInd w:val="0"/>
        <w:snapToGrid w:val="0"/>
        <w:spacing w:beforeLines="50" w:line="360" w:lineRule="auto"/>
        <w:ind w:left="426"/>
        <w:jc w:val="left"/>
        <w:rPr>
          <w:rFonts w:hAnsi="宋体"/>
          <w:bCs/>
          <w:sz w:val="24"/>
          <w:szCs w:val="21"/>
        </w:rPr>
      </w:pPr>
      <w:r>
        <w:rPr>
          <w:noProof/>
        </w:rPr>
        <w:lastRenderedPageBreak/>
        <w:drawing>
          <wp:inline distT="0" distB="0" distL="0" distR="0">
            <wp:extent cx="4393416" cy="34797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1" cy="348437"/>
                    </a:xfrm>
                    <a:prstGeom prst="rect">
                      <a:avLst/>
                    </a:prstGeom>
                    <a:noFill/>
                    <a:ln>
                      <a:noFill/>
                    </a:ln>
                  </pic:spPr>
                </pic:pic>
              </a:graphicData>
            </a:graphic>
          </wp:inline>
        </w:drawing>
      </w:r>
    </w:p>
    <w:p w:rsidR="00EA5267" w:rsidRPr="00EA5267" w:rsidRDefault="00EA5267"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蓝色光标表示选中的目标故障</w:t>
      </w:r>
      <w:r w:rsidR="00C242BC">
        <w:rPr>
          <w:rFonts w:hAnsi="宋体" w:hint="eastAsia"/>
          <w:bCs/>
          <w:sz w:val="24"/>
          <w:szCs w:val="21"/>
        </w:rPr>
        <w:t>，字体为黄色</w:t>
      </w:r>
      <w:r w:rsidRPr="00EA5267">
        <w:rPr>
          <w:rFonts w:hAnsi="宋体" w:hint="eastAsia"/>
          <w:bCs/>
          <w:sz w:val="24"/>
          <w:szCs w:val="21"/>
        </w:rPr>
        <w:t>。故障提示界面如下图：</w:t>
      </w:r>
    </w:p>
    <w:p w:rsidR="00EA5267" w:rsidRPr="00EA5267" w:rsidRDefault="00D55B58" w:rsidP="00A01869">
      <w:pPr>
        <w:adjustRightInd w:val="0"/>
        <w:snapToGrid w:val="0"/>
        <w:spacing w:beforeLines="50" w:line="360" w:lineRule="auto"/>
        <w:ind w:left="426"/>
        <w:jc w:val="center"/>
        <w:rPr>
          <w:sz w:val="24"/>
        </w:rPr>
      </w:pPr>
      <w:r>
        <w:rPr>
          <w:noProof/>
          <w:sz w:val="24"/>
        </w:rPr>
        <w:drawing>
          <wp:inline distT="0" distB="0" distL="0" distR="0">
            <wp:extent cx="4802972" cy="3601940"/>
            <wp:effectExtent l="0" t="0" r="0" b="0"/>
            <wp:docPr id="74" name="图片 74" descr="故障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故障提示"/>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2721" cy="3601752"/>
                    </a:xfrm>
                    <a:prstGeom prst="rect">
                      <a:avLst/>
                    </a:prstGeom>
                    <a:noFill/>
                    <a:ln>
                      <a:noFill/>
                    </a:ln>
                  </pic:spPr>
                </pic:pic>
              </a:graphicData>
            </a:graphic>
          </wp:inline>
        </w:drawing>
      </w:r>
      <w:r w:rsidR="005D3FE5">
        <w:rPr>
          <w:sz w:val="24"/>
        </w:rPr>
        <w:br w:type="textWrapping" w:clear="all"/>
      </w:r>
    </w:p>
    <w:p w:rsidR="00423E41" w:rsidRDefault="00423E41" w:rsidP="007954B7">
      <w:pPr>
        <w:pStyle w:val="2"/>
      </w:pPr>
      <w:bookmarkStart w:id="82" w:name="_Toc469301101"/>
      <w:r>
        <w:rPr>
          <w:rFonts w:hint="eastAsia"/>
        </w:rPr>
        <w:t>网络界面</w:t>
      </w:r>
      <w:bookmarkEnd w:id="82"/>
    </w:p>
    <w:p w:rsidR="00CF30C6" w:rsidRPr="00EA5267" w:rsidRDefault="00CF30C6" w:rsidP="00A01869">
      <w:pPr>
        <w:pStyle w:val="a6"/>
        <w:adjustRightInd w:val="0"/>
        <w:snapToGrid w:val="0"/>
        <w:spacing w:beforeLines="50" w:line="360" w:lineRule="auto"/>
        <w:ind w:left="845" w:firstLine="480"/>
        <w:jc w:val="left"/>
        <w:rPr>
          <w:rFonts w:hAnsi="宋体"/>
          <w:bCs/>
          <w:sz w:val="24"/>
          <w:szCs w:val="21"/>
        </w:rPr>
      </w:pPr>
      <w:r w:rsidRPr="00EA5267">
        <w:rPr>
          <w:rFonts w:hAnsi="宋体" w:hint="eastAsia"/>
          <w:bCs/>
          <w:sz w:val="24"/>
          <w:szCs w:val="21"/>
        </w:rPr>
        <w:t>该界面显示系统网络拓扑图及所有网络设备的通讯状态，如下图：</w:t>
      </w:r>
    </w:p>
    <w:p w:rsidR="00CF30C6" w:rsidRDefault="00CF30C6" w:rsidP="00A01869">
      <w:pPr>
        <w:adjustRightInd w:val="0"/>
        <w:snapToGrid w:val="0"/>
        <w:spacing w:beforeLines="50" w:line="360" w:lineRule="auto"/>
        <w:ind w:left="426"/>
        <w:jc w:val="center"/>
        <w:rPr>
          <w:sz w:val="24"/>
        </w:rPr>
      </w:pPr>
      <w:r>
        <w:rPr>
          <w:noProof/>
          <w:sz w:val="24"/>
        </w:rPr>
        <w:lastRenderedPageBreak/>
        <w:drawing>
          <wp:inline distT="0" distB="0" distL="0" distR="0">
            <wp:extent cx="4725670" cy="3562350"/>
            <wp:effectExtent l="0" t="0" r="0" b="0"/>
            <wp:docPr id="85" name="图片 85" descr="7号线网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7号线网络界面"/>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5670" cy="3562350"/>
                    </a:xfrm>
                    <a:prstGeom prst="rect">
                      <a:avLst/>
                    </a:prstGeom>
                    <a:noFill/>
                    <a:ln>
                      <a:noFill/>
                    </a:ln>
                  </pic:spPr>
                </pic:pic>
              </a:graphicData>
            </a:graphic>
          </wp:inline>
        </w:drawing>
      </w:r>
    </w:p>
    <w:tbl>
      <w:tblPr>
        <w:tblW w:w="8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3"/>
        <w:gridCol w:w="1210"/>
        <w:gridCol w:w="1920"/>
        <w:gridCol w:w="1322"/>
        <w:gridCol w:w="1087"/>
        <w:gridCol w:w="1624"/>
      </w:tblGrid>
      <w:tr w:rsidR="00E26D52" w:rsidRPr="00A233AB" w:rsidTr="00E26D52">
        <w:trPr>
          <w:jc w:val="center"/>
        </w:trPr>
        <w:tc>
          <w:tcPr>
            <w:tcW w:w="1233" w:type="dxa"/>
            <w:vAlign w:val="center"/>
          </w:tcPr>
          <w:p w:rsidR="00E26D52" w:rsidRPr="00A233AB" w:rsidRDefault="00E26D52" w:rsidP="00C70041">
            <w:pPr>
              <w:spacing w:line="400" w:lineRule="exact"/>
              <w:jc w:val="center"/>
              <w:rPr>
                <w:b/>
                <w:szCs w:val="21"/>
              </w:rPr>
            </w:pPr>
            <w:r w:rsidRPr="00A233AB">
              <w:rPr>
                <w:rFonts w:hint="eastAsia"/>
                <w:b/>
                <w:szCs w:val="21"/>
              </w:rPr>
              <w:t>信号名称</w:t>
            </w:r>
          </w:p>
        </w:tc>
        <w:tc>
          <w:tcPr>
            <w:tcW w:w="1210" w:type="dxa"/>
            <w:vAlign w:val="center"/>
          </w:tcPr>
          <w:p w:rsidR="00E26D52" w:rsidRPr="00A233AB" w:rsidRDefault="00E26D52" w:rsidP="00C70041">
            <w:pPr>
              <w:spacing w:line="400" w:lineRule="exact"/>
              <w:jc w:val="center"/>
              <w:rPr>
                <w:b/>
                <w:szCs w:val="21"/>
              </w:rPr>
            </w:pPr>
            <w:r w:rsidRPr="00A233AB">
              <w:rPr>
                <w:rFonts w:hint="eastAsia"/>
                <w:b/>
                <w:szCs w:val="21"/>
              </w:rPr>
              <w:t>系统</w:t>
            </w:r>
          </w:p>
        </w:tc>
        <w:tc>
          <w:tcPr>
            <w:tcW w:w="1920" w:type="dxa"/>
          </w:tcPr>
          <w:p w:rsidR="00E26D52" w:rsidRPr="00A233AB" w:rsidRDefault="00E26D52"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322" w:type="dxa"/>
          </w:tcPr>
          <w:p w:rsidR="00E26D52" w:rsidRPr="00A233AB" w:rsidRDefault="00E26D52"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087" w:type="dxa"/>
            <w:shd w:val="clear" w:color="auto" w:fill="auto"/>
          </w:tcPr>
          <w:p w:rsidR="00E26D52" w:rsidRPr="00A233AB" w:rsidRDefault="00E26D52" w:rsidP="00C70041">
            <w:pPr>
              <w:spacing w:line="400" w:lineRule="exact"/>
              <w:jc w:val="center"/>
              <w:rPr>
                <w:b/>
                <w:szCs w:val="21"/>
              </w:rPr>
            </w:pPr>
            <w:r w:rsidRPr="00A233AB">
              <w:rPr>
                <w:rFonts w:hint="eastAsia"/>
                <w:b/>
                <w:szCs w:val="21"/>
              </w:rPr>
              <w:t>处理、显示</w:t>
            </w:r>
          </w:p>
        </w:tc>
        <w:tc>
          <w:tcPr>
            <w:tcW w:w="1624" w:type="dxa"/>
            <w:shd w:val="clear" w:color="auto" w:fill="auto"/>
          </w:tcPr>
          <w:p w:rsidR="00E26D52" w:rsidRPr="00A233AB" w:rsidRDefault="00E26D52" w:rsidP="00C70041">
            <w:pPr>
              <w:spacing w:line="400" w:lineRule="exact"/>
              <w:jc w:val="center"/>
              <w:rPr>
                <w:b/>
                <w:szCs w:val="21"/>
              </w:rPr>
            </w:pPr>
            <w:r w:rsidRPr="00A233AB">
              <w:rPr>
                <w:rFonts w:hint="eastAsia"/>
                <w:b/>
                <w:szCs w:val="21"/>
              </w:rPr>
              <w:t>备注</w:t>
            </w:r>
          </w:p>
        </w:tc>
      </w:tr>
      <w:tr w:rsidR="00E26D52" w:rsidRPr="006658B4" w:rsidTr="00E26D52">
        <w:trPr>
          <w:jc w:val="center"/>
        </w:trPr>
        <w:tc>
          <w:tcPr>
            <w:tcW w:w="1233" w:type="dxa"/>
            <w:vAlign w:val="center"/>
          </w:tcPr>
          <w:p w:rsidR="00E26D52" w:rsidRPr="006658B4" w:rsidRDefault="00E26D52" w:rsidP="00C70041">
            <w:pPr>
              <w:spacing w:line="400" w:lineRule="exact"/>
              <w:jc w:val="center"/>
              <w:rPr>
                <w:szCs w:val="21"/>
              </w:rPr>
            </w:pPr>
            <w:r>
              <w:rPr>
                <w:rFonts w:hint="eastAsia"/>
                <w:szCs w:val="21"/>
              </w:rPr>
              <w:t>车号</w:t>
            </w:r>
          </w:p>
        </w:tc>
        <w:tc>
          <w:tcPr>
            <w:tcW w:w="1210" w:type="dxa"/>
            <w:vAlign w:val="center"/>
          </w:tcPr>
          <w:p w:rsidR="00E26D52" w:rsidRPr="00A233AB" w:rsidRDefault="00E26D52" w:rsidP="00C70041">
            <w:pPr>
              <w:spacing w:line="400" w:lineRule="exact"/>
              <w:jc w:val="center"/>
              <w:rPr>
                <w:b/>
                <w:szCs w:val="21"/>
              </w:rPr>
            </w:pPr>
          </w:p>
        </w:tc>
        <w:tc>
          <w:tcPr>
            <w:tcW w:w="1920" w:type="dxa"/>
          </w:tcPr>
          <w:p w:rsidR="00E26D52" w:rsidRPr="00A233AB" w:rsidRDefault="00E26D52" w:rsidP="00C70041">
            <w:pPr>
              <w:spacing w:line="400" w:lineRule="exact"/>
              <w:jc w:val="center"/>
              <w:rPr>
                <w:b/>
                <w:szCs w:val="21"/>
              </w:rPr>
            </w:pPr>
          </w:p>
        </w:tc>
        <w:tc>
          <w:tcPr>
            <w:tcW w:w="1322" w:type="dxa"/>
          </w:tcPr>
          <w:p w:rsidR="00E26D52" w:rsidRPr="00A233AB" w:rsidRDefault="00E26D52" w:rsidP="00C70041">
            <w:pPr>
              <w:spacing w:line="400" w:lineRule="exact"/>
              <w:jc w:val="center"/>
              <w:rPr>
                <w:b/>
                <w:szCs w:val="21"/>
              </w:rPr>
            </w:pPr>
          </w:p>
        </w:tc>
        <w:tc>
          <w:tcPr>
            <w:tcW w:w="1087" w:type="dxa"/>
            <w:shd w:val="clear" w:color="auto" w:fill="auto"/>
          </w:tcPr>
          <w:p w:rsidR="00E26D52" w:rsidRPr="00A233AB" w:rsidRDefault="00E26D52" w:rsidP="00C70041">
            <w:pPr>
              <w:spacing w:line="400" w:lineRule="exact"/>
              <w:jc w:val="center"/>
              <w:rPr>
                <w:b/>
                <w:szCs w:val="21"/>
              </w:rPr>
            </w:pPr>
          </w:p>
        </w:tc>
        <w:tc>
          <w:tcPr>
            <w:tcW w:w="1624" w:type="dxa"/>
            <w:shd w:val="clear" w:color="auto" w:fill="auto"/>
          </w:tcPr>
          <w:p w:rsidR="00E26D52" w:rsidRPr="005B2D1B" w:rsidRDefault="00E26D52" w:rsidP="00C70041">
            <w:pPr>
              <w:spacing w:line="400" w:lineRule="exact"/>
              <w:jc w:val="center"/>
              <w:rPr>
                <w:b/>
                <w:szCs w:val="21"/>
              </w:rPr>
            </w:pPr>
            <w:r w:rsidRPr="005B2D1B">
              <w:rPr>
                <w:rFonts w:hint="eastAsia"/>
                <w:b/>
                <w:szCs w:val="21"/>
              </w:rPr>
              <w:t>同运行界面</w:t>
            </w: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VCU</w:t>
            </w:r>
          </w:p>
          <w:p w:rsidR="00E26D52" w:rsidRDefault="00E26D52" w:rsidP="00C70041">
            <w:pPr>
              <w:spacing w:line="400" w:lineRule="exact"/>
              <w:jc w:val="center"/>
              <w:rPr>
                <w:szCs w:val="21"/>
              </w:rPr>
            </w:pPr>
            <w:r>
              <w:rPr>
                <w:rFonts w:hint="eastAsia"/>
                <w:szCs w:val="21"/>
              </w:rPr>
              <w:t>主从位</w:t>
            </w:r>
          </w:p>
        </w:tc>
        <w:tc>
          <w:tcPr>
            <w:tcW w:w="1210" w:type="dxa"/>
            <w:vAlign w:val="center"/>
          </w:tcPr>
          <w:p w:rsidR="00E26D52" w:rsidRPr="00E5203E" w:rsidRDefault="00E26D52" w:rsidP="00C70041">
            <w:pPr>
              <w:spacing w:line="400" w:lineRule="exact"/>
              <w:jc w:val="center"/>
              <w:rPr>
                <w:szCs w:val="21"/>
              </w:rPr>
            </w:pPr>
            <w:r w:rsidRPr="00E5203E">
              <w:rPr>
                <w:rFonts w:hint="eastAsia"/>
                <w:szCs w:val="21"/>
              </w:rPr>
              <w:t>VCU</w:t>
            </w:r>
          </w:p>
        </w:tc>
        <w:tc>
          <w:tcPr>
            <w:tcW w:w="1920" w:type="dxa"/>
          </w:tcPr>
          <w:p w:rsidR="00E26D52" w:rsidRPr="00E5203E" w:rsidRDefault="00E26D52" w:rsidP="00C70041">
            <w:pPr>
              <w:spacing w:line="400" w:lineRule="exact"/>
              <w:jc w:val="center"/>
              <w:rPr>
                <w:szCs w:val="21"/>
              </w:rPr>
            </w:pPr>
            <w:r w:rsidRPr="00E5203E">
              <w:rPr>
                <w:rFonts w:hint="eastAsia"/>
                <w:szCs w:val="21"/>
              </w:rPr>
              <w:t>VCU1</w:t>
            </w:r>
            <w:r w:rsidRPr="00E5203E">
              <w:rPr>
                <w:rFonts w:hint="eastAsia"/>
                <w:szCs w:val="21"/>
              </w:rPr>
              <w:t>主：</w:t>
            </w:r>
            <w:r w:rsidRPr="00E5203E">
              <w:rPr>
                <w:rFonts w:hint="eastAsia"/>
                <w:szCs w:val="21"/>
              </w:rPr>
              <w:t>0xC1/21/2</w:t>
            </w:r>
          </w:p>
          <w:p w:rsidR="00E26D52" w:rsidRPr="00E5203E" w:rsidRDefault="00E26D52" w:rsidP="00C70041">
            <w:pPr>
              <w:spacing w:line="400" w:lineRule="exact"/>
              <w:jc w:val="center"/>
              <w:rPr>
                <w:szCs w:val="21"/>
              </w:rPr>
            </w:pPr>
            <w:r w:rsidRPr="00E5203E">
              <w:rPr>
                <w:rFonts w:hint="eastAsia"/>
                <w:szCs w:val="21"/>
              </w:rPr>
              <w:t>VCU2</w:t>
            </w:r>
            <w:r w:rsidRPr="00E5203E">
              <w:rPr>
                <w:rFonts w:hint="eastAsia"/>
                <w:szCs w:val="21"/>
              </w:rPr>
              <w:t>主：</w:t>
            </w:r>
            <w:r w:rsidRPr="00E5203E">
              <w:rPr>
                <w:rFonts w:hint="eastAsia"/>
                <w:szCs w:val="21"/>
              </w:rPr>
              <w:t>0xC1/21/3</w:t>
            </w:r>
          </w:p>
        </w:tc>
        <w:tc>
          <w:tcPr>
            <w:tcW w:w="1322" w:type="dxa"/>
          </w:tcPr>
          <w:p w:rsidR="00E26D52" w:rsidRPr="00E5203E" w:rsidRDefault="00E26D52" w:rsidP="00C70041">
            <w:pPr>
              <w:spacing w:line="400" w:lineRule="exact"/>
              <w:jc w:val="center"/>
              <w:rPr>
                <w:szCs w:val="21"/>
              </w:rPr>
            </w:pPr>
            <w:r w:rsidRPr="00E5203E">
              <w:rPr>
                <w:rFonts w:hint="eastAsia"/>
                <w:szCs w:val="21"/>
              </w:rPr>
              <w:t>位</w:t>
            </w:r>
          </w:p>
        </w:tc>
        <w:tc>
          <w:tcPr>
            <w:tcW w:w="1087" w:type="dxa"/>
            <w:shd w:val="clear" w:color="auto" w:fill="auto"/>
          </w:tcPr>
          <w:p w:rsidR="00E26D52" w:rsidRPr="00E5203E" w:rsidRDefault="00E26D52" w:rsidP="00C70041">
            <w:pPr>
              <w:spacing w:line="400" w:lineRule="exact"/>
              <w:jc w:val="center"/>
              <w:rPr>
                <w:szCs w:val="21"/>
              </w:rPr>
            </w:pPr>
            <w:r w:rsidRPr="00E5203E">
              <w:rPr>
                <w:rFonts w:hint="eastAsia"/>
                <w:szCs w:val="21"/>
              </w:rPr>
              <w:t>1</w:t>
            </w:r>
            <w:r w:rsidRPr="00E5203E">
              <w:rPr>
                <w:rFonts w:hint="eastAsia"/>
                <w:szCs w:val="21"/>
              </w:rPr>
              <w:t>：主</w:t>
            </w:r>
          </w:p>
        </w:tc>
        <w:tc>
          <w:tcPr>
            <w:tcW w:w="1624" w:type="dxa"/>
            <w:shd w:val="clear" w:color="auto" w:fill="auto"/>
          </w:tcPr>
          <w:p w:rsidR="00E26D52" w:rsidRPr="00E5203E" w:rsidRDefault="00E26D52" w:rsidP="00C70041">
            <w:pPr>
              <w:spacing w:line="400" w:lineRule="exact"/>
              <w:jc w:val="left"/>
              <w:rPr>
                <w:szCs w:val="21"/>
              </w:rPr>
            </w:pPr>
            <w:r>
              <w:rPr>
                <w:rFonts w:hint="eastAsia"/>
                <w:szCs w:val="21"/>
              </w:rPr>
              <w:t>VCU</w:t>
            </w:r>
            <w:r>
              <w:rPr>
                <w:rFonts w:hint="eastAsia"/>
                <w:szCs w:val="21"/>
              </w:rPr>
              <w:t>通讯正常时，</w:t>
            </w:r>
            <w:r w:rsidRPr="00E5203E">
              <w:rPr>
                <w:rFonts w:hint="eastAsia"/>
                <w:szCs w:val="21"/>
              </w:rPr>
              <w:t>若</w:t>
            </w:r>
            <w:r w:rsidRPr="00E5203E">
              <w:rPr>
                <w:rFonts w:hint="eastAsia"/>
                <w:szCs w:val="21"/>
              </w:rPr>
              <w:t>VCU1</w:t>
            </w:r>
            <w:r w:rsidRPr="00E5203E">
              <w:rPr>
                <w:rFonts w:hint="eastAsia"/>
                <w:szCs w:val="21"/>
              </w:rPr>
              <w:t>与</w:t>
            </w:r>
            <w:r w:rsidRPr="00E5203E">
              <w:rPr>
                <w:rFonts w:hint="eastAsia"/>
                <w:szCs w:val="21"/>
              </w:rPr>
              <w:t>VCU2</w:t>
            </w:r>
            <w:r w:rsidRPr="00E5203E">
              <w:rPr>
                <w:rFonts w:hint="eastAsia"/>
                <w:szCs w:val="21"/>
              </w:rPr>
              <w:t>同时为主，</w:t>
            </w:r>
            <w:r w:rsidRPr="00E5203E">
              <w:rPr>
                <w:rFonts w:hint="eastAsia"/>
                <w:szCs w:val="21"/>
              </w:rPr>
              <w:t>VCU</w:t>
            </w:r>
            <w:r>
              <w:rPr>
                <w:rFonts w:hint="eastAsia"/>
                <w:szCs w:val="21"/>
              </w:rPr>
              <w:t>1</w:t>
            </w:r>
            <w:r>
              <w:rPr>
                <w:rFonts w:hint="eastAsia"/>
                <w:szCs w:val="21"/>
              </w:rPr>
              <w:t>和</w:t>
            </w:r>
            <w:r>
              <w:rPr>
                <w:rFonts w:hint="eastAsia"/>
                <w:szCs w:val="21"/>
              </w:rPr>
              <w:t>VCU2</w:t>
            </w:r>
            <w:r>
              <w:rPr>
                <w:rFonts w:hint="eastAsia"/>
                <w:szCs w:val="21"/>
              </w:rPr>
              <w:t>都</w:t>
            </w:r>
            <w:r w:rsidRPr="00E5203E">
              <w:rPr>
                <w:rFonts w:hint="eastAsia"/>
                <w:szCs w:val="21"/>
              </w:rPr>
              <w:t>显示通信故障（粉色）</w:t>
            </w: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VCU1</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5B2D1B" w:rsidRDefault="00E26D52" w:rsidP="00C70041">
            <w:pPr>
              <w:spacing w:line="400" w:lineRule="exact"/>
              <w:jc w:val="center"/>
              <w:rPr>
                <w:color w:val="FF0000"/>
                <w:szCs w:val="21"/>
              </w:rPr>
            </w:pPr>
          </w:p>
        </w:tc>
        <w:tc>
          <w:tcPr>
            <w:tcW w:w="1322" w:type="dxa"/>
          </w:tcPr>
          <w:p w:rsidR="00E26D52" w:rsidRPr="00A233AB" w:rsidRDefault="00E26D52" w:rsidP="00C70041">
            <w:pPr>
              <w:spacing w:line="400" w:lineRule="exact"/>
              <w:jc w:val="center"/>
              <w:rPr>
                <w:b/>
                <w:szCs w:val="21"/>
              </w:rPr>
            </w:pPr>
          </w:p>
        </w:tc>
        <w:tc>
          <w:tcPr>
            <w:tcW w:w="1087" w:type="dxa"/>
            <w:shd w:val="clear" w:color="auto" w:fill="auto"/>
          </w:tcPr>
          <w:p w:rsidR="00E26D52" w:rsidRPr="006658B4" w:rsidRDefault="00E26D52" w:rsidP="00C70041">
            <w:pPr>
              <w:spacing w:line="400" w:lineRule="exact"/>
              <w:jc w:val="center"/>
              <w:rPr>
                <w:szCs w:val="21"/>
              </w:rPr>
            </w:pPr>
          </w:p>
        </w:tc>
        <w:tc>
          <w:tcPr>
            <w:tcW w:w="1624" w:type="dxa"/>
            <w:shd w:val="clear" w:color="auto" w:fill="auto"/>
          </w:tcPr>
          <w:p w:rsidR="00E26D52" w:rsidRDefault="00E26D52" w:rsidP="00C70041">
            <w:pPr>
              <w:spacing w:line="400" w:lineRule="exact"/>
              <w:jc w:val="left"/>
              <w:rPr>
                <w:szCs w:val="21"/>
              </w:rPr>
            </w:pPr>
            <w:r>
              <w:rPr>
                <w:rFonts w:hint="eastAsia"/>
                <w:szCs w:val="21"/>
              </w:rPr>
              <w:t>VCU1</w:t>
            </w:r>
            <w:r>
              <w:rPr>
                <w:rFonts w:hint="eastAsia"/>
                <w:szCs w:val="21"/>
              </w:rPr>
              <w:t>通讯正常时；</w:t>
            </w:r>
            <w:r>
              <w:rPr>
                <w:rFonts w:hint="eastAsia"/>
                <w:szCs w:val="21"/>
              </w:rPr>
              <w:t>VCU1</w:t>
            </w:r>
            <w:r>
              <w:rPr>
                <w:rFonts w:hint="eastAsia"/>
                <w:szCs w:val="21"/>
              </w:rPr>
              <w:t>是主，</w:t>
            </w:r>
            <w:r>
              <w:rPr>
                <w:rFonts w:hint="eastAsia"/>
                <w:szCs w:val="21"/>
              </w:rPr>
              <w:t>VCU1</w:t>
            </w:r>
            <w:r>
              <w:rPr>
                <w:rFonts w:hint="eastAsia"/>
                <w:szCs w:val="21"/>
              </w:rPr>
              <w:t>显示（蓝色）；不为主，显示（绿色）；</w:t>
            </w:r>
          </w:p>
          <w:p w:rsidR="00E26D52" w:rsidRPr="00DA56E8" w:rsidRDefault="00E26D52" w:rsidP="00C70041">
            <w:pPr>
              <w:spacing w:line="400" w:lineRule="exact"/>
              <w:jc w:val="left"/>
              <w:rPr>
                <w:szCs w:val="21"/>
              </w:rPr>
            </w:pPr>
            <w:r>
              <w:rPr>
                <w:rFonts w:hint="eastAsia"/>
                <w:szCs w:val="21"/>
              </w:rPr>
              <w:t>否则显示通讯故障（粉色）。</w:t>
            </w: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VCU2</w:t>
            </w:r>
          </w:p>
          <w:p w:rsidR="00E26D52" w:rsidRDefault="00E26D52" w:rsidP="00C70041">
            <w:pPr>
              <w:spacing w:line="400" w:lineRule="exact"/>
              <w:jc w:val="center"/>
              <w:rPr>
                <w:szCs w:val="21"/>
              </w:rPr>
            </w:pPr>
            <w:r>
              <w:rPr>
                <w:rFonts w:hint="eastAsia"/>
                <w:szCs w:val="21"/>
              </w:rPr>
              <w:lastRenderedPageBreak/>
              <w:t>通信状态</w:t>
            </w:r>
          </w:p>
        </w:tc>
        <w:tc>
          <w:tcPr>
            <w:tcW w:w="1210" w:type="dxa"/>
            <w:vAlign w:val="center"/>
          </w:tcPr>
          <w:p w:rsidR="00E26D52" w:rsidRPr="004D3151" w:rsidRDefault="00E26D52" w:rsidP="00C70041">
            <w:pPr>
              <w:spacing w:line="400" w:lineRule="exact"/>
              <w:jc w:val="center"/>
              <w:rPr>
                <w:szCs w:val="21"/>
              </w:rPr>
            </w:pPr>
            <w:r w:rsidRPr="004D3151">
              <w:rPr>
                <w:rFonts w:hint="eastAsia"/>
                <w:szCs w:val="21"/>
              </w:rPr>
              <w:lastRenderedPageBreak/>
              <w:t>VCU</w:t>
            </w:r>
          </w:p>
        </w:tc>
        <w:tc>
          <w:tcPr>
            <w:tcW w:w="1920" w:type="dxa"/>
          </w:tcPr>
          <w:p w:rsidR="00E26D52" w:rsidRDefault="00E26D52" w:rsidP="00C70041">
            <w:pPr>
              <w:spacing w:line="400" w:lineRule="exact"/>
              <w:jc w:val="center"/>
              <w:rPr>
                <w:color w:val="FF0000"/>
                <w:szCs w:val="21"/>
              </w:rPr>
            </w:pPr>
          </w:p>
        </w:tc>
        <w:tc>
          <w:tcPr>
            <w:tcW w:w="1322" w:type="dxa"/>
          </w:tcPr>
          <w:p w:rsidR="00E26D52" w:rsidRPr="00A233AB" w:rsidRDefault="00E26D52" w:rsidP="00C70041">
            <w:pPr>
              <w:spacing w:line="400" w:lineRule="exact"/>
              <w:jc w:val="center"/>
              <w:rPr>
                <w:b/>
                <w:szCs w:val="21"/>
              </w:rPr>
            </w:pPr>
          </w:p>
        </w:tc>
        <w:tc>
          <w:tcPr>
            <w:tcW w:w="1087" w:type="dxa"/>
            <w:shd w:val="clear" w:color="auto" w:fill="auto"/>
          </w:tcPr>
          <w:p w:rsidR="00E26D52" w:rsidRPr="006658B4" w:rsidRDefault="00E26D52" w:rsidP="00C70041">
            <w:pPr>
              <w:spacing w:line="400" w:lineRule="exact"/>
              <w:jc w:val="center"/>
              <w:rPr>
                <w:szCs w:val="21"/>
              </w:rPr>
            </w:pPr>
          </w:p>
        </w:tc>
        <w:tc>
          <w:tcPr>
            <w:tcW w:w="1624" w:type="dxa"/>
            <w:shd w:val="clear" w:color="auto" w:fill="auto"/>
          </w:tcPr>
          <w:p w:rsidR="00E26D52" w:rsidRDefault="00E26D52" w:rsidP="00E26D52">
            <w:pPr>
              <w:spacing w:line="400" w:lineRule="exact"/>
              <w:jc w:val="left"/>
              <w:rPr>
                <w:szCs w:val="21"/>
              </w:rPr>
            </w:pPr>
            <w:r>
              <w:rPr>
                <w:rFonts w:hint="eastAsia"/>
                <w:szCs w:val="21"/>
              </w:rPr>
              <w:t>VCU2</w:t>
            </w:r>
            <w:r>
              <w:rPr>
                <w:rFonts w:hint="eastAsia"/>
                <w:szCs w:val="21"/>
              </w:rPr>
              <w:t>通讯正</w:t>
            </w:r>
            <w:r>
              <w:rPr>
                <w:rFonts w:hint="eastAsia"/>
                <w:szCs w:val="21"/>
              </w:rPr>
              <w:lastRenderedPageBreak/>
              <w:t>常时；</w:t>
            </w:r>
            <w:r>
              <w:rPr>
                <w:rFonts w:hint="eastAsia"/>
                <w:szCs w:val="21"/>
              </w:rPr>
              <w:t>VCU2</w:t>
            </w:r>
            <w:r>
              <w:rPr>
                <w:rFonts w:hint="eastAsia"/>
                <w:szCs w:val="21"/>
              </w:rPr>
              <w:t>是主，</w:t>
            </w:r>
            <w:r>
              <w:rPr>
                <w:rFonts w:hint="eastAsia"/>
                <w:szCs w:val="21"/>
              </w:rPr>
              <w:t>VCU2</w:t>
            </w:r>
            <w:r>
              <w:rPr>
                <w:rFonts w:hint="eastAsia"/>
                <w:szCs w:val="21"/>
              </w:rPr>
              <w:t>显示（蓝色）；不为主，显示（绿色）；</w:t>
            </w:r>
          </w:p>
          <w:p w:rsidR="00E26D52" w:rsidRPr="006658B4" w:rsidRDefault="00E26D52" w:rsidP="00C70041">
            <w:pPr>
              <w:spacing w:line="400" w:lineRule="exact"/>
              <w:jc w:val="left"/>
              <w:rPr>
                <w:szCs w:val="21"/>
              </w:rPr>
            </w:pPr>
            <w:r>
              <w:rPr>
                <w:rFonts w:hint="eastAsia"/>
                <w:szCs w:val="21"/>
              </w:rPr>
              <w:t>否则显示通讯故障（粉色）。</w:t>
            </w:r>
          </w:p>
        </w:tc>
      </w:tr>
      <w:tr w:rsidR="00E26D52" w:rsidRPr="006658B4" w:rsidTr="00E26D52">
        <w:trPr>
          <w:jc w:val="center"/>
        </w:trPr>
        <w:tc>
          <w:tcPr>
            <w:tcW w:w="8396" w:type="dxa"/>
            <w:gridSpan w:val="6"/>
            <w:vAlign w:val="center"/>
          </w:tcPr>
          <w:p w:rsidR="00E26D52" w:rsidRDefault="00E26D52" w:rsidP="00C70041">
            <w:pPr>
              <w:spacing w:line="400" w:lineRule="exact"/>
              <w:jc w:val="left"/>
              <w:rPr>
                <w:szCs w:val="21"/>
              </w:rPr>
            </w:pPr>
            <w:r>
              <w:rPr>
                <w:rFonts w:hint="eastAsia"/>
                <w:szCs w:val="21"/>
              </w:rPr>
              <w:lastRenderedPageBreak/>
              <w:t>以下系统的通讯状态判断都是在</w:t>
            </w:r>
            <w:r>
              <w:rPr>
                <w:rFonts w:hint="eastAsia"/>
                <w:szCs w:val="21"/>
              </w:rPr>
              <w:t>VCU</w:t>
            </w:r>
            <w:r>
              <w:rPr>
                <w:rFonts w:hint="eastAsia"/>
                <w:szCs w:val="21"/>
              </w:rPr>
              <w:t>通讯正常的前提下，若</w:t>
            </w:r>
            <w:r>
              <w:rPr>
                <w:rFonts w:hint="eastAsia"/>
                <w:szCs w:val="21"/>
              </w:rPr>
              <w:t>VCU</w:t>
            </w:r>
            <w:r>
              <w:rPr>
                <w:rFonts w:hint="eastAsia"/>
                <w:szCs w:val="21"/>
              </w:rPr>
              <w:t>通讯故障，则以下所有系统都显示故障。</w:t>
            </w: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RIOM</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/2</w:t>
            </w:r>
            <w:r>
              <w:rPr>
                <w:rFonts w:hint="eastAsia"/>
                <w:szCs w:val="21"/>
              </w:rPr>
              <w:t>9</w:t>
            </w:r>
            <w:r w:rsidRPr="00E5203E">
              <w:rPr>
                <w:rFonts w:hint="eastAsia"/>
                <w:szCs w:val="21"/>
              </w:rPr>
              <w:t>/</w:t>
            </w:r>
            <w:r>
              <w:rPr>
                <w:rFonts w:hint="eastAsia"/>
                <w:szCs w:val="21"/>
              </w:rPr>
              <w:t>0-5</w:t>
            </w:r>
          </w:p>
        </w:tc>
        <w:tc>
          <w:tcPr>
            <w:tcW w:w="1322" w:type="dxa"/>
          </w:tcPr>
          <w:p w:rsidR="00E26D52" w:rsidRPr="00C10AD3" w:rsidRDefault="00E26D52" w:rsidP="00C70041">
            <w:pPr>
              <w:spacing w:line="400" w:lineRule="exact"/>
              <w:jc w:val="center"/>
              <w:rPr>
                <w:szCs w:val="21"/>
              </w:rPr>
            </w:pPr>
            <w:r w:rsidRPr="00C10AD3">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：正常（绿色）</w:t>
            </w:r>
          </w:p>
          <w:p w:rsidR="00E26D52" w:rsidRPr="006658B4" w:rsidRDefault="00E26D52" w:rsidP="00C70041">
            <w:pPr>
              <w:spacing w:line="400" w:lineRule="exact"/>
              <w:jc w:val="center"/>
              <w:rPr>
                <w:szCs w:val="21"/>
              </w:rPr>
            </w:pPr>
            <w:r>
              <w:rPr>
                <w:rFonts w:hint="eastAsia"/>
                <w:szCs w:val="21"/>
              </w:rPr>
              <w:t>0</w:t>
            </w:r>
            <w:r>
              <w:rPr>
                <w:rFonts w:hint="eastAsia"/>
                <w:szCs w:val="21"/>
              </w:rPr>
              <w:t>：故障（粉色）</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PIDS</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31</w:t>
            </w:r>
            <w:r w:rsidRPr="00E5203E">
              <w:rPr>
                <w:rFonts w:hint="eastAsia"/>
                <w:szCs w:val="21"/>
              </w:rPr>
              <w:t>/</w:t>
            </w:r>
            <w:r>
              <w:rPr>
                <w:rFonts w:hint="eastAsia"/>
                <w:szCs w:val="21"/>
              </w:rPr>
              <w:t>2-3</w:t>
            </w:r>
          </w:p>
        </w:tc>
        <w:tc>
          <w:tcPr>
            <w:tcW w:w="1322" w:type="dxa"/>
          </w:tcPr>
          <w:p w:rsidR="00E26D52" w:rsidRPr="00C10AD3" w:rsidRDefault="00E26D52" w:rsidP="00C70041">
            <w:pPr>
              <w:spacing w:line="400" w:lineRule="exact"/>
              <w:jc w:val="center"/>
              <w:rPr>
                <w:szCs w:val="21"/>
              </w:rPr>
            </w:pPr>
            <w:r w:rsidRPr="00C10AD3">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FDS</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30</w:t>
            </w:r>
            <w:r w:rsidRPr="00E5203E">
              <w:rPr>
                <w:rFonts w:hint="eastAsia"/>
                <w:szCs w:val="21"/>
              </w:rPr>
              <w:t>/</w:t>
            </w:r>
            <w:r>
              <w:rPr>
                <w:rFonts w:hint="eastAsia"/>
                <w:szCs w:val="21"/>
              </w:rPr>
              <w:t>6-7</w:t>
            </w:r>
          </w:p>
        </w:tc>
        <w:tc>
          <w:tcPr>
            <w:tcW w:w="1322" w:type="dxa"/>
          </w:tcPr>
          <w:p w:rsidR="00E26D52" w:rsidRPr="00C10AD3" w:rsidRDefault="00E26D52" w:rsidP="00C70041">
            <w:pPr>
              <w:spacing w:line="400" w:lineRule="exact"/>
              <w:jc w:val="center"/>
              <w:rPr>
                <w:szCs w:val="21"/>
              </w:rPr>
            </w:pPr>
            <w:r w:rsidRPr="00C10AD3">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DCU/A</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28</w:t>
            </w:r>
            <w:r w:rsidRPr="00E5203E">
              <w:rPr>
                <w:rFonts w:hint="eastAsia"/>
                <w:szCs w:val="21"/>
              </w:rPr>
              <w:t>/</w:t>
            </w:r>
            <w:r>
              <w:rPr>
                <w:rFonts w:hint="eastAsia"/>
                <w:szCs w:val="21"/>
              </w:rPr>
              <w:t>0-3</w:t>
            </w:r>
          </w:p>
        </w:tc>
        <w:tc>
          <w:tcPr>
            <w:tcW w:w="1322" w:type="dxa"/>
          </w:tcPr>
          <w:p w:rsidR="00E26D52" w:rsidRPr="00C10AD3" w:rsidRDefault="00E26D52" w:rsidP="00C70041">
            <w:pPr>
              <w:spacing w:line="400" w:lineRule="exact"/>
              <w:jc w:val="center"/>
              <w:rPr>
                <w:szCs w:val="21"/>
              </w:rPr>
            </w:pPr>
            <w:r w:rsidRPr="00C10AD3">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DCU/M</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28</w:t>
            </w:r>
            <w:r w:rsidRPr="00E5203E">
              <w:rPr>
                <w:rFonts w:hint="eastAsia"/>
                <w:szCs w:val="21"/>
              </w:rPr>
              <w:t>/</w:t>
            </w:r>
            <w:r>
              <w:rPr>
                <w:rFonts w:hint="eastAsia"/>
                <w:szCs w:val="21"/>
              </w:rPr>
              <w:t>4-7</w:t>
            </w:r>
          </w:p>
        </w:tc>
        <w:tc>
          <w:tcPr>
            <w:tcW w:w="1322" w:type="dxa"/>
          </w:tcPr>
          <w:p w:rsidR="00E26D52" w:rsidRPr="00C10AD3" w:rsidRDefault="00E26D52" w:rsidP="00C70041">
            <w:pPr>
              <w:spacing w:line="400" w:lineRule="exact"/>
              <w:jc w:val="center"/>
              <w:rPr>
                <w:szCs w:val="21"/>
              </w:rPr>
            </w:pPr>
            <w:r w:rsidRPr="00C10AD3">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HVAC</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E26D52" w:rsidP="00C70041">
            <w:pPr>
              <w:spacing w:line="400" w:lineRule="exact"/>
              <w:jc w:val="center"/>
              <w:rPr>
                <w:b/>
                <w:szCs w:val="21"/>
              </w:rPr>
            </w:pPr>
            <w:r w:rsidRPr="004D3151">
              <w:rPr>
                <w:rFonts w:hint="eastAsia"/>
                <w:szCs w:val="21"/>
              </w:rPr>
              <w:t>VCU</w:t>
            </w:r>
          </w:p>
        </w:tc>
        <w:tc>
          <w:tcPr>
            <w:tcW w:w="1920" w:type="dxa"/>
          </w:tcPr>
          <w:p w:rsidR="00E26D52" w:rsidRPr="00A233AB" w:rsidRDefault="00E26D52" w:rsidP="00C70041">
            <w:pPr>
              <w:spacing w:line="400" w:lineRule="exact"/>
              <w:jc w:val="center"/>
              <w:rPr>
                <w:b/>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30</w:t>
            </w:r>
            <w:r w:rsidRPr="00E5203E">
              <w:rPr>
                <w:rFonts w:hint="eastAsia"/>
                <w:szCs w:val="21"/>
              </w:rPr>
              <w:t>/</w:t>
            </w:r>
            <w:r>
              <w:rPr>
                <w:rFonts w:hint="eastAsia"/>
                <w:szCs w:val="21"/>
              </w:rPr>
              <w:t>0-5</w:t>
            </w:r>
          </w:p>
        </w:tc>
        <w:tc>
          <w:tcPr>
            <w:tcW w:w="1322" w:type="dxa"/>
          </w:tcPr>
          <w:p w:rsidR="00E26D52" w:rsidRPr="00612FC2" w:rsidRDefault="00E26D52" w:rsidP="00C70041">
            <w:pPr>
              <w:spacing w:line="400" w:lineRule="exact"/>
              <w:jc w:val="center"/>
              <w:rPr>
                <w:szCs w:val="21"/>
              </w:rPr>
            </w:pPr>
            <w:r w:rsidRPr="00612FC2">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RS</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A233AB" w:rsidRDefault="004D3151" w:rsidP="00C70041">
            <w:pPr>
              <w:spacing w:line="400" w:lineRule="exact"/>
              <w:jc w:val="center"/>
              <w:rPr>
                <w:b/>
                <w:szCs w:val="21"/>
              </w:rPr>
            </w:pPr>
            <w:r w:rsidRPr="004D3151">
              <w:rPr>
                <w:rFonts w:hint="eastAsia"/>
                <w:szCs w:val="21"/>
              </w:rPr>
              <w:t>VCU</w:t>
            </w:r>
          </w:p>
        </w:tc>
        <w:tc>
          <w:tcPr>
            <w:tcW w:w="1920" w:type="dxa"/>
          </w:tcPr>
          <w:p w:rsidR="00E26D52" w:rsidRPr="00612FC2" w:rsidRDefault="004D3151" w:rsidP="004D3151">
            <w:pPr>
              <w:spacing w:line="400" w:lineRule="exact"/>
              <w:jc w:val="center"/>
              <w:rPr>
                <w:b/>
                <w:color w:val="FF0000"/>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27</w:t>
            </w:r>
            <w:r w:rsidRPr="00E5203E">
              <w:rPr>
                <w:rFonts w:hint="eastAsia"/>
                <w:szCs w:val="21"/>
              </w:rPr>
              <w:t>/</w:t>
            </w:r>
            <w:r>
              <w:rPr>
                <w:rFonts w:hint="eastAsia"/>
                <w:szCs w:val="21"/>
              </w:rPr>
              <w:t>0-1</w:t>
            </w:r>
          </w:p>
        </w:tc>
        <w:tc>
          <w:tcPr>
            <w:tcW w:w="1322" w:type="dxa"/>
          </w:tcPr>
          <w:p w:rsidR="00E26D52" w:rsidRPr="00A233AB" w:rsidRDefault="004D3151" w:rsidP="00C70041">
            <w:pPr>
              <w:spacing w:line="400" w:lineRule="exact"/>
              <w:jc w:val="center"/>
              <w:rPr>
                <w:b/>
                <w:szCs w:val="21"/>
              </w:rPr>
            </w:pPr>
            <w:r w:rsidRPr="00612FC2">
              <w:rPr>
                <w:rFonts w:hint="eastAsia"/>
                <w:szCs w:val="21"/>
              </w:rPr>
              <w:t>位</w:t>
            </w:r>
          </w:p>
        </w:tc>
        <w:tc>
          <w:tcPr>
            <w:tcW w:w="1087" w:type="dxa"/>
            <w:shd w:val="clear" w:color="auto" w:fill="auto"/>
          </w:tcPr>
          <w:p w:rsidR="004D3151" w:rsidRDefault="004D3151" w:rsidP="004D3151">
            <w:pPr>
              <w:spacing w:line="400" w:lineRule="exact"/>
              <w:jc w:val="center"/>
              <w:rPr>
                <w:szCs w:val="21"/>
              </w:rPr>
            </w:pPr>
            <w:r>
              <w:rPr>
                <w:rFonts w:hint="eastAsia"/>
                <w:szCs w:val="21"/>
              </w:rPr>
              <w:t>1</w:t>
            </w:r>
            <w:r>
              <w:rPr>
                <w:rFonts w:hint="eastAsia"/>
                <w:szCs w:val="21"/>
              </w:rPr>
              <w:t>：正常</w:t>
            </w:r>
          </w:p>
          <w:p w:rsidR="00E26D52" w:rsidRPr="006658B4" w:rsidRDefault="004D3151" w:rsidP="004D315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t>G</w:t>
            </w:r>
            <w:r>
              <w:rPr>
                <w:rFonts w:hint="eastAsia"/>
                <w:szCs w:val="21"/>
              </w:rPr>
              <w:t>阀</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715135" w:rsidRDefault="00E26D52" w:rsidP="00C70041">
            <w:pPr>
              <w:spacing w:line="400" w:lineRule="exact"/>
              <w:jc w:val="center"/>
              <w:rPr>
                <w:szCs w:val="21"/>
              </w:rPr>
            </w:pPr>
            <w:r w:rsidRPr="00715135">
              <w:rPr>
                <w:rFonts w:hint="eastAsia"/>
                <w:szCs w:val="21"/>
              </w:rPr>
              <w:t>VCU</w:t>
            </w:r>
          </w:p>
        </w:tc>
        <w:tc>
          <w:tcPr>
            <w:tcW w:w="1920" w:type="dxa"/>
          </w:tcPr>
          <w:p w:rsidR="00E26D52" w:rsidRDefault="00E26D52" w:rsidP="00C70041">
            <w:pPr>
              <w:spacing w:line="400" w:lineRule="exact"/>
              <w:jc w:val="center"/>
              <w:rPr>
                <w:szCs w:val="21"/>
              </w:rPr>
            </w:pPr>
            <w:r>
              <w:rPr>
                <w:rFonts w:hint="eastAsia"/>
                <w:szCs w:val="21"/>
              </w:rPr>
              <w:t>TC1</w:t>
            </w:r>
            <w:r>
              <w:rPr>
                <w:rFonts w:hint="eastAsia"/>
                <w:szCs w:val="21"/>
              </w:rPr>
              <w:t>车</w:t>
            </w:r>
            <w:r>
              <w:rPr>
                <w:rFonts w:hint="eastAsia"/>
                <w:szCs w:val="21"/>
              </w:rPr>
              <w:t>G</w:t>
            </w:r>
            <w:r>
              <w:rPr>
                <w:rFonts w:hint="eastAsia"/>
                <w:szCs w:val="21"/>
              </w:rPr>
              <w:t>阀：</w:t>
            </w:r>
          </w:p>
          <w:p w:rsidR="00E26D52" w:rsidRDefault="00E26D52" w:rsidP="00C70041">
            <w:pPr>
              <w:spacing w:line="400" w:lineRule="exact"/>
              <w:jc w:val="center"/>
              <w:rPr>
                <w:szCs w:val="21"/>
              </w:rPr>
            </w:pPr>
            <w:r w:rsidRPr="00E5203E">
              <w:rPr>
                <w:rFonts w:hint="eastAsia"/>
                <w:szCs w:val="21"/>
              </w:rPr>
              <w:t>0xC</w:t>
            </w:r>
            <w:r>
              <w:rPr>
                <w:rFonts w:hint="eastAsia"/>
                <w:szCs w:val="21"/>
              </w:rPr>
              <w:t>1</w:t>
            </w:r>
            <w:r w:rsidRPr="00E5203E">
              <w:rPr>
                <w:rFonts w:hint="eastAsia"/>
                <w:szCs w:val="21"/>
              </w:rPr>
              <w:t>/</w:t>
            </w:r>
            <w:r>
              <w:rPr>
                <w:rFonts w:hint="eastAsia"/>
                <w:szCs w:val="21"/>
              </w:rPr>
              <w:t>2</w:t>
            </w:r>
            <w:r w:rsidRPr="00E5203E">
              <w:rPr>
                <w:rFonts w:hint="eastAsia"/>
                <w:szCs w:val="21"/>
              </w:rPr>
              <w:t>/</w:t>
            </w:r>
            <w:r>
              <w:rPr>
                <w:rFonts w:hint="eastAsia"/>
                <w:szCs w:val="21"/>
              </w:rPr>
              <w:t>6</w:t>
            </w:r>
          </w:p>
          <w:p w:rsidR="00E26D52" w:rsidRDefault="00E26D52" w:rsidP="00C70041">
            <w:pPr>
              <w:spacing w:line="400" w:lineRule="exact"/>
              <w:jc w:val="center"/>
              <w:rPr>
                <w:szCs w:val="21"/>
              </w:rPr>
            </w:pPr>
            <w:r>
              <w:rPr>
                <w:rFonts w:hint="eastAsia"/>
                <w:szCs w:val="21"/>
              </w:rPr>
              <w:t>M1</w:t>
            </w:r>
            <w:r>
              <w:rPr>
                <w:rFonts w:hint="eastAsia"/>
                <w:szCs w:val="21"/>
              </w:rPr>
              <w:t>车</w:t>
            </w:r>
            <w:r>
              <w:rPr>
                <w:rFonts w:hint="eastAsia"/>
                <w:szCs w:val="21"/>
              </w:rPr>
              <w:t>G</w:t>
            </w:r>
            <w:r>
              <w:rPr>
                <w:rFonts w:hint="eastAsia"/>
                <w:szCs w:val="21"/>
              </w:rPr>
              <w:t>阀：</w:t>
            </w:r>
          </w:p>
          <w:p w:rsidR="00E26D52" w:rsidRDefault="00E26D52" w:rsidP="00C70041">
            <w:pPr>
              <w:spacing w:line="400" w:lineRule="exact"/>
              <w:jc w:val="center"/>
              <w:rPr>
                <w:szCs w:val="21"/>
              </w:rPr>
            </w:pPr>
            <w:r w:rsidRPr="00E5203E">
              <w:rPr>
                <w:rFonts w:hint="eastAsia"/>
                <w:szCs w:val="21"/>
              </w:rPr>
              <w:t>0xC</w:t>
            </w:r>
            <w:r>
              <w:rPr>
                <w:rFonts w:hint="eastAsia"/>
                <w:szCs w:val="21"/>
              </w:rPr>
              <w:t>1</w:t>
            </w:r>
            <w:r w:rsidRPr="00E5203E">
              <w:rPr>
                <w:rFonts w:hint="eastAsia"/>
                <w:szCs w:val="21"/>
              </w:rPr>
              <w:t>/</w:t>
            </w:r>
            <w:r>
              <w:rPr>
                <w:rFonts w:hint="eastAsia"/>
                <w:szCs w:val="21"/>
              </w:rPr>
              <w:t>2</w:t>
            </w:r>
            <w:r w:rsidRPr="00E5203E">
              <w:rPr>
                <w:rFonts w:hint="eastAsia"/>
                <w:szCs w:val="21"/>
              </w:rPr>
              <w:t>/</w:t>
            </w:r>
            <w:r>
              <w:rPr>
                <w:rFonts w:hint="eastAsia"/>
                <w:szCs w:val="21"/>
              </w:rPr>
              <w:t>7</w:t>
            </w:r>
          </w:p>
          <w:p w:rsidR="00E26D52" w:rsidRDefault="00E26D52" w:rsidP="00C70041">
            <w:pPr>
              <w:spacing w:line="400" w:lineRule="exact"/>
              <w:jc w:val="center"/>
              <w:rPr>
                <w:szCs w:val="21"/>
              </w:rPr>
            </w:pPr>
            <w:r>
              <w:rPr>
                <w:rFonts w:hint="eastAsia"/>
                <w:szCs w:val="21"/>
              </w:rPr>
              <w:t>M2</w:t>
            </w:r>
            <w:r>
              <w:rPr>
                <w:rFonts w:hint="eastAsia"/>
                <w:szCs w:val="21"/>
              </w:rPr>
              <w:t>车</w:t>
            </w:r>
            <w:r>
              <w:rPr>
                <w:rFonts w:hint="eastAsia"/>
                <w:szCs w:val="21"/>
              </w:rPr>
              <w:t>G</w:t>
            </w:r>
            <w:r>
              <w:rPr>
                <w:rFonts w:hint="eastAsia"/>
                <w:szCs w:val="21"/>
              </w:rPr>
              <w:t>阀：</w:t>
            </w:r>
          </w:p>
          <w:p w:rsidR="00E26D52" w:rsidRDefault="00E26D52" w:rsidP="00C70041">
            <w:pPr>
              <w:spacing w:line="400" w:lineRule="exact"/>
              <w:jc w:val="center"/>
              <w:rPr>
                <w:szCs w:val="21"/>
              </w:rPr>
            </w:pPr>
            <w:r w:rsidRPr="00E5203E">
              <w:rPr>
                <w:rFonts w:hint="eastAsia"/>
                <w:szCs w:val="21"/>
              </w:rPr>
              <w:t>0xC</w:t>
            </w:r>
            <w:r>
              <w:rPr>
                <w:rFonts w:hint="eastAsia"/>
                <w:szCs w:val="21"/>
              </w:rPr>
              <w:t>1</w:t>
            </w:r>
            <w:r w:rsidRPr="00E5203E">
              <w:rPr>
                <w:rFonts w:hint="eastAsia"/>
                <w:szCs w:val="21"/>
              </w:rPr>
              <w:t>/</w:t>
            </w:r>
            <w:r>
              <w:rPr>
                <w:rFonts w:hint="eastAsia"/>
                <w:szCs w:val="21"/>
              </w:rPr>
              <w:t>3</w:t>
            </w:r>
            <w:r w:rsidRPr="00E5203E">
              <w:rPr>
                <w:rFonts w:hint="eastAsia"/>
                <w:szCs w:val="21"/>
              </w:rPr>
              <w:t>/</w:t>
            </w:r>
            <w:r>
              <w:rPr>
                <w:rFonts w:hint="eastAsia"/>
                <w:szCs w:val="21"/>
              </w:rPr>
              <w:t>7</w:t>
            </w:r>
          </w:p>
          <w:p w:rsidR="00E26D52" w:rsidRDefault="00E26D52" w:rsidP="00C70041">
            <w:pPr>
              <w:spacing w:line="400" w:lineRule="exact"/>
              <w:jc w:val="center"/>
              <w:rPr>
                <w:szCs w:val="21"/>
              </w:rPr>
            </w:pPr>
            <w:r>
              <w:rPr>
                <w:rFonts w:hint="eastAsia"/>
                <w:szCs w:val="21"/>
              </w:rPr>
              <w:t>TC2</w:t>
            </w:r>
            <w:r>
              <w:rPr>
                <w:rFonts w:hint="eastAsia"/>
                <w:szCs w:val="21"/>
              </w:rPr>
              <w:t>车</w:t>
            </w:r>
            <w:r>
              <w:rPr>
                <w:rFonts w:hint="eastAsia"/>
                <w:szCs w:val="21"/>
              </w:rPr>
              <w:t>G</w:t>
            </w:r>
            <w:r>
              <w:rPr>
                <w:rFonts w:hint="eastAsia"/>
                <w:szCs w:val="21"/>
              </w:rPr>
              <w:t>阀：</w:t>
            </w:r>
          </w:p>
          <w:p w:rsidR="00E26D52" w:rsidRDefault="00E26D52" w:rsidP="00C70041">
            <w:pPr>
              <w:spacing w:line="400" w:lineRule="exact"/>
              <w:jc w:val="center"/>
              <w:rPr>
                <w:szCs w:val="21"/>
              </w:rPr>
            </w:pPr>
            <w:r w:rsidRPr="00E5203E">
              <w:rPr>
                <w:rFonts w:hint="eastAsia"/>
                <w:szCs w:val="21"/>
              </w:rPr>
              <w:t>0xC</w:t>
            </w:r>
            <w:r>
              <w:rPr>
                <w:rFonts w:hint="eastAsia"/>
                <w:szCs w:val="21"/>
              </w:rPr>
              <w:t>1</w:t>
            </w:r>
            <w:r w:rsidRPr="00E5203E">
              <w:rPr>
                <w:rFonts w:hint="eastAsia"/>
                <w:szCs w:val="21"/>
              </w:rPr>
              <w:t>/</w:t>
            </w:r>
            <w:r>
              <w:rPr>
                <w:rFonts w:hint="eastAsia"/>
                <w:szCs w:val="21"/>
              </w:rPr>
              <w:t>3</w:t>
            </w:r>
            <w:r w:rsidRPr="00E5203E">
              <w:rPr>
                <w:rFonts w:hint="eastAsia"/>
                <w:szCs w:val="21"/>
              </w:rPr>
              <w:t>/</w:t>
            </w:r>
            <w:r>
              <w:rPr>
                <w:rFonts w:hint="eastAsia"/>
                <w:szCs w:val="21"/>
              </w:rPr>
              <w:t>6</w:t>
            </w:r>
          </w:p>
          <w:p w:rsidR="00E26D52" w:rsidRPr="00A233AB" w:rsidRDefault="00E26D52" w:rsidP="00C70041">
            <w:pPr>
              <w:spacing w:line="400" w:lineRule="exact"/>
              <w:jc w:val="center"/>
              <w:rPr>
                <w:b/>
                <w:szCs w:val="21"/>
              </w:rPr>
            </w:pPr>
          </w:p>
        </w:tc>
        <w:tc>
          <w:tcPr>
            <w:tcW w:w="1322" w:type="dxa"/>
          </w:tcPr>
          <w:p w:rsidR="00E26D52" w:rsidRPr="00715135" w:rsidRDefault="00E26D52" w:rsidP="00C70041">
            <w:pPr>
              <w:spacing w:line="400" w:lineRule="exact"/>
              <w:jc w:val="center"/>
              <w:rPr>
                <w:szCs w:val="21"/>
              </w:rPr>
            </w:pPr>
            <w:r w:rsidRPr="00715135">
              <w:rPr>
                <w:rFonts w:hint="eastAsia"/>
                <w:szCs w:val="21"/>
              </w:rPr>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Pr="006658B4" w:rsidRDefault="00E26D52" w:rsidP="00C70041">
            <w:pPr>
              <w:spacing w:line="400" w:lineRule="exact"/>
              <w:jc w:val="center"/>
              <w:rPr>
                <w:szCs w:val="21"/>
              </w:rPr>
            </w:pPr>
          </w:p>
        </w:tc>
      </w:tr>
      <w:tr w:rsidR="00E26D52" w:rsidRPr="006658B4" w:rsidTr="00E26D52">
        <w:trPr>
          <w:jc w:val="center"/>
        </w:trPr>
        <w:tc>
          <w:tcPr>
            <w:tcW w:w="1233" w:type="dxa"/>
            <w:vAlign w:val="center"/>
          </w:tcPr>
          <w:p w:rsidR="00E26D52" w:rsidRDefault="00E26D52" w:rsidP="00C70041">
            <w:pPr>
              <w:spacing w:line="400" w:lineRule="exact"/>
              <w:jc w:val="center"/>
              <w:rPr>
                <w:szCs w:val="21"/>
              </w:rPr>
            </w:pPr>
            <w:r>
              <w:rPr>
                <w:rFonts w:hint="eastAsia"/>
                <w:szCs w:val="21"/>
              </w:rPr>
              <w:lastRenderedPageBreak/>
              <w:t>EDCU</w:t>
            </w:r>
          </w:p>
          <w:p w:rsidR="00E26D52" w:rsidRDefault="00E26D52" w:rsidP="00C70041">
            <w:pPr>
              <w:spacing w:line="400" w:lineRule="exact"/>
              <w:jc w:val="center"/>
              <w:rPr>
                <w:szCs w:val="21"/>
              </w:rPr>
            </w:pPr>
            <w:r>
              <w:rPr>
                <w:rFonts w:hint="eastAsia"/>
                <w:szCs w:val="21"/>
              </w:rPr>
              <w:t>通信状态</w:t>
            </w:r>
          </w:p>
        </w:tc>
        <w:tc>
          <w:tcPr>
            <w:tcW w:w="1210" w:type="dxa"/>
            <w:vAlign w:val="center"/>
          </w:tcPr>
          <w:p w:rsidR="00E26D52" w:rsidRPr="00C264A4" w:rsidRDefault="00E26D52" w:rsidP="00C70041">
            <w:pPr>
              <w:spacing w:line="400" w:lineRule="exact"/>
              <w:jc w:val="center"/>
              <w:rPr>
                <w:szCs w:val="21"/>
              </w:rPr>
            </w:pPr>
            <w:r w:rsidRPr="00C264A4">
              <w:rPr>
                <w:rFonts w:hint="eastAsia"/>
                <w:szCs w:val="21"/>
              </w:rPr>
              <w:t>VCU</w:t>
            </w:r>
          </w:p>
        </w:tc>
        <w:tc>
          <w:tcPr>
            <w:tcW w:w="1920" w:type="dxa"/>
          </w:tcPr>
          <w:p w:rsidR="00E26D52" w:rsidRPr="00C264A4" w:rsidRDefault="00E26D52" w:rsidP="00C70041">
            <w:pPr>
              <w:spacing w:line="400" w:lineRule="exact"/>
              <w:jc w:val="center"/>
              <w:rPr>
                <w:szCs w:val="21"/>
              </w:rPr>
            </w:pPr>
            <w:r w:rsidRPr="00C264A4">
              <w:rPr>
                <w:rFonts w:hint="eastAsia"/>
                <w:szCs w:val="21"/>
              </w:rPr>
              <w:t>1</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0xC1/6/0-7</w:t>
            </w:r>
          </w:p>
          <w:p w:rsidR="00E26D52" w:rsidRPr="00C264A4" w:rsidRDefault="00E26D52" w:rsidP="00C70041">
            <w:pPr>
              <w:spacing w:line="400" w:lineRule="exact"/>
              <w:jc w:val="center"/>
              <w:rPr>
                <w:sz w:val="18"/>
                <w:szCs w:val="18"/>
              </w:rPr>
            </w:pPr>
            <w:r w:rsidRPr="00C264A4">
              <w:rPr>
                <w:rFonts w:hint="eastAsia"/>
                <w:sz w:val="18"/>
                <w:szCs w:val="18"/>
              </w:rPr>
              <w:t>EDCU2 0xC1/12/0-7</w:t>
            </w:r>
          </w:p>
          <w:p w:rsidR="00E26D52" w:rsidRPr="00C264A4" w:rsidRDefault="00E26D52" w:rsidP="00C70041">
            <w:pPr>
              <w:spacing w:line="400" w:lineRule="exact"/>
              <w:jc w:val="center"/>
              <w:rPr>
                <w:szCs w:val="21"/>
              </w:rPr>
            </w:pPr>
            <w:r w:rsidRPr="00C264A4">
              <w:rPr>
                <w:rFonts w:hint="eastAsia"/>
                <w:szCs w:val="21"/>
              </w:rPr>
              <w:t>2</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0xC1/7/0-7</w:t>
            </w:r>
          </w:p>
          <w:p w:rsidR="00E26D52" w:rsidRPr="00C264A4" w:rsidRDefault="00E26D52" w:rsidP="00C70041">
            <w:pPr>
              <w:spacing w:line="400" w:lineRule="exact"/>
              <w:jc w:val="center"/>
              <w:rPr>
                <w:sz w:val="18"/>
                <w:szCs w:val="18"/>
              </w:rPr>
            </w:pPr>
            <w:r w:rsidRPr="00C264A4">
              <w:rPr>
                <w:rFonts w:hint="eastAsia"/>
                <w:sz w:val="18"/>
                <w:szCs w:val="18"/>
              </w:rPr>
              <w:t>EDCU2 0xC1/13/0-7</w:t>
            </w:r>
          </w:p>
          <w:p w:rsidR="00E26D52" w:rsidRPr="00C264A4" w:rsidRDefault="00E26D52" w:rsidP="00C70041">
            <w:pPr>
              <w:spacing w:line="400" w:lineRule="exact"/>
              <w:jc w:val="center"/>
              <w:rPr>
                <w:szCs w:val="21"/>
              </w:rPr>
            </w:pPr>
            <w:r w:rsidRPr="00C264A4">
              <w:rPr>
                <w:rFonts w:hint="eastAsia"/>
                <w:szCs w:val="21"/>
              </w:rPr>
              <w:t>3</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0xC1/8/0-7</w:t>
            </w:r>
          </w:p>
          <w:p w:rsidR="00E26D52" w:rsidRPr="00C264A4" w:rsidRDefault="00E26D52" w:rsidP="00C70041">
            <w:pPr>
              <w:spacing w:line="400" w:lineRule="exact"/>
              <w:jc w:val="center"/>
              <w:rPr>
                <w:sz w:val="18"/>
                <w:szCs w:val="18"/>
              </w:rPr>
            </w:pPr>
            <w:r w:rsidRPr="00C264A4">
              <w:rPr>
                <w:rFonts w:hint="eastAsia"/>
                <w:sz w:val="18"/>
                <w:szCs w:val="18"/>
              </w:rPr>
              <w:t>EDCU2 0xC1/14/0-7</w:t>
            </w:r>
          </w:p>
          <w:p w:rsidR="00E26D52" w:rsidRPr="00C264A4" w:rsidRDefault="00E26D52" w:rsidP="00C70041">
            <w:pPr>
              <w:spacing w:line="400" w:lineRule="exact"/>
              <w:jc w:val="center"/>
              <w:rPr>
                <w:szCs w:val="21"/>
              </w:rPr>
            </w:pPr>
            <w:r w:rsidRPr="00C264A4">
              <w:rPr>
                <w:rFonts w:hint="eastAsia"/>
                <w:szCs w:val="21"/>
              </w:rPr>
              <w:t>4</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0xC1/9/0-7</w:t>
            </w:r>
          </w:p>
          <w:p w:rsidR="00E26D52" w:rsidRPr="00C264A4" w:rsidRDefault="00E26D52" w:rsidP="00C70041">
            <w:pPr>
              <w:spacing w:line="400" w:lineRule="exact"/>
              <w:jc w:val="center"/>
              <w:rPr>
                <w:sz w:val="18"/>
                <w:szCs w:val="18"/>
              </w:rPr>
            </w:pPr>
            <w:r w:rsidRPr="00C264A4">
              <w:rPr>
                <w:rFonts w:hint="eastAsia"/>
                <w:sz w:val="18"/>
                <w:szCs w:val="18"/>
              </w:rPr>
              <w:t>EDCU2 0xC1/15/0-7</w:t>
            </w:r>
          </w:p>
          <w:p w:rsidR="00E26D52" w:rsidRPr="00C264A4" w:rsidRDefault="00E26D52" w:rsidP="00C70041">
            <w:pPr>
              <w:spacing w:line="400" w:lineRule="exact"/>
              <w:jc w:val="center"/>
              <w:rPr>
                <w:szCs w:val="21"/>
              </w:rPr>
            </w:pPr>
            <w:r w:rsidRPr="00C264A4">
              <w:rPr>
                <w:rFonts w:hint="eastAsia"/>
                <w:szCs w:val="21"/>
              </w:rPr>
              <w:t>5</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0xC1/10/0-7</w:t>
            </w:r>
          </w:p>
          <w:p w:rsidR="00E26D52" w:rsidRPr="00C264A4" w:rsidRDefault="00E26D52" w:rsidP="00C70041">
            <w:pPr>
              <w:spacing w:line="400" w:lineRule="exact"/>
              <w:jc w:val="center"/>
              <w:rPr>
                <w:sz w:val="18"/>
                <w:szCs w:val="18"/>
              </w:rPr>
            </w:pPr>
            <w:r w:rsidRPr="00C264A4">
              <w:rPr>
                <w:rFonts w:hint="eastAsia"/>
                <w:sz w:val="18"/>
                <w:szCs w:val="18"/>
              </w:rPr>
              <w:t>EDCU2 0xC1/16/0-7</w:t>
            </w:r>
          </w:p>
          <w:p w:rsidR="00E26D52" w:rsidRPr="00C264A4" w:rsidRDefault="00E26D52" w:rsidP="00C70041">
            <w:pPr>
              <w:spacing w:line="400" w:lineRule="exact"/>
              <w:jc w:val="center"/>
              <w:rPr>
                <w:szCs w:val="21"/>
              </w:rPr>
            </w:pPr>
            <w:r w:rsidRPr="00C264A4">
              <w:rPr>
                <w:rFonts w:hint="eastAsia"/>
                <w:szCs w:val="21"/>
              </w:rPr>
              <w:t>6</w:t>
            </w:r>
            <w:r w:rsidRPr="00C264A4">
              <w:rPr>
                <w:rFonts w:hint="eastAsia"/>
                <w:szCs w:val="21"/>
              </w:rPr>
              <w:t>车</w:t>
            </w:r>
            <w:r w:rsidRPr="00C264A4">
              <w:rPr>
                <w:rFonts w:hint="eastAsia"/>
                <w:szCs w:val="21"/>
              </w:rPr>
              <w:t>1-8</w:t>
            </w:r>
            <w:r w:rsidRPr="00C264A4">
              <w:rPr>
                <w:rFonts w:hint="eastAsia"/>
                <w:szCs w:val="21"/>
              </w:rPr>
              <w:t>门：</w:t>
            </w:r>
          </w:p>
          <w:p w:rsidR="00E26D52" w:rsidRPr="00C264A4" w:rsidRDefault="00E26D52" w:rsidP="00C70041">
            <w:pPr>
              <w:spacing w:line="400" w:lineRule="exact"/>
              <w:jc w:val="center"/>
              <w:rPr>
                <w:sz w:val="18"/>
                <w:szCs w:val="18"/>
              </w:rPr>
            </w:pPr>
            <w:r w:rsidRPr="00C264A4">
              <w:rPr>
                <w:rFonts w:hint="eastAsia"/>
                <w:sz w:val="18"/>
                <w:szCs w:val="18"/>
              </w:rPr>
              <w:t>EDCU1 0xC1/11/0-7</w:t>
            </w:r>
          </w:p>
          <w:p w:rsidR="00E26D52" w:rsidRPr="00C264A4" w:rsidRDefault="00E26D52" w:rsidP="00C70041">
            <w:pPr>
              <w:spacing w:line="400" w:lineRule="exact"/>
              <w:jc w:val="center"/>
              <w:rPr>
                <w:sz w:val="18"/>
                <w:szCs w:val="18"/>
              </w:rPr>
            </w:pPr>
            <w:r w:rsidRPr="00C264A4">
              <w:rPr>
                <w:rFonts w:hint="eastAsia"/>
                <w:sz w:val="18"/>
                <w:szCs w:val="18"/>
              </w:rPr>
              <w:t>EDCU2 0xC1/17/0-7</w:t>
            </w:r>
          </w:p>
          <w:p w:rsidR="00E26D52" w:rsidRPr="00C264A4" w:rsidRDefault="00E26D52" w:rsidP="00C70041">
            <w:pPr>
              <w:spacing w:line="400" w:lineRule="exact"/>
              <w:jc w:val="center"/>
              <w:rPr>
                <w:sz w:val="18"/>
                <w:szCs w:val="18"/>
              </w:rPr>
            </w:pPr>
            <w:r w:rsidRPr="00C264A4">
              <w:rPr>
                <w:rFonts w:hint="eastAsia"/>
                <w:sz w:val="18"/>
                <w:szCs w:val="18"/>
              </w:rPr>
              <w:t>1</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t>EDCU1 0xC1/18/0-1</w:t>
            </w:r>
          </w:p>
          <w:p w:rsidR="00E26D52" w:rsidRPr="00C264A4" w:rsidRDefault="00E26D52" w:rsidP="00C70041">
            <w:pPr>
              <w:spacing w:line="400" w:lineRule="exact"/>
              <w:jc w:val="center"/>
              <w:rPr>
                <w:sz w:val="18"/>
                <w:szCs w:val="18"/>
              </w:rPr>
            </w:pPr>
            <w:r w:rsidRPr="00C264A4">
              <w:rPr>
                <w:rFonts w:hint="eastAsia"/>
                <w:sz w:val="18"/>
                <w:szCs w:val="18"/>
              </w:rPr>
              <w:t>EDCU2 0xC1/20/0-1</w:t>
            </w:r>
          </w:p>
          <w:p w:rsidR="00E26D52" w:rsidRPr="00C264A4" w:rsidRDefault="00E26D52" w:rsidP="00C70041">
            <w:pPr>
              <w:spacing w:line="400" w:lineRule="exact"/>
              <w:jc w:val="center"/>
              <w:rPr>
                <w:sz w:val="18"/>
                <w:szCs w:val="18"/>
              </w:rPr>
            </w:pPr>
            <w:r w:rsidRPr="00C264A4">
              <w:rPr>
                <w:rFonts w:hint="eastAsia"/>
                <w:sz w:val="18"/>
                <w:szCs w:val="18"/>
              </w:rPr>
              <w:t>2</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t>EDCU1 0xC1/18/2-3</w:t>
            </w:r>
          </w:p>
          <w:p w:rsidR="00E26D52" w:rsidRPr="00C264A4" w:rsidRDefault="00E26D52" w:rsidP="00C70041">
            <w:pPr>
              <w:spacing w:line="400" w:lineRule="exact"/>
              <w:jc w:val="center"/>
              <w:rPr>
                <w:sz w:val="18"/>
                <w:szCs w:val="18"/>
              </w:rPr>
            </w:pPr>
            <w:r w:rsidRPr="00C264A4">
              <w:rPr>
                <w:rFonts w:hint="eastAsia"/>
                <w:sz w:val="18"/>
                <w:szCs w:val="18"/>
              </w:rPr>
              <w:t>EDCU2 0xC1/20/2-3</w:t>
            </w:r>
          </w:p>
          <w:p w:rsidR="00E26D52" w:rsidRPr="00C264A4" w:rsidRDefault="00E26D52" w:rsidP="00C70041">
            <w:pPr>
              <w:spacing w:line="400" w:lineRule="exact"/>
              <w:jc w:val="center"/>
              <w:rPr>
                <w:sz w:val="18"/>
                <w:szCs w:val="18"/>
              </w:rPr>
            </w:pPr>
            <w:r w:rsidRPr="00C264A4">
              <w:rPr>
                <w:rFonts w:hint="eastAsia"/>
                <w:sz w:val="18"/>
                <w:szCs w:val="18"/>
              </w:rPr>
              <w:t>3</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t>EDCU1 0xC1/18/4-5</w:t>
            </w:r>
          </w:p>
          <w:p w:rsidR="00E26D52" w:rsidRPr="00C264A4" w:rsidRDefault="00E26D52" w:rsidP="00C70041">
            <w:pPr>
              <w:spacing w:line="400" w:lineRule="exact"/>
              <w:jc w:val="center"/>
              <w:rPr>
                <w:sz w:val="18"/>
                <w:szCs w:val="18"/>
              </w:rPr>
            </w:pPr>
            <w:r w:rsidRPr="00C264A4">
              <w:rPr>
                <w:rFonts w:hint="eastAsia"/>
                <w:sz w:val="18"/>
                <w:szCs w:val="18"/>
              </w:rPr>
              <w:t>EDCU2 0xC1/20/4-5</w:t>
            </w:r>
          </w:p>
          <w:p w:rsidR="00E26D52" w:rsidRPr="00C264A4" w:rsidRDefault="00E26D52" w:rsidP="00C70041">
            <w:pPr>
              <w:spacing w:line="400" w:lineRule="exact"/>
              <w:jc w:val="center"/>
              <w:rPr>
                <w:sz w:val="18"/>
                <w:szCs w:val="18"/>
              </w:rPr>
            </w:pPr>
            <w:r w:rsidRPr="00C264A4">
              <w:rPr>
                <w:rFonts w:hint="eastAsia"/>
                <w:sz w:val="18"/>
                <w:szCs w:val="18"/>
              </w:rPr>
              <w:t>4</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t>EDCU1 0xC1/18/6-7</w:t>
            </w:r>
          </w:p>
          <w:p w:rsidR="00E26D52" w:rsidRPr="00C264A4" w:rsidRDefault="00E26D52" w:rsidP="00C70041">
            <w:pPr>
              <w:spacing w:line="400" w:lineRule="exact"/>
              <w:jc w:val="center"/>
              <w:rPr>
                <w:sz w:val="18"/>
                <w:szCs w:val="18"/>
              </w:rPr>
            </w:pPr>
            <w:r w:rsidRPr="00C264A4">
              <w:rPr>
                <w:rFonts w:hint="eastAsia"/>
                <w:sz w:val="18"/>
                <w:szCs w:val="18"/>
              </w:rPr>
              <w:t>EDCU2 0xC1/20/6-7</w:t>
            </w:r>
          </w:p>
          <w:p w:rsidR="00E26D52" w:rsidRPr="00C264A4" w:rsidRDefault="00E26D52" w:rsidP="00C70041">
            <w:pPr>
              <w:spacing w:line="400" w:lineRule="exact"/>
              <w:jc w:val="center"/>
              <w:rPr>
                <w:sz w:val="18"/>
                <w:szCs w:val="18"/>
              </w:rPr>
            </w:pPr>
            <w:r w:rsidRPr="00C264A4">
              <w:rPr>
                <w:rFonts w:hint="eastAsia"/>
                <w:sz w:val="18"/>
                <w:szCs w:val="18"/>
              </w:rPr>
              <w:t>5</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t>EDCU1 0xC1/19/0-1</w:t>
            </w:r>
          </w:p>
          <w:p w:rsidR="00E26D52" w:rsidRPr="00C264A4" w:rsidRDefault="00E26D52" w:rsidP="00C70041">
            <w:pPr>
              <w:spacing w:line="400" w:lineRule="exact"/>
              <w:jc w:val="center"/>
              <w:rPr>
                <w:sz w:val="18"/>
                <w:szCs w:val="18"/>
              </w:rPr>
            </w:pPr>
            <w:r w:rsidRPr="00C264A4">
              <w:rPr>
                <w:rFonts w:hint="eastAsia"/>
                <w:sz w:val="18"/>
                <w:szCs w:val="18"/>
              </w:rPr>
              <w:t>EDCU2 0xC1/19/4-5</w:t>
            </w:r>
          </w:p>
          <w:p w:rsidR="00E26D52" w:rsidRPr="00C264A4" w:rsidRDefault="00E26D52" w:rsidP="00C70041">
            <w:pPr>
              <w:spacing w:line="400" w:lineRule="exact"/>
              <w:jc w:val="center"/>
              <w:rPr>
                <w:sz w:val="18"/>
                <w:szCs w:val="18"/>
              </w:rPr>
            </w:pPr>
            <w:r w:rsidRPr="00C264A4">
              <w:rPr>
                <w:rFonts w:hint="eastAsia"/>
                <w:sz w:val="18"/>
                <w:szCs w:val="18"/>
              </w:rPr>
              <w:t>6</w:t>
            </w:r>
            <w:r w:rsidRPr="00C264A4">
              <w:rPr>
                <w:rFonts w:hint="eastAsia"/>
                <w:sz w:val="18"/>
                <w:szCs w:val="18"/>
              </w:rPr>
              <w:t>车</w:t>
            </w:r>
            <w:r w:rsidRPr="00C264A4">
              <w:rPr>
                <w:rFonts w:hint="eastAsia"/>
                <w:sz w:val="18"/>
                <w:szCs w:val="18"/>
              </w:rPr>
              <w:t>9-10</w:t>
            </w:r>
            <w:r w:rsidRPr="00C264A4">
              <w:rPr>
                <w:rFonts w:hint="eastAsia"/>
                <w:sz w:val="18"/>
                <w:szCs w:val="18"/>
              </w:rPr>
              <w:t>门</w:t>
            </w:r>
          </w:p>
          <w:p w:rsidR="00E26D52" w:rsidRPr="00C264A4" w:rsidRDefault="00E26D52" w:rsidP="00C70041">
            <w:pPr>
              <w:spacing w:line="400" w:lineRule="exact"/>
              <w:jc w:val="center"/>
              <w:rPr>
                <w:sz w:val="18"/>
                <w:szCs w:val="18"/>
              </w:rPr>
            </w:pPr>
            <w:r w:rsidRPr="00C264A4">
              <w:rPr>
                <w:rFonts w:hint="eastAsia"/>
                <w:sz w:val="18"/>
                <w:szCs w:val="18"/>
              </w:rPr>
              <w:lastRenderedPageBreak/>
              <w:t>EDCU1 0xC1/19/2-3</w:t>
            </w:r>
          </w:p>
          <w:p w:rsidR="00E26D52" w:rsidRPr="00C264A4" w:rsidRDefault="00E26D52" w:rsidP="00C70041">
            <w:pPr>
              <w:spacing w:line="400" w:lineRule="exact"/>
              <w:jc w:val="center"/>
              <w:rPr>
                <w:sz w:val="18"/>
                <w:szCs w:val="18"/>
              </w:rPr>
            </w:pPr>
            <w:r w:rsidRPr="00C264A4">
              <w:rPr>
                <w:rFonts w:hint="eastAsia"/>
                <w:sz w:val="18"/>
                <w:szCs w:val="18"/>
              </w:rPr>
              <w:t>EDCU2 0xC1/19/6-7</w:t>
            </w:r>
          </w:p>
        </w:tc>
        <w:tc>
          <w:tcPr>
            <w:tcW w:w="1322" w:type="dxa"/>
          </w:tcPr>
          <w:p w:rsidR="00E26D52" w:rsidRPr="00C264A4" w:rsidRDefault="00E26D52" w:rsidP="00C70041">
            <w:pPr>
              <w:spacing w:line="400" w:lineRule="exact"/>
              <w:jc w:val="center"/>
              <w:rPr>
                <w:szCs w:val="21"/>
              </w:rPr>
            </w:pPr>
            <w:r w:rsidRPr="00C264A4">
              <w:rPr>
                <w:rFonts w:hint="eastAsia"/>
                <w:szCs w:val="21"/>
              </w:rPr>
              <w:lastRenderedPageBreak/>
              <w:t>位</w:t>
            </w:r>
          </w:p>
        </w:tc>
        <w:tc>
          <w:tcPr>
            <w:tcW w:w="1087" w:type="dxa"/>
            <w:shd w:val="clear" w:color="auto" w:fill="auto"/>
          </w:tcPr>
          <w:p w:rsidR="00E26D52" w:rsidRDefault="00E26D52" w:rsidP="00C70041">
            <w:pPr>
              <w:spacing w:line="400" w:lineRule="exact"/>
              <w:jc w:val="center"/>
              <w:rPr>
                <w:szCs w:val="21"/>
              </w:rPr>
            </w:pPr>
            <w:r>
              <w:rPr>
                <w:rFonts w:hint="eastAsia"/>
                <w:szCs w:val="21"/>
              </w:rPr>
              <w:t>1</w:t>
            </w:r>
            <w:r>
              <w:rPr>
                <w:rFonts w:hint="eastAsia"/>
                <w:szCs w:val="21"/>
              </w:rPr>
              <w:t>：正常</w:t>
            </w:r>
          </w:p>
          <w:p w:rsidR="00E26D52" w:rsidRPr="006658B4" w:rsidRDefault="00E26D52"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E26D52" w:rsidRDefault="00E26D52" w:rsidP="00C70041">
            <w:pPr>
              <w:spacing w:line="400" w:lineRule="exact"/>
              <w:jc w:val="center"/>
              <w:rPr>
                <w:szCs w:val="21"/>
              </w:rPr>
            </w:pPr>
            <w:r>
              <w:rPr>
                <w:rFonts w:hint="eastAsia"/>
                <w:szCs w:val="21"/>
              </w:rPr>
              <w:t>每车</w:t>
            </w:r>
            <w:r>
              <w:rPr>
                <w:rFonts w:hint="eastAsia"/>
                <w:szCs w:val="21"/>
              </w:rPr>
              <w:t>EDCU1</w:t>
            </w:r>
            <w:r>
              <w:rPr>
                <w:rFonts w:hint="eastAsia"/>
                <w:szCs w:val="21"/>
              </w:rPr>
              <w:t>与</w:t>
            </w:r>
            <w:r>
              <w:rPr>
                <w:rFonts w:hint="eastAsia"/>
                <w:szCs w:val="21"/>
              </w:rPr>
              <w:t>EDCU2</w:t>
            </w:r>
            <w:r>
              <w:rPr>
                <w:rFonts w:hint="eastAsia"/>
                <w:szCs w:val="21"/>
              </w:rPr>
              <w:t>相或，有一个正常则显示正常；</w:t>
            </w:r>
          </w:p>
          <w:p w:rsidR="00E26D52" w:rsidRPr="00C264A4" w:rsidRDefault="00E26D52" w:rsidP="00C70041">
            <w:pPr>
              <w:spacing w:line="400" w:lineRule="exact"/>
              <w:jc w:val="center"/>
              <w:rPr>
                <w:szCs w:val="21"/>
              </w:rPr>
            </w:pPr>
            <w:r>
              <w:rPr>
                <w:rFonts w:hint="eastAsia"/>
                <w:szCs w:val="21"/>
              </w:rPr>
              <w:t>若两个都不正常，则显示故障。</w:t>
            </w:r>
          </w:p>
        </w:tc>
      </w:tr>
      <w:tr w:rsidR="004D3151" w:rsidRPr="006658B4" w:rsidTr="00E26D52">
        <w:trPr>
          <w:jc w:val="center"/>
        </w:trPr>
        <w:tc>
          <w:tcPr>
            <w:tcW w:w="1233" w:type="dxa"/>
            <w:vAlign w:val="center"/>
          </w:tcPr>
          <w:p w:rsidR="004D3151" w:rsidRDefault="004D3151" w:rsidP="00C70041">
            <w:pPr>
              <w:spacing w:line="400" w:lineRule="exact"/>
              <w:jc w:val="center"/>
              <w:rPr>
                <w:szCs w:val="21"/>
              </w:rPr>
            </w:pPr>
            <w:r>
              <w:rPr>
                <w:rFonts w:hint="eastAsia"/>
                <w:szCs w:val="21"/>
              </w:rPr>
              <w:lastRenderedPageBreak/>
              <w:t>4G</w:t>
            </w:r>
          </w:p>
          <w:p w:rsidR="004D3151" w:rsidRDefault="004D3151" w:rsidP="00C70041">
            <w:pPr>
              <w:spacing w:line="400" w:lineRule="exact"/>
              <w:jc w:val="center"/>
              <w:rPr>
                <w:szCs w:val="21"/>
              </w:rPr>
            </w:pPr>
            <w:r>
              <w:rPr>
                <w:rFonts w:hint="eastAsia"/>
                <w:szCs w:val="21"/>
              </w:rPr>
              <w:t>通信状态</w:t>
            </w:r>
          </w:p>
        </w:tc>
        <w:tc>
          <w:tcPr>
            <w:tcW w:w="1210" w:type="dxa"/>
            <w:vAlign w:val="center"/>
          </w:tcPr>
          <w:p w:rsidR="004D3151" w:rsidRPr="004D3151" w:rsidRDefault="004D3151" w:rsidP="00705910">
            <w:pPr>
              <w:spacing w:line="400" w:lineRule="exact"/>
              <w:jc w:val="center"/>
              <w:rPr>
                <w:szCs w:val="21"/>
              </w:rPr>
            </w:pPr>
            <w:r w:rsidRPr="004D3151">
              <w:rPr>
                <w:rFonts w:hint="eastAsia"/>
                <w:szCs w:val="21"/>
              </w:rPr>
              <w:t>VCU</w:t>
            </w:r>
          </w:p>
        </w:tc>
        <w:tc>
          <w:tcPr>
            <w:tcW w:w="1920" w:type="dxa"/>
          </w:tcPr>
          <w:p w:rsidR="004D3151" w:rsidRDefault="004D3151" w:rsidP="004D3151">
            <w:pPr>
              <w:spacing w:line="400" w:lineRule="exact"/>
              <w:jc w:val="center"/>
              <w:rPr>
                <w:color w:val="FF0000"/>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31</w:t>
            </w:r>
            <w:r w:rsidRPr="00E5203E">
              <w:rPr>
                <w:rFonts w:hint="eastAsia"/>
                <w:szCs w:val="21"/>
              </w:rPr>
              <w:t>/</w:t>
            </w:r>
            <w:r>
              <w:rPr>
                <w:rFonts w:hint="eastAsia"/>
                <w:szCs w:val="21"/>
              </w:rPr>
              <w:t>5-6</w:t>
            </w:r>
          </w:p>
        </w:tc>
        <w:tc>
          <w:tcPr>
            <w:tcW w:w="1322" w:type="dxa"/>
          </w:tcPr>
          <w:p w:rsidR="004D3151" w:rsidRPr="00A233AB" w:rsidRDefault="004D3151" w:rsidP="00705910">
            <w:pPr>
              <w:spacing w:line="400" w:lineRule="exact"/>
              <w:jc w:val="center"/>
              <w:rPr>
                <w:b/>
                <w:szCs w:val="21"/>
              </w:rPr>
            </w:pPr>
          </w:p>
        </w:tc>
        <w:tc>
          <w:tcPr>
            <w:tcW w:w="1087" w:type="dxa"/>
            <w:shd w:val="clear" w:color="auto" w:fill="auto"/>
          </w:tcPr>
          <w:p w:rsidR="004D3151" w:rsidRDefault="004D3151" w:rsidP="00705910">
            <w:pPr>
              <w:spacing w:line="400" w:lineRule="exact"/>
              <w:jc w:val="center"/>
              <w:rPr>
                <w:szCs w:val="21"/>
              </w:rPr>
            </w:pPr>
            <w:r>
              <w:rPr>
                <w:rFonts w:hint="eastAsia"/>
                <w:szCs w:val="21"/>
              </w:rPr>
              <w:t>1</w:t>
            </w:r>
            <w:r>
              <w:rPr>
                <w:rFonts w:hint="eastAsia"/>
                <w:szCs w:val="21"/>
              </w:rPr>
              <w:t>：正常</w:t>
            </w:r>
          </w:p>
          <w:p w:rsidR="004D3151" w:rsidRPr="006658B4" w:rsidRDefault="004D3151" w:rsidP="00705910">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4D3151" w:rsidRPr="006658B4" w:rsidRDefault="004D3151" w:rsidP="00705910">
            <w:pPr>
              <w:spacing w:line="400" w:lineRule="exact"/>
              <w:jc w:val="center"/>
              <w:rPr>
                <w:szCs w:val="21"/>
              </w:rPr>
            </w:pPr>
          </w:p>
        </w:tc>
      </w:tr>
      <w:tr w:rsidR="004D3151" w:rsidRPr="006658B4" w:rsidTr="00E26D52">
        <w:trPr>
          <w:jc w:val="center"/>
        </w:trPr>
        <w:tc>
          <w:tcPr>
            <w:tcW w:w="1233" w:type="dxa"/>
            <w:vAlign w:val="center"/>
          </w:tcPr>
          <w:p w:rsidR="004D3151" w:rsidRDefault="004D3151" w:rsidP="00C70041">
            <w:pPr>
              <w:spacing w:line="400" w:lineRule="exact"/>
              <w:jc w:val="center"/>
              <w:rPr>
                <w:szCs w:val="21"/>
              </w:rPr>
            </w:pPr>
            <w:r>
              <w:rPr>
                <w:rFonts w:hint="eastAsia"/>
                <w:szCs w:val="21"/>
              </w:rPr>
              <w:t>GW</w:t>
            </w:r>
          </w:p>
          <w:p w:rsidR="004D3151" w:rsidRDefault="004D3151" w:rsidP="00C70041">
            <w:pPr>
              <w:spacing w:line="400" w:lineRule="exact"/>
              <w:jc w:val="center"/>
              <w:rPr>
                <w:szCs w:val="21"/>
              </w:rPr>
            </w:pPr>
            <w:r>
              <w:rPr>
                <w:rFonts w:hint="eastAsia"/>
                <w:szCs w:val="21"/>
              </w:rPr>
              <w:t>通信状态</w:t>
            </w:r>
          </w:p>
        </w:tc>
        <w:tc>
          <w:tcPr>
            <w:tcW w:w="1210" w:type="dxa"/>
            <w:vAlign w:val="center"/>
          </w:tcPr>
          <w:p w:rsidR="004D3151" w:rsidRPr="004D3151" w:rsidRDefault="004D3151" w:rsidP="00C70041">
            <w:pPr>
              <w:spacing w:line="400" w:lineRule="exact"/>
              <w:jc w:val="center"/>
              <w:rPr>
                <w:szCs w:val="21"/>
              </w:rPr>
            </w:pPr>
            <w:r w:rsidRPr="004D3151">
              <w:rPr>
                <w:rFonts w:hint="eastAsia"/>
                <w:szCs w:val="21"/>
              </w:rPr>
              <w:t>VCU</w:t>
            </w:r>
          </w:p>
        </w:tc>
        <w:tc>
          <w:tcPr>
            <w:tcW w:w="1920" w:type="dxa"/>
          </w:tcPr>
          <w:p w:rsidR="004D3151" w:rsidRDefault="004D3151" w:rsidP="00C70041">
            <w:pPr>
              <w:spacing w:line="400" w:lineRule="exact"/>
              <w:jc w:val="center"/>
              <w:rPr>
                <w:color w:val="FF0000"/>
                <w:szCs w:val="21"/>
              </w:rPr>
            </w:pPr>
            <w:r w:rsidRPr="00E5203E">
              <w:rPr>
                <w:rFonts w:hint="eastAsia"/>
                <w:szCs w:val="21"/>
              </w:rPr>
              <w:t>0xC</w:t>
            </w:r>
            <w:r>
              <w:rPr>
                <w:rFonts w:hint="eastAsia"/>
                <w:szCs w:val="21"/>
              </w:rPr>
              <w:t>3</w:t>
            </w:r>
            <w:r w:rsidRPr="00E5203E">
              <w:rPr>
                <w:rFonts w:hint="eastAsia"/>
                <w:szCs w:val="21"/>
              </w:rPr>
              <w:t>/</w:t>
            </w:r>
            <w:r>
              <w:rPr>
                <w:rFonts w:hint="eastAsia"/>
                <w:szCs w:val="21"/>
              </w:rPr>
              <w:t>31</w:t>
            </w:r>
            <w:r w:rsidRPr="00E5203E">
              <w:rPr>
                <w:rFonts w:hint="eastAsia"/>
                <w:szCs w:val="21"/>
              </w:rPr>
              <w:t>/</w:t>
            </w:r>
            <w:r>
              <w:rPr>
                <w:rFonts w:hint="eastAsia"/>
                <w:szCs w:val="21"/>
              </w:rPr>
              <w:t>0-1</w:t>
            </w:r>
          </w:p>
        </w:tc>
        <w:tc>
          <w:tcPr>
            <w:tcW w:w="1322" w:type="dxa"/>
          </w:tcPr>
          <w:p w:rsidR="004D3151" w:rsidRPr="00A233AB" w:rsidRDefault="004D3151" w:rsidP="00C70041">
            <w:pPr>
              <w:spacing w:line="400" w:lineRule="exact"/>
              <w:jc w:val="center"/>
              <w:rPr>
                <w:b/>
                <w:szCs w:val="21"/>
              </w:rPr>
            </w:pPr>
          </w:p>
        </w:tc>
        <w:tc>
          <w:tcPr>
            <w:tcW w:w="1087" w:type="dxa"/>
            <w:shd w:val="clear" w:color="auto" w:fill="auto"/>
          </w:tcPr>
          <w:p w:rsidR="004D3151" w:rsidRDefault="004D3151" w:rsidP="00C70041">
            <w:pPr>
              <w:spacing w:line="400" w:lineRule="exact"/>
              <w:jc w:val="center"/>
              <w:rPr>
                <w:szCs w:val="21"/>
              </w:rPr>
            </w:pPr>
            <w:r>
              <w:rPr>
                <w:rFonts w:hint="eastAsia"/>
                <w:szCs w:val="21"/>
              </w:rPr>
              <w:t>1</w:t>
            </w:r>
            <w:r>
              <w:rPr>
                <w:rFonts w:hint="eastAsia"/>
                <w:szCs w:val="21"/>
              </w:rPr>
              <w:t>：正常</w:t>
            </w:r>
          </w:p>
          <w:p w:rsidR="004D3151" w:rsidRPr="006658B4" w:rsidRDefault="004D3151"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4D3151" w:rsidRPr="006658B4" w:rsidRDefault="004D3151" w:rsidP="00C70041">
            <w:pPr>
              <w:spacing w:line="400" w:lineRule="exact"/>
              <w:jc w:val="center"/>
              <w:rPr>
                <w:szCs w:val="21"/>
              </w:rPr>
            </w:pPr>
          </w:p>
        </w:tc>
      </w:tr>
      <w:tr w:rsidR="004D3151" w:rsidRPr="006658B4" w:rsidTr="00E26D52">
        <w:trPr>
          <w:jc w:val="center"/>
        </w:trPr>
        <w:tc>
          <w:tcPr>
            <w:tcW w:w="1233" w:type="dxa"/>
            <w:vAlign w:val="center"/>
          </w:tcPr>
          <w:p w:rsidR="004D3151" w:rsidRDefault="004D3151" w:rsidP="00C70041">
            <w:pPr>
              <w:spacing w:line="400" w:lineRule="exact"/>
              <w:jc w:val="center"/>
              <w:rPr>
                <w:szCs w:val="21"/>
              </w:rPr>
            </w:pPr>
            <w:r>
              <w:rPr>
                <w:rFonts w:hint="eastAsia"/>
                <w:szCs w:val="21"/>
              </w:rPr>
              <w:t>ATO</w:t>
            </w:r>
          </w:p>
          <w:p w:rsidR="004D3151" w:rsidRDefault="004D3151" w:rsidP="00C70041">
            <w:pPr>
              <w:spacing w:line="400" w:lineRule="exact"/>
              <w:jc w:val="center"/>
              <w:rPr>
                <w:szCs w:val="21"/>
              </w:rPr>
            </w:pPr>
            <w:r>
              <w:rPr>
                <w:rFonts w:hint="eastAsia"/>
                <w:szCs w:val="21"/>
              </w:rPr>
              <w:t>通信状态</w:t>
            </w:r>
          </w:p>
        </w:tc>
        <w:tc>
          <w:tcPr>
            <w:tcW w:w="1210" w:type="dxa"/>
            <w:vAlign w:val="center"/>
          </w:tcPr>
          <w:p w:rsidR="004D3151" w:rsidRPr="004D3151" w:rsidRDefault="004D3151" w:rsidP="00C70041">
            <w:pPr>
              <w:spacing w:line="400" w:lineRule="exact"/>
              <w:jc w:val="center"/>
              <w:rPr>
                <w:szCs w:val="21"/>
              </w:rPr>
            </w:pPr>
            <w:r w:rsidRPr="004D3151">
              <w:rPr>
                <w:rFonts w:hint="eastAsia"/>
                <w:szCs w:val="21"/>
              </w:rPr>
              <w:t>VCU</w:t>
            </w:r>
          </w:p>
        </w:tc>
        <w:tc>
          <w:tcPr>
            <w:tcW w:w="1920" w:type="dxa"/>
          </w:tcPr>
          <w:p w:rsidR="004D3151" w:rsidRDefault="004D3151" w:rsidP="00C70041">
            <w:pPr>
              <w:spacing w:line="400" w:lineRule="exact"/>
              <w:jc w:val="center"/>
              <w:rPr>
                <w:color w:val="FF0000"/>
                <w:szCs w:val="21"/>
              </w:rPr>
            </w:pPr>
            <w:r w:rsidRPr="00E5203E">
              <w:rPr>
                <w:rFonts w:hint="eastAsia"/>
                <w:szCs w:val="21"/>
              </w:rPr>
              <w:t>0</w:t>
            </w:r>
            <w:r>
              <w:rPr>
                <w:rFonts w:hint="eastAsia"/>
                <w:szCs w:val="21"/>
              </w:rPr>
              <w:t>xC3</w:t>
            </w:r>
            <w:r w:rsidRPr="00E5203E">
              <w:rPr>
                <w:rFonts w:hint="eastAsia"/>
                <w:szCs w:val="21"/>
              </w:rPr>
              <w:t>/</w:t>
            </w:r>
            <w:r>
              <w:rPr>
                <w:rFonts w:hint="eastAsia"/>
                <w:szCs w:val="21"/>
              </w:rPr>
              <w:t>31</w:t>
            </w:r>
            <w:r w:rsidRPr="00E5203E">
              <w:rPr>
                <w:rFonts w:hint="eastAsia"/>
                <w:szCs w:val="21"/>
              </w:rPr>
              <w:t>/</w:t>
            </w:r>
            <w:r>
              <w:rPr>
                <w:rFonts w:hint="eastAsia"/>
                <w:szCs w:val="21"/>
              </w:rPr>
              <w:t>4</w:t>
            </w:r>
          </w:p>
        </w:tc>
        <w:tc>
          <w:tcPr>
            <w:tcW w:w="1322" w:type="dxa"/>
          </w:tcPr>
          <w:p w:rsidR="004D3151" w:rsidRPr="00A233AB" w:rsidRDefault="004D3151" w:rsidP="00C70041">
            <w:pPr>
              <w:spacing w:line="400" w:lineRule="exact"/>
              <w:jc w:val="center"/>
              <w:rPr>
                <w:b/>
                <w:szCs w:val="21"/>
              </w:rPr>
            </w:pPr>
          </w:p>
        </w:tc>
        <w:tc>
          <w:tcPr>
            <w:tcW w:w="1087" w:type="dxa"/>
            <w:shd w:val="clear" w:color="auto" w:fill="auto"/>
          </w:tcPr>
          <w:p w:rsidR="004D3151" w:rsidRDefault="004D3151" w:rsidP="00C70041">
            <w:pPr>
              <w:spacing w:line="400" w:lineRule="exact"/>
              <w:jc w:val="center"/>
              <w:rPr>
                <w:szCs w:val="21"/>
              </w:rPr>
            </w:pPr>
            <w:r>
              <w:rPr>
                <w:rFonts w:hint="eastAsia"/>
                <w:szCs w:val="21"/>
              </w:rPr>
              <w:t>1</w:t>
            </w:r>
            <w:r>
              <w:rPr>
                <w:rFonts w:hint="eastAsia"/>
                <w:szCs w:val="21"/>
              </w:rPr>
              <w:t>：正常</w:t>
            </w:r>
          </w:p>
          <w:p w:rsidR="004D3151" w:rsidRPr="006658B4" w:rsidRDefault="004D3151"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4D3151" w:rsidRPr="006658B4" w:rsidRDefault="004D3151" w:rsidP="00C70041">
            <w:pPr>
              <w:spacing w:line="400" w:lineRule="exact"/>
              <w:jc w:val="center"/>
              <w:rPr>
                <w:szCs w:val="21"/>
              </w:rPr>
            </w:pPr>
          </w:p>
        </w:tc>
      </w:tr>
      <w:tr w:rsidR="004D3151" w:rsidRPr="006658B4" w:rsidTr="00E26D52">
        <w:trPr>
          <w:jc w:val="center"/>
        </w:trPr>
        <w:tc>
          <w:tcPr>
            <w:tcW w:w="1233" w:type="dxa"/>
            <w:vAlign w:val="center"/>
          </w:tcPr>
          <w:p w:rsidR="004D3151" w:rsidRDefault="004D3151" w:rsidP="00C70041">
            <w:pPr>
              <w:spacing w:line="400" w:lineRule="exact"/>
              <w:jc w:val="center"/>
              <w:rPr>
                <w:szCs w:val="21"/>
              </w:rPr>
            </w:pPr>
            <w:r>
              <w:rPr>
                <w:rFonts w:hint="eastAsia"/>
                <w:szCs w:val="21"/>
              </w:rPr>
              <w:t>CCU-D</w:t>
            </w:r>
          </w:p>
          <w:p w:rsidR="004D3151" w:rsidRDefault="004D3151" w:rsidP="00C70041">
            <w:pPr>
              <w:spacing w:line="400" w:lineRule="exact"/>
              <w:jc w:val="center"/>
              <w:rPr>
                <w:szCs w:val="21"/>
              </w:rPr>
            </w:pPr>
            <w:r>
              <w:rPr>
                <w:rFonts w:hint="eastAsia"/>
                <w:szCs w:val="21"/>
              </w:rPr>
              <w:t>通信状态</w:t>
            </w:r>
          </w:p>
        </w:tc>
        <w:tc>
          <w:tcPr>
            <w:tcW w:w="1210" w:type="dxa"/>
            <w:vAlign w:val="center"/>
          </w:tcPr>
          <w:p w:rsidR="004D3151" w:rsidRPr="004D3151" w:rsidRDefault="004D3151" w:rsidP="00C70041">
            <w:pPr>
              <w:spacing w:line="400" w:lineRule="exact"/>
              <w:jc w:val="center"/>
              <w:rPr>
                <w:szCs w:val="21"/>
              </w:rPr>
            </w:pPr>
            <w:r w:rsidRPr="004D3151">
              <w:rPr>
                <w:rFonts w:hint="eastAsia"/>
                <w:szCs w:val="21"/>
              </w:rPr>
              <w:t>VCU</w:t>
            </w:r>
          </w:p>
        </w:tc>
        <w:tc>
          <w:tcPr>
            <w:tcW w:w="1920" w:type="dxa"/>
          </w:tcPr>
          <w:p w:rsidR="004D3151" w:rsidRDefault="004D3151" w:rsidP="00C70041">
            <w:pPr>
              <w:spacing w:line="400" w:lineRule="exact"/>
              <w:jc w:val="center"/>
              <w:rPr>
                <w:color w:val="FF0000"/>
                <w:szCs w:val="21"/>
              </w:rPr>
            </w:pPr>
            <w:r w:rsidRPr="00E5203E">
              <w:rPr>
                <w:rFonts w:hint="eastAsia"/>
                <w:szCs w:val="21"/>
              </w:rPr>
              <w:t>0</w:t>
            </w:r>
            <w:r>
              <w:rPr>
                <w:rFonts w:hint="eastAsia"/>
                <w:szCs w:val="21"/>
              </w:rPr>
              <w:t>xC3</w:t>
            </w:r>
            <w:r w:rsidRPr="00E5203E">
              <w:rPr>
                <w:rFonts w:hint="eastAsia"/>
                <w:szCs w:val="21"/>
              </w:rPr>
              <w:t>/</w:t>
            </w:r>
            <w:r>
              <w:rPr>
                <w:rFonts w:hint="eastAsia"/>
                <w:szCs w:val="21"/>
              </w:rPr>
              <w:t>29</w:t>
            </w:r>
            <w:r w:rsidRPr="00E5203E">
              <w:rPr>
                <w:rFonts w:hint="eastAsia"/>
                <w:szCs w:val="21"/>
              </w:rPr>
              <w:t>/</w:t>
            </w:r>
            <w:r>
              <w:rPr>
                <w:rFonts w:hint="eastAsia"/>
                <w:szCs w:val="21"/>
              </w:rPr>
              <w:t>6-7</w:t>
            </w:r>
          </w:p>
        </w:tc>
        <w:tc>
          <w:tcPr>
            <w:tcW w:w="1322" w:type="dxa"/>
          </w:tcPr>
          <w:p w:rsidR="004D3151" w:rsidRPr="00A233AB" w:rsidRDefault="004D3151" w:rsidP="00C70041">
            <w:pPr>
              <w:spacing w:line="400" w:lineRule="exact"/>
              <w:jc w:val="center"/>
              <w:rPr>
                <w:b/>
                <w:szCs w:val="21"/>
              </w:rPr>
            </w:pPr>
          </w:p>
        </w:tc>
        <w:tc>
          <w:tcPr>
            <w:tcW w:w="1087" w:type="dxa"/>
            <w:shd w:val="clear" w:color="auto" w:fill="auto"/>
          </w:tcPr>
          <w:p w:rsidR="004D3151" w:rsidRDefault="004D3151" w:rsidP="00C70041">
            <w:pPr>
              <w:spacing w:line="400" w:lineRule="exact"/>
              <w:jc w:val="center"/>
              <w:rPr>
                <w:szCs w:val="21"/>
              </w:rPr>
            </w:pPr>
            <w:r>
              <w:rPr>
                <w:rFonts w:hint="eastAsia"/>
                <w:szCs w:val="21"/>
              </w:rPr>
              <w:t>1</w:t>
            </w:r>
            <w:r>
              <w:rPr>
                <w:rFonts w:hint="eastAsia"/>
                <w:szCs w:val="21"/>
              </w:rPr>
              <w:t>：正常</w:t>
            </w:r>
          </w:p>
          <w:p w:rsidR="004D3151" w:rsidRPr="006658B4" w:rsidRDefault="004D3151" w:rsidP="00C70041">
            <w:pPr>
              <w:spacing w:line="400" w:lineRule="exact"/>
              <w:jc w:val="center"/>
              <w:rPr>
                <w:szCs w:val="21"/>
              </w:rPr>
            </w:pPr>
            <w:r>
              <w:rPr>
                <w:rFonts w:hint="eastAsia"/>
                <w:szCs w:val="21"/>
              </w:rPr>
              <w:t>0</w:t>
            </w:r>
            <w:r>
              <w:rPr>
                <w:rFonts w:hint="eastAsia"/>
                <w:szCs w:val="21"/>
              </w:rPr>
              <w:t>：故障</w:t>
            </w:r>
          </w:p>
        </w:tc>
        <w:tc>
          <w:tcPr>
            <w:tcW w:w="1624" w:type="dxa"/>
            <w:shd w:val="clear" w:color="auto" w:fill="auto"/>
          </w:tcPr>
          <w:p w:rsidR="004D3151" w:rsidRPr="006658B4" w:rsidRDefault="004D3151" w:rsidP="00C70041">
            <w:pPr>
              <w:spacing w:line="400" w:lineRule="exact"/>
              <w:jc w:val="center"/>
              <w:rPr>
                <w:szCs w:val="21"/>
              </w:rPr>
            </w:pPr>
          </w:p>
        </w:tc>
      </w:tr>
    </w:tbl>
    <w:p w:rsidR="00CF30C6" w:rsidRPr="00EA5267" w:rsidRDefault="00CF30C6" w:rsidP="00A01869">
      <w:pPr>
        <w:adjustRightInd w:val="0"/>
        <w:snapToGrid w:val="0"/>
        <w:spacing w:beforeLines="50" w:line="360" w:lineRule="auto"/>
        <w:ind w:left="426"/>
        <w:jc w:val="left"/>
        <w:rPr>
          <w:rFonts w:hAnsi="宋体"/>
          <w:bCs/>
          <w:sz w:val="24"/>
          <w:szCs w:val="21"/>
        </w:rPr>
      </w:pPr>
      <w:r w:rsidRPr="00EA5267">
        <w:rPr>
          <w:rFonts w:hAnsi="宋体" w:hint="eastAsia"/>
          <w:bCs/>
          <w:sz w:val="24"/>
          <w:szCs w:val="21"/>
        </w:rPr>
        <w:t>状态说明参见帮助界面：</w:t>
      </w:r>
    </w:p>
    <w:p w:rsidR="00CF30C6" w:rsidRPr="00EA5267" w:rsidRDefault="00AA1179" w:rsidP="00A01869">
      <w:pPr>
        <w:adjustRightInd w:val="0"/>
        <w:snapToGrid w:val="0"/>
        <w:spacing w:beforeLines="50" w:line="360" w:lineRule="auto"/>
        <w:ind w:left="426"/>
        <w:jc w:val="center"/>
        <w:rPr>
          <w:sz w:val="24"/>
        </w:rPr>
      </w:pPr>
      <w:r>
        <w:rPr>
          <w:noProof/>
        </w:rPr>
        <w:drawing>
          <wp:inline distT="0" distB="0" distL="0" distR="0">
            <wp:extent cx="4261213" cy="3180521"/>
            <wp:effectExtent l="0" t="0" r="6350" b="1270"/>
            <wp:docPr id="20" name="图片 20" descr="E:\工作\项目\成都7、10号线\成都7号线画面\网络帮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工作\项目\成都7、10号线\成都7号线画面\网络帮助.JPG"/>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0890" cy="3180280"/>
                    </a:xfrm>
                    <a:prstGeom prst="rect">
                      <a:avLst/>
                    </a:prstGeom>
                    <a:noFill/>
                    <a:ln>
                      <a:noFill/>
                    </a:ln>
                  </pic:spPr>
                </pic:pic>
              </a:graphicData>
            </a:graphic>
          </wp:inline>
        </w:drawing>
      </w:r>
    </w:p>
    <w:p w:rsidR="00CF30C6" w:rsidRPr="00A233AB" w:rsidRDefault="00CF30C6" w:rsidP="00CF30C6">
      <w:pPr>
        <w:numPr>
          <w:ilvl w:val="0"/>
          <w:numId w:val="22"/>
        </w:numPr>
        <w:rPr>
          <w:sz w:val="24"/>
        </w:rPr>
      </w:pPr>
      <w:r w:rsidRPr="00A233AB">
        <w:rPr>
          <w:rFonts w:hint="eastAsia"/>
          <w:sz w:val="24"/>
        </w:rPr>
        <w:t>按键——显示器内部功能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03"/>
        <w:gridCol w:w="2091"/>
        <w:gridCol w:w="1603"/>
        <w:gridCol w:w="2268"/>
        <w:gridCol w:w="775"/>
      </w:tblGrid>
      <w:tr w:rsidR="00CF30C6" w:rsidRPr="00A233AB" w:rsidTr="00C70041">
        <w:trPr>
          <w:trHeight w:val="291"/>
          <w:jc w:val="center"/>
        </w:trPr>
        <w:tc>
          <w:tcPr>
            <w:tcW w:w="1903" w:type="dxa"/>
          </w:tcPr>
          <w:p w:rsidR="00CF30C6" w:rsidRPr="00A233AB" w:rsidRDefault="00CF30C6" w:rsidP="00C70041">
            <w:pPr>
              <w:spacing w:line="360" w:lineRule="auto"/>
              <w:jc w:val="center"/>
              <w:rPr>
                <w:szCs w:val="21"/>
              </w:rPr>
            </w:pPr>
            <w:r w:rsidRPr="00A233AB">
              <w:rPr>
                <w:rFonts w:hint="eastAsia"/>
                <w:szCs w:val="21"/>
              </w:rPr>
              <w:t>按键名称</w:t>
            </w:r>
          </w:p>
        </w:tc>
        <w:tc>
          <w:tcPr>
            <w:tcW w:w="2091" w:type="dxa"/>
          </w:tcPr>
          <w:p w:rsidR="00CF30C6" w:rsidRPr="00A233AB" w:rsidRDefault="00CF30C6" w:rsidP="00C70041">
            <w:pPr>
              <w:spacing w:line="360" w:lineRule="auto"/>
              <w:jc w:val="center"/>
              <w:rPr>
                <w:szCs w:val="21"/>
              </w:rPr>
            </w:pPr>
            <w:r w:rsidRPr="00A233AB">
              <w:rPr>
                <w:rFonts w:hint="eastAsia"/>
                <w:szCs w:val="21"/>
              </w:rPr>
              <w:t>图示</w:t>
            </w:r>
          </w:p>
        </w:tc>
        <w:tc>
          <w:tcPr>
            <w:tcW w:w="1603" w:type="dxa"/>
          </w:tcPr>
          <w:p w:rsidR="00CF30C6" w:rsidRPr="00A233AB" w:rsidRDefault="00CF30C6" w:rsidP="00C70041">
            <w:pPr>
              <w:spacing w:line="360" w:lineRule="auto"/>
              <w:jc w:val="center"/>
              <w:rPr>
                <w:szCs w:val="21"/>
              </w:rPr>
            </w:pPr>
            <w:r w:rsidRPr="00A233AB">
              <w:rPr>
                <w:rFonts w:hint="eastAsia"/>
                <w:szCs w:val="21"/>
              </w:rPr>
              <w:t>功能</w:t>
            </w:r>
          </w:p>
        </w:tc>
        <w:tc>
          <w:tcPr>
            <w:tcW w:w="2268" w:type="dxa"/>
          </w:tcPr>
          <w:p w:rsidR="00CF30C6" w:rsidRPr="00A233AB" w:rsidRDefault="00CF30C6" w:rsidP="00C70041">
            <w:pPr>
              <w:spacing w:line="360" w:lineRule="auto"/>
              <w:jc w:val="center"/>
              <w:rPr>
                <w:szCs w:val="21"/>
              </w:rPr>
            </w:pPr>
            <w:r w:rsidRPr="00A233AB">
              <w:rPr>
                <w:rFonts w:hint="eastAsia"/>
                <w:szCs w:val="21"/>
              </w:rPr>
              <w:t>处理</w:t>
            </w:r>
          </w:p>
        </w:tc>
        <w:tc>
          <w:tcPr>
            <w:tcW w:w="775" w:type="dxa"/>
          </w:tcPr>
          <w:p w:rsidR="00CF30C6" w:rsidRPr="00A233AB" w:rsidRDefault="00CF30C6" w:rsidP="00C70041">
            <w:pPr>
              <w:spacing w:line="360" w:lineRule="auto"/>
              <w:jc w:val="center"/>
              <w:rPr>
                <w:szCs w:val="21"/>
              </w:rPr>
            </w:pPr>
            <w:r w:rsidRPr="00A233AB">
              <w:rPr>
                <w:rFonts w:hint="eastAsia"/>
                <w:szCs w:val="21"/>
              </w:rPr>
              <w:t>备注</w:t>
            </w:r>
          </w:p>
        </w:tc>
      </w:tr>
      <w:tr w:rsidR="00CF30C6" w:rsidRPr="00A233AB" w:rsidTr="00C70041">
        <w:trPr>
          <w:trHeight w:val="291"/>
          <w:jc w:val="center"/>
        </w:trPr>
        <w:tc>
          <w:tcPr>
            <w:tcW w:w="1903" w:type="dxa"/>
            <w:vAlign w:val="center"/>
          </w:tcPr>
          <w:p w:rsidR="00CF30C6" w:rsidRPr="00A233AB" w:rsidRDefault="00CF30C6" w:rsidP="00C70041">
            <w:pPr>
              <w:spacing w:line="360" w:lineRule="auto"/>
              <w:jc w:val="center"/>
              <w:rPr>
                <w:szCs w:val="21"/>
              </w:rPr>
            </w:pPr>
            <w:r>
              <w:rPr>
                <w:rFonts w:hint="eastAsia"/>
                <w:szCs w:val="21"/>
              </w:rPr>
              <w:t>返回</w:t>
            </w:r>
          </w:p>
        </w:tc>
        <w:tc>
          <w:tcPr>
            <w:tcW w:w="2091" w:type="dxa"/>
            <w:vAlign w:val="center"/>
          </w:tcPr>
          <w:p w:rsidR="00CF30C6" w:rsidRPr="00A233AB" w:rsidRDefault="00CF30C6" w:rsidP="00C70041">
            <w:pPr>
              <w:spacing w:line="360" w:lineRule="auto"/>
              <w:jc w:val="center"/>
              <w:rPr>
                <w:szCs w:val="21"/>
              </w:rPr>
            </w:pPr>
            <w:r>
              <w:object w:dxaOrig="1500" w:dyaOrig="1125">
                <v:shape id="_x0000_i1044" type="#_x0000_t75" style="width:75.75pt;height:56.35pt" o:ole="">
                  <v:imagedata r:id="rId71" o:title=""/>
                </v:shape>
                <o:OLEObject Type="Embed" ProgID="PBrush" ShapeID="_x0000_i1044" DrawAspect="Content" ObjectID="_1562413774" r:id="rId101"/>
              </w:object>
            </w:r>
          </w:p>
        </w:tc>
        <w:tc>
          <w:tcPr>
            <w:tcW w:w="1603" w:type="dxa"/>
            <w:vAlign w:val="center"/>
          </w:tcPr>
          <w:p w:rsidR="00CF30C6" w:rsidRDefault="00CF30C6" w:rsidP="00C70041">
            <w:pPr>
              <w:spacing w:line="360" w:lineRule="auto"/>
              <w:jc w:val="center"/>
              <w:rPr>
                <w:szCs w:val="21"/>
              </w:rPr>
            </w:pPr>
            <w:r>
              <w:rPr>
                <w:rFonts w:hint="eastAsia"/>
                <w:szCs w:val="21"/>
              </w:rPr>
              <w:t>切换到</w:t>
            </w:r>
          </w:p>
          <w:p w:rsidR="00CF30C6" w:rsidRPr="00A233AB" w:rsidRDefault="00CF30C6" w:rsidP="00C70041">
            <w:pPr>
              <w:spacing w:line="360" w:lineRule="auto"/>
              <w:jc w:val="center"/>
              <w:rPr>
                <w:szCs w:val="21"/>
              </w:rPr>
            </w:pPr>
            <w:r>
              <w:rPr>
                <w:rFonts w:hint="eastAsia"/>
                <w:szCs w:val="21"/>
              </w:rPr>
              <w:t>车辆界面</w:t>
            </w:r>
          </w:p>
        </w:tc>
        <w:tc>
          <w:tcPr>
            <w:tcW w:w="2268" w:type="dxa"/>
            <w:vAlign w:val="center"/>
          </w:tcPr>
          <w:p w:rsidR="00CF30C6" w:rsidRDefault="00CF30C6" w:rsidP="00C70041">
            <w:pPr>
              <w:spacing w:line="360" w:lineRule="auto"/>
              <w:jc w:val="center"/>
              <w:rPr>
                <w:szCs w:val="21"/>
              </w:rPr>
            </w:pPr>
            <w:r w:rsidRPr="00A233AB">
              <w:rPr>
                <w:rFonts w:hint="eastAsia"/>
                <w:szCs w:val="21"/>
              </w:rPr>
              <w:t>参见</w:t>
            </w:r>
          </w:p>
          <w:p w:rsidR="00CF30C6" w:rsidRPr="00A233AB" w:rsidRDefault="00CF30C6" w:rsidP="00C70041">
            <w:pPr>
              <w:spacing w:line="360" w:lineRule="auto"/>
              <w:jc w:val="center"/>
              <w:rPr>
                <w:szCs w:val="21"/>
              </w:rPr>
            </w:pPr>
            <w:r w:rsidRPr="00A233AB">
              <w:rPr>
                <w:rFonts w:hint="eastAsia"/>
                <w:szCs w:val="21"/>
              </w:rPr>
              <w:t>“</w:t>
            </w:r>
            <w:r w:rsidRPr="00A233AB">
              <w:rPr>
                <w:rFonts w:hint="eastAsia"/>
              </w:rPr>
              <w:t>按键</w:t>
            </w:r>
            <w:r w:rsidRPr="00A233AB">
              <w:t>颜色方案</w:t>
            </w:r>
            <w:r>
              <w:rPr>
                <w:rFonts w:hint="eastAsia"/>
              </w:rPr>
              <w:t>（一）</w:t>
            </w:r>
            <w:r w:rsidRPr="00A233AB">
              <w:rPr>
                <w:rFonts w:hint="eastAsia"/>
                <w:szCs w:val="21"/>
              </w:rPr>
              <w:t>”</w:t>
            </w:r>
          </w:p>
        </w:tc>
        <w:tc>
          <w:tcPr>
            <w:tcW w:w="775" w:type="dxa"/>
          </w:tcPr>
          <w:p w:rsidR="00CF30C6" w:rsidRPr="00A233AB" w:rsidRDefault="00CF30C6" w:rsidP="00C70041">
            <w:pPr>
              <w:spacing w:line="360" w:lineRule="auto"/>
              <w:jc w:val="center"/>
              <w:rPr>
                <w:szCs w:val="21"/>
              </w:rPr>
            </w:pPr>
          </w:p>
        </w:tc>
      </w:tr>
    </w:tbl>
    <w:p w:rsidR="00CF30C6" w:rsidRDefault="00CF30C6" w:rsidP="007954B7">
      <w:pPr>
        <w:pStyle w:val="2"/>
      </w:pPr>
      <w:bookmarkStart w:id="83" w:name="_Toc469301102"/>
      <w:r>
        <w:rPr>
          <w:rFonts w:hint="eastAsia"/>
        </w:rPr>
        <w:t>检修界面</w:t>
      </w:r>
      <w:bookmarkEnd w:id="83"/>
    </w:p>
    <w:p w:rsidR="00CF30C6" w:rsidRPr="00442D12" w:rsidRDefault="00CF30C6" w:rsidP="00A01869">
      <w:pPr>
        <w:adjustRightInd w:val="0"/>
        <w:snapToGrid w:val="0"/>
        <w:spacing w:beforeLines="50" w:line="360" w:lineRule="auto"/>
        <w:ind w:left="425" w:firstLineChars="200" w:firstLine="480"/>
        <w:jc w:val="left"/>
        <w:rPr>
          <w:rFonts w:hAnsi="宋体"/>
          <w:bCs/>
          <w:sz w:val="24"/>
          <w:szCs w:val="21"/>
        </w:rPr>
      </w:pPr>
      <w:r w:rsidRPr="00442D12">
        <w:rPr>
          <w:rFonts w:hAnsi="宋体" w:hint="eastAsia"/>
          <w:bCs/>
          <w:sz w:val="24"/>
          <w:szCs w:val="21"/>
        </w:rPr>
        <w:t>密码权限分为</w:t>
      </w:r>
      <w:r w:rsidRPr="00442D12">
        <w:rPr>
          <w:rFonts w:hAnsi="宋体"/>
          <w:bCs/>
          <w:sz w:val="24"/>
          <w:szCs w:val="21"/>
        </w:rPr>
        <w:t>2</w:t>
      </w:r>
      <w:r w:rsidRPr="00442D12">
        <w:rPr>
          <w:rFonts w:hAnsi="宋体" w:hint="eastAsia"/>
          <w:bCs/>
          <w:sz w:val="24"/>
          <w:szCs w:val="21"/>
        </w:rPr>
        <w:t>个等级，从高到低依次为：</w:t>
      </w:r>
      <w:r w:rsidRPr="00442D12">
        <w:rPr>
          <w:rFonts w:hAnsi="宋体"/>
          <w:bCs/>
          <w:sz w:val="24"/>
          <w:szCs w:val="21"/>
        </w:rPr>
        <w:t>2-</w:t>
      </w:r>
      <w:r w:rsidRPr="00442D12">
        <w:rPr>
          <w:rFonts w:hAnsi="宋体" w:hint="eastAsia"/>
          <w:bCs/>
          <w:sz w:val="24"/>
          <w:szCs w:val="21"/>
        </w:rPr>
        <w:t>检修人员、</w:t>
      </w:r>
      <w:r w:rsidRPr="00442D12">
        <w:rPr>
          <w:rFonts w:hAnsi="宋体"/>
          <w:bCs/>
          <w:sz w:val="24"/>
          <w:szCs w:val="21"/>
        </w:rPr>
        <w:t>1-</w:t>
      </w:r>
      <w:r>
        <w:rPr>
          <w:rFonts w:hAnsi="宋体" w:hint="eastAsia"/>
          <w:bCs/>
          <w:sz w:val="24"/>
          <w:szCs w:val="21"/>
        </w:rPr>
        <w:t>司机，检修目录画面如下：</w:t>
      </w:r>
    </w:p>
    <w:p w:rsidR="00CF30C6" w:rsidRPr="00442D12" w:rsidRDefault="00CF30C6" w:rsidP="00CF30C6">
      <w:pPr>
        <w:adjustRightInd w:val="0"/>
        <w:snapToGrid w:val="0"/>
        <w:spacing w:line="360" w:lineRule="auto"/>
        <w:ind w:left="426" w:right="210" w:firstLine="200"/>
        <w:jc w:val="center"/>
        <w:rPr>
          <w:sz w:val="24"/>
        </w:rPr>
      </w:pPr>
      <w:r>
        <w:rPr>
          <w:noProof/>
          <w:sz w:val="24"/>
        </w:rPr>
        <w:lastRenderedPageBreak/>
        <w:drawing>
          <wp:inline distT="0" distB="0" distL="0" distR="0">
            <wp:extent cx="4323080" cy="3225800"/>
            <wp:effectExtent l="0" t="0" r="1270" b="0"/>
            <wp:docPr id="83" name="图片 83" descr="密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密码输入"/>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080" cy="3225800"/>
                    </a:xfrm>
                    <a:prstGeom prst="rect">
                      <a:avLst/>
                    </a:prstGeom>
                    <a:noFill/>
                    <a:ln>
                      <a:noFill/>
                    </a:ln>
                  </pic:spPr>
                </pic:pic>
              </a:graphicData>
            </a:graphic>
          </wp:inline>
        </w:drawing>
      </w:r>
    </w:p>
    <w:p w:rsidR="00CF30C6" w:rsidRDefault="00CF30C6" w:rsidP="00CF30C6">
      <w:pPr>
        <w:pStyle w:val="a6"/>
        <w:spacing w:line="360" w:lineRule="auto"/>
        <w:ind w:left="845" w:firstLine="480"/>
        <w:rPr>
          <w:rFonts w:hAnsi="宋体"/>
          <w:bCs/>
          <w:sz w:val="24"/>
          <w:szCs w:val="21"/>
        </w:rPr>
      </w:pPr>
      <w:r w:rsidRPr="004465BD">
        <w:rPr>
          <w:rFonts w:hAnsi="宋体" w:hint="eastAsia"/>
          <w:bCs/>
          <w:sz w:val="24"/>
          <w:szCs w:val="21"/>
        </w:rPr>
        <w:t>键入正确密码后，进入检修界面，如下图：</w:t>
      </w:r>
    </w:p>
    <w:p w:rsidR="00CF30C6" w:rsidRDefault="00AA1179" w:rsidP="00CF30C6">
      <w:pPr>
        <w:pStyle w:val="a6"/>
        <w:spacing w:line="360" w:lineRule="auto"/>
        <w:ind w:left="846" w:firstLineChars="0" w:firstLine="0"/>
        <w:jc w:val="center"/>
        <w:rPr>
          <w:rFonts w:hAnsi="宋体"/>
          <w:bCs/>
          <w:sz w:val="24"/>
          <w:szCs w:val="21"/>
        </w:rPr>
      </w:pPr>
      <w:r>
        <w:rPr>
          <w:rFonts w:hAnsi="宋体"/>
          <w:bCs/>
          <w:noProof/>
          <w:sz w:val="24"/>
          <w:szCs w:val="21"/>
        </w:rPr>
        <w:drawing>
          <wp:inline distT="0" distB="0" distL="0" distR="0">
            <wp:extent cx="4476918" cy="3355451"/>
            <wp:effectExtent l="0" t="0" r="0" b="0"/>
            <wp:docPr id="46" name="图片 46" descr="E:\工作\项目\成都7、10号线\成都7号线画面\检修界面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工作\项目\成都7、10号线\成都7号线画面\检修界面1.JPG"/>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9876" cy="3357668"/>
                    </a:xfrm>
                    <a:prstGeom prst="rect">
                      <a:avLst/>
                    </a:prstGeom>
                    <a:noFill/>
                    <a:ln>
                      <a:noFill/>
                    </a:ln>
                  </pic:spPr>
                </pic:pic>
              </a:graphicData>
            </a:graphic>
          </wp:inline>
        </w:drawing>
      </w:r>
    </w:p>
    <w:p w:rsidR="00CF30C6" w:rsidRDefault="00CF30C6" w:rsidP="00CF30C6">
      <w:pPr>
        <w:pStyle w:val="a6"/>
        <w:spacing w:line="360" w:lineRule="auto"/>
        <w:ind w:left="846" w:firstLineChars="0" w:firstLine="0"/>
        <w:jc w:val="center"/>
        <w:rPr>
          <w:rFonts w:hAnsi="宋体"/>
          <w:bCs/>
          <w:sz w:val="24"/>
          <w:szCs w:val="21"/>
        </w:rPr>
      </w:pPr>
    </w:p>
    <w:p w:rsidR="00CF30C6" w:rsidRPr="00B5508C" w:rsidRDefault="00CF30C6" w:rsidP="007954B7">
      <w:pPr>
        <w:pStyle w:val="3"/>
      </w:pPr>
      <w:bookmarkStart w:id="84" w:name="_Toc469301103"/>
      <w:r w:rsidRPr="00B5508C">
        <w:rPr>
          <w:rFonts w:hint="eastAsia"/>
        </w:rPr>
        <w:t>时间设置画面</w:t>
      </w:r>
      <w:bookmarkEnd w:id="84"/>
    </w:p>
    <w:p w:rsidR="00CF30C6" w:rsidRDefault="00AA1179" w:rsidP="00AA1179">
      <w:pPr>
        <w:pStyle w:val="a6"/>
        <w:spacing w:line="360" w:lineRule="auto"/>
        <w:ind w:left="1271" w:firstLineChars="0" w:firstLine="0"/>
        <w:jc w:val="center"/>
        <w:rPr>
          <w:rFonts w:hAnsi="宋体"/>
          <w:bCs/>
          <w:sz w:val="24"/>
          <w:szCs w:val="21"/>
        </w:rPr>
      </w:pPr>
      <w:r>
        <w:rPr>
          <w:rFonts w:hAnsi="宋体"/>
          <w:bCs/>
          <w:noProof/>
          <w:sz w:val="24"/>
          <w:szCs w:val="21"/>
        </w:rPr>
        <w:lastRenderedPageBreak/>
        <w:drawing>
          <wp:inline distT="0" distB="0" distL="0" distR="0">
            <wp:extent cx="4263497" cy="3204376"/>
            <wp:effectExtent l="0" t="0" r="3810" b="0"/>
            <wp:docPr id="52" name="图片 52" descr="E:\工作\项目\成都7、10号线\成都7号线画面\时间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工作\项目\成都7、10号线\成都7号线画面\时间设置.JPG"/>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2008" cy="3203257"/>
                    </a:xfrm>
                    <a:prstGeom prst="rect">
                      <a:avLst/>
                    </a:prstGeom>
                    <a:noFill/>
                    <a:ln>
                      <a:noFill/>
                    </a:ln>
                  </pic:spPr>
                </pic:pic>
              </a:graphicData>
            </a:graphic>
          </wp:inline>
        </w:drawing>
      </w:r>
    </w:p>
    <w:p w:rsidR="00CF30C6" w:rsidRDefault="00CF30C6" w:rsidP="00230B23">
      <w:r>
        <w:rPr>
          <w:rFonts w:hint="eastAsia"/>
        </w:rPr>
        <w:t>1</w:t>
      </w:r>
      <w:r>
        <w:rPr>
          <w:rFonts w:hint="eastAsia"/>
        </w:rPr>
        <w:t>、每次进入时间设置界面时，输入框中显示当前日期时间；</w:t>
      </w:r>
    </w:p>
    <w:p w:rsidR="00CF30C6" w:rsidRPr="00AF37BF" w:rsidRDefault="00CF30C6" w:rsidP="00230B23">
      <w:r>
        <w:rPr>
          <w:rFonts w:hint="eastAsia"/>
        </w:rPr>
        <w:t>2</w:t>
      </w:r>
      <w:r>
        <w:rPr>
          <w:rFonts w:hint="eastAsia"/>
        </w:rPr>
        <w:t>、时间设置过程中，当输入日期或时间溢出时，自动修正为相应的最大值；</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327"/>
        <w:gridCol w:w="1559"/>
        <w:gridCol w:w="1552"/>
      </w:tblGrid>
      <w:tr w:rsidR="00CF30C6" w:rsidRPr="0083023E" w:rsidTr="004E645E">
        <w:trPr>
          <w:jc w:val="center"/>
        </w:trPr>
        <w:tc>
          <w:tcPr>
            <w:tcW w:w="1526" w:type="dxa"/>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1115" w:type="dxa"/>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2041" w:type="dxa"/>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327" w:type="dxa"/>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559"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1552"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83023E" w:rsidTr="004E645E">
        <w:trPr>
          <w:jc w:val="center"/>
        </w:trPr>
        <w:tc>
          <w:tcPr>
            <w:tcW w:w="1526" w:type="dxa"/>
            <w:vAlign w:val="center"/>
          </w:tcPr>
          <w:p w:rsidR="00CF30C6" w:rsidRPr="00702FCE" w:rsidRDefault="00CF30C6" w:rsidP="00C70041">
            <w:pPr>
              <w:spacing w:line="400" w:lineRule="exact"/>
              <w:jc w:val="center"/>
              <w:rPr>
                <w:szCs w:val="21"/>
              </w:rPr>
            </w:pPr>
            <w:r>
              <w:rPr>
                <w:rFonts w:hint="eastAsia"/>
                <w:szCs w:val="21"/>
              </w:rPr>
              <w:t>当前年</w:t>
            </w:r>
          </w:p>
        </w:tc>
        <w:tc>
          <w:tcPr>
            <w:tcW w:w="1115" w:type="dxa"/>
            <w:vAlign w:val="center"/>
          </w:tcPr>
          <w:p w:rsidR="00CF30C6" w:rsidRPr="00A25787" w:rsidRDefault="00CF30C6" w:rsidP="00C70041">
            <w:pPr>
              <w:spacing w:line="400" w:lineRule="exact"/>
              <w:rPr>
                <w:szCs w:val="21"/>
              </w:rPr>
            </w:pPr>
            <w:r w:rsidRPr="00A25787">
              <w:rPr>
                <w:rFonts w:hint="eastAsia"/>
                <w:szCs w:val="21"/>
              </w:rPr>
              <w:t>VCU</w:t>
            </w:r>
          </w:p>
        </w:tc>
        <w:tc>
          <w:tcPr>
            <w:tcW w:w="2041" w:type="dxa"/>
            <w:vAlign w:val="center"/>
          </w:tcPr>
          <w:p w:rsidR="00CF30C6" w:rsidRPr="00A25787" w:rsidRDefault="00CF30C6" w:rsidP="00C70041">
            <w:pPr>
              <w:spacing w:line="400" w:lineRule="exact"/>
              <w:jc w:val="center"/>
              <w:rPr>
                <w:szCs w:val="21"/>
              </w:rPr>
            </w:pPr>
            <w:r>
              <w:rPr>
                <w:rFonts w:hint="eastAsia"/>
                <w:szCs w:val="21"/>
              </w:rPr>
              <w:t>0xA0/4</w:t>
            </w:r>
          </w:p>
        </w:tc>
        <w:tc>
          <w:tcPr>
            <w:tcW w:w="1327" w:type="dxa"/>
            <w:vAlign w:val="center"/>
          </w:tcPr>
          <w:p w:rsidR="00CF30C6" w:rsidRDefault="00CF30C6" w:rsidP="00C70041">
            <w:pPr>
              <w:jc w:val="center"/>
              <w:rPr>
                <w:szCs w:val="21"/>
              </w:rPr>
            </w:pPr>
            <w:r>
              <w:rPr>
                <w:rFonts w:hint="eastAsia"/>
                <w:szCs w:val="21"/>
              </w:rPr>
              <w:t>字节</w:t>
            </w:r>
          </w:p>
          <w:p w:rsidR="00CF30C6" w:rsidRPr="00A25787" w:rsidRDefault="00CF30C6" w:rsidP="00C70041">
            <w:pPr>
              <w:jc w:val="center"/>
              <w:rPr>
                <w:szCs w:val="21"/>
              </w:rPr>
            </w:pPr>
            <w:r>
              <w:rPr>
                <w:rFonts w:hint="eastAsia"/>
                <w:szCs w:val="21"/>
              </w:rPr>
              <w:t>0-99</w:t>
            </w:r>
          </w:p>
        </w:tc>
        <w:tc>
          <w:tcPr>
            <w:tcW w:w="1559" w:type="dxa"/>
            <w:shd w:val="clear" w:color="auto" w:fill="auto"/>
          </w:tcPr>
          <w:p w:rsidR="00CF30C6" w:rsidRDefault="00CF30C6" w:rsidP="00C70041">
            <w:pPr>
              <w:spacing w:line="400" w:lineRule="exact"/>
              <w:jc w:val="center"/>
              <w:rPr>
                <w:szCs w:val="21"/>
              </w:rPr>
            </w:pPr>
            <w:r>
              <w:rPr>
                <w:rFonts w:hint="eastAsia"/>
                <w:szCs w:val="21"/>
              </w:rPr>
              <w:t>2000+**=20**</w:t>
            </w:r>
          </w:p>
          <w:p w:rsidR="00CF30C6" w:rsidRPr="00702FCE" w:rsidRDefault="00CF30C6" w:rsidP="00C70041">
            <w:pPr>
              <w:spacing w:line="400" w:lineRule="exact"/>
              <w:jc w:val="center"/>
              <w:rPr>
                <w:szCs w:val="21"/>
              </w:rPr>
            </w:pPr>
            <w:r>
              <w:rPr>
                <w:rFonts w:hint="eastAsia"/>
                <w:szCs w:val="21"/>
              </w:rPr>
              <w:t>**=00~99</w:t>
            </w:r>
          </w:p>
        </w:tc>
        <w:tc>
          <w:tcPr>
            <w:tcW w:w="1552" w:type="dxa"/>
            <w:shd w:val="clear" w:color="auto" w:fill="auto"/>
          </w:tcPr>
          <w:p w:rsidR="00CF30C6" w:rsidRPr="00702FCE" w:rsidRDefault="00CF30C6" w:rsidP="00C70041">
            <w:pPr>
              <w:spacing w:line="400" w:lineRule="exact"/>
              <w:jc w:val="center"/>
              <w:rPr>
                <w:szCs w:val="21"/>
              </w:rPr>
            </w:pPr>
          </w:p>
        </w:tc>
      </w:tr>
      <w:tr w:rsidR="004E645E" w:rsidRPr="0083023E" w:rsidTr="004E645E">
        <w:trPr>
          <w:jc w:val="center"/>
        </w:trPr>
        <w:tc>
          <w:tcPr>
            <w:tcW w:w="1526" w:type="dxa"/>
            <w:vAlign w:val="center"/>
          </w:tcPr>
          <w:p w:rsidR="004E645E" w:rsidRDefault="004E645E" w:rsidP="00C70041">
            <w:pPr>
              <w:spacing w:line="400" w:lineRule="exact"/>
              <w:jc w:val="center"/>
              <w:rPr>
                <w:szCs w:val="21"/>
              </w:rPr>
            </w:pPr>
            <w:r>
              <w:rPr>
                <w:rFonts w:hint="eastAsia"/>
                <w:szCs w:val="21"/>
              </w:rPr>
              <w:t>当前月</w:t>
            </w:r>
          </w:p>
        </w:tc>
        <w:tc>
          <w:tcPr>
            <w:tcW w:w="1115" w:type="dxa"/>
            <w:vAlign w:val="center"/>
          </w:tcPr>
          <w:p w:rsidR="004E645E" w:rsidRPr="00A25787" w:rsidRDefault="004E645E" w:rsidP="00C70041">
            <w:pPr>
              <w:spacing w:line="400" w:lineRule="exact"/>
              <w:rPr>
                <w:szCs w:val="21"/>
              </w:rPr>
            </w:pPr>
            <w:r w:rsidRPr="00A25787">
              <w:rPr>
                <w:rFonts w:hint="eastAsia"/>
                <w:szCs w:val="21"/>
              </w:rPr>
              <w:t>VCU</w:t>
            </w:r>
          </w:p>
        </w:tc>
        <w:tc>
          <w:tcPr>
            <w:tcW w:w="2041" w:type="dxa"/>
            <w:vAlign w:val="center"/>
          </w:tcPr>
          <w:p w:rsidR="004E645E" w:rsidRPr="00A25787" w:rsidRDefault="004E645E" w:rsidP="00C70041">
            <w:pPr>
              <w:spacing w:line="400" w:lineRule="exact"/>
              <w:jc w:val="center"/>
              <w:rPr>
                <w:szCs w:val="21"/>
              </w:rPr>
            </w:pPr>
            <w:r>
              <w:rPr>
                <w:rFonts w:hint="eastAsia"/>
                <w:szCs w:val="21"/>
              </w:rPr>
              <w:t>0xA0/5</w:t>
            </w:r>
          </w:p>
        </w:tc>
        <w:tc>
          <w:tcPr>
            <w:tcW w:w="1327" w:type="dxa"/>
            <w:vAlign w:val="center"/>
          </w:tcPr>
          <w:p w:rsidR="004E645E" w:rsidRDefault="004E645E" w:rsidP="00C70041">
            <w:pPr>
              <w:spacing w:line="400" w:lineRule="exact"/>
              <w:jc w:val="center"/>
              <w:rPr>
                <w:szCs w:val="21"/>
              </w:rPr>
            </w:pPr>
            <w:r>
              <w:rPr>
                <w:rFonts w:hint="eastAsia"/>
                <w:szCs w:val="21"/>
              </w:rPr>
              <w:t>字节</w:t>
            </w:r>
          </w:p>
          <w:p w:rsidR="004E645E" w:rsidRPr="00A25787" w:rsidRDefault="004E645E" w:rsidP="00C70041">
            <w:pPr>
              <w:spacing w:line="400" w:lineRule="exact"/>
              <w:jc w:val="center"/>
              <w:rPr>
                <w:szCs w:val="21"/>
              </w:rPr>
            </w:pPr>
            <w:r>
              <w:rPr>
                <w:rFonts w:hint="eastAsia"/>
                <w:szCs w:val="21"/>
              </w:rPr>
              <w:t>1-12</w:t>
            </w:r>
          </w:p>
        </w:tc>
        <w:tc>
          <w:tcPr>
            <w:tcW w:w="1559" w:type="dxa"/>
            <w:shd w:val="clear" w:color="auto" w:fill="auto"/>
          </w:tcPr>
          <w:p w:rsidR="004E645E" w:rsidRPr="00702FCE" w:rsidRDefault="004E645E" w:rsidP="00C70041">
            <w:pPr>
              <w:spacing w:line="400" w:lineRule="exact"/>
              <w:jc w:val="center"/>
              <w:rPr>
                <w:szCs w:val="21"/>
              </w:rPr>
            </w:pPr>
            <w:r w:rsidRPr="00F2376D">
              <w:rPr>
                <w:rFonts w:hint="eastAsia"/>
                <w:szCs w:val="21"/>
              </w:rPr>
              <w:t>01~12</w:t>
            </w:r>
            <w:r w:rsidRPr="00F2376D">
              <w:rPr>
                <w:rFonts w:hint="eastAsia"/>
                <w:szCs w:val="21"/>
              </w:rPr>
              <w:t>对应</w:t>
            </w:r>
            <w:r w:rsidRPr="00F2376D">
              <w:rPr>
                <w:rFonts w:hint="eastAsia"/>
                <w:szCs w:val="21"/>
              </w:rPr>
              <w:t>1</w:t>
            </w:r>
            <w:r w:rsidRPr="00F2376D">
              <w:rPr>
                <w:rFonts w:hint="eastAsia"/>
                <w:szCs w:val="21"/>
              </w:rPr>
              <w:t>月</w:t>
            </w:r>
            <w:r w:rsidRPr="00F2376D">
              <w:rPr>
                <w:rFonts w:hint="eastAsia"/>
                <w:szCs w:val="21"/>
              </w:rPr>
              <w:t>~12</w:t>
            </w:r>
            <w:r w:rsidRPr="00F2376D">
              <w:rPr>
                <w:rFonts w:hint="eastAsia"/>
                <w:szCs w:val="21"/>
              </w:rPr>
              <w:t>月</w:t>
            </w:r>
          </w:p>
        </w:tc>
        <w:tc>
          <w:tcPr>
            <w:tcW w:w="1552" w:type="dxa"/>
            <w:shd w:val="clear" w:color="auto" w:fill="auto"/>
          </w:tcPr>
          <w:p w:rsidR="004E645E" w:rsidRPr="00702FCE" w:rsidRDefault="004E645E" w:rsidP="004E645E">
            <w:pPr>
              <w:spacing w:line="400" w:lineRule="exact"/>
              <w:jc w:val="center"/>
              <w:rPr>
                <w:szCs w:val="21"/>
              </w:rPr>
            </w:pPr>
          </w:p>
        </w:tc>
      </w:tr>
      <w:tr w:rsidR="004E645E" w:rsidRPr="0083023E" w:rsidTr="004E645E">
        <w:trPr>
          <w:jc w:val="center"/>
        </w:trPr>
        <w:tc>
          <w:tcPr>
            <w:tcW w:w="1526" w:type="dxa"/>
            <w:vAlign w:val="center"/>
          </w:tcPr>
          <w:p w:rsidR="004E645E" w:rsidRDefault="004E645E" w:rsidP="00C70041">
            <w:pPr>
              <w:spacing w:line="400" w:lineRule="exact"/>
              <w:jc w:val="center"/>
              <w:rPr>
                <w:szCs w:val="21"/>
              </w:rPr>
            </w:pPr>
            <w:r>
              <w:rPr>
                <w:rFonts w:hint="eastAsia"/>
                <w:szCs w:val="21"/>
              </w:rPr>
              <w:t>当前日</w:t>
            </w:r>
          </w:p>
        </w:tc>
        <w:tc>
          <w:tcPr>
            <w:tcW w:w="1115" w:type="dxa"/>
            <w:vAlign w:val="center"/>
          </w:tcPr>
          <w:p w:rsidR="004E645E" w:rsidRPr="00A25787" w:rsidRDefault="004E645E" w:rsidP="00C70041">
            <w:pPr>
              <w:spacing w:line="400" w:lineRule="exact"/>
              <w:rPr>
                <w:szCs w:val="21"/>
              </w:rPr>
            </w:pPr>
            <w:r w:rsidRPr="00A25787">
              <w:rPr>
                <w:rFonts w:hint="eastAsia"/>
                <w:szCs w:val="21"/>
              </w:rPr>
              <w:t>VCU</w:t>
            </w:r>
          </w:p>
        </w:tc>
        <w:tc>
          <w:tcPr>
            <w:tcW w:w="2041" w:type="dxa"/>
            <w:vAlign w:val="center"/>
          </w:tcPr>
          <w:p w:rsidR="004E645E" w:rsidRPr="00A25787" w:rsidRDefault="004E645E" w:rsidP="00C70041">
            <w:pPr>
              <w:jc w:val="center"/>
            </w:pPr>
            <w:r>
              <w:rPr>
                <w:rFonts w:hint="eastAsia"/>
                <w:szCs w:val="21"/>
              </w:rPr>
              <w:t>0xA0/6</w:t>
            </w:r>
          </w:p>
        </w:tc>
        <w:tc>
          <w:tcPr>
            <w:tcW w:w="1327" w:type="dxa"/>
            <w:vAlign w:val="center"/>
          </w:tcPr>
          <w:p w:rsidR="004E645E" w:rsidRDefault="004E645E" w:rsidP="00C70041">
            <w:pPr>
              <w:jc w:val="center"/>
              <w:rPr>
                <w:szCs w:val="21"/>
              </w:rPr>
            </w:pPr>
            <w:r>
              <w:rPr>
                <w:rFonts w:hint="eastAsia"/>
                <w:szCs w:val="21"/>
              </w:rPr>
              <w:t>字节</w:t>
            </w:r>
          </w:p>
          <w:p w:rsidR="004E645E" w:rsidRPr="00A25787" w:rsidRDefault="004E645E" w:rsidP="00C70041">
            <w:pPr>
              <w:jc w:val="center"/>
              <w:rPr>
                <w:szCs w:val="21"/>
              </w:rPr>
            </w:pPr>
            <w:r>
              <w:rPr>
                <w:rFonts w:hint="eastAsia"/>
                <w:szCs w:val="21"/>
              </w:rPr>
              <w:t>1-31</w:t>
            </w:r>
          </w:p>
        </w:tc>
        <w:tc>
          <w:tcPr>
            <w:tcW w:w="1559" w:type="dxa"/>
            <w:shd w:val="clear" w:color="auto" w:fill="auto"/>
          </w:tcPr>
          <w:p w:rsidR="004E645E" w:rsidRPr="00702FCE" w:rsidRDefault="004E645E" w:rsidP="00C70041">
            <w:pPr>
              <w:spacing w:line="400" w:lineRule="exact"/>
              <w:jc w:val="center"/>
              <w:rPr>
                <w:szCs w:val="21"/>
              </w:rPr>
            </w:pPr>
            <w:r w:rsidRPr="00F2376D">
              <w:rPr>
                <w:rFonts w:hint="eastAsia"/>
                <w:szCs w:val="21"/>
              </w:rPr>
              <w:t>01~31</w:t>
            </w:r>
            <w:r w:rsidRPr="00F2376D">
              <w:rPr>
                <w:rFonts w:hint="eastAsia"/>
                <w:szCs w:val="21"/>
              </w:rPr>
              <w:t>对应</w:t>
            </w:r>
            <w:r w:rsidRPr="00F2376D">
              <w:rPr>
                <w:rFonts w:hint="eastAsia"/>
                <w:szCs w:val="21"/>
              </w:rPr>
              <w:t>1</w:t>
            </w:r>
            <w:r w:rsidRPr="00F2376D">
              <w:rPr>
                <w:rFonts w:hint="eastAsia"/>
                <w:szCs w:val="21"/>
              </w:rPr>
              <w:t>日</w:t>
            </w:r>
            <w:r w:rsidRPr="00F2376D">
              <w:rPr>
                <w:rFonts w:hint="eastAsia"/>
                <w:szCs w:val="21"/>
              </w:rPr>
              <w:t>~31</w:t>
            </w:r>
            <w:r w:rsidRPr="00F2376D">
              <w:rPr>
                <w:rFonts w:hint="eastAsia"/>
                <w:szCs w:val="21"/>
              </w:rPr>
              <w:t>日</w:t>
            </w:r>
          </w:p>
        </w:tc>
        <w:tc>
          <w:tcPr>
            <w:tcW w:w="1552" w:type="dxa"/>
            <w:shd w:val="clear" w:color="auto" w:fill="auto"/>
          </w:tcPr>
          <w:p w:rsidR="004E645E" w:rsidRPr="00702FCE" w:rsidRDefault="004E645E" w:rsidP="00C70041">
            <w:pPr>
              <w:spacing w:line="400" w:lineRule="exact"/>
              <w:jc w:val="center"/>
              <w:rPr>
                <w:szCs w:val="21"/>
              </w:rPr>
            </w:pPr>
          </w:p>
        </w:tc>
      </w:tr>
      <w:tr w:rsidR="004E645E" w:rsidRPr="0083023E" w:rsidTr="004E645E">
        <w:trPr>
          <w:jc w:val="center"/>
        </w:trPr>
        <w:tc>
          <w:tcPr>
            <w:tcW w:w="1526" w:type="dxa"/>
            <w:vAlign w:val="center"/>
          </w:tcPr>
          <w:p w:rsidR="004E645E" w:rsidRDefault="004E645E" w:rsidP="00C70041">
            <w:pPr>
              <w:spacing w:line="400" w:lineRule="exact"/>
              <w:jc w:val="center"/>
              <w:rPr>
                <w:szCs w:val="21"/>
              </w:rPr>
            </w:pPr>
            <w:r>
              <w:rPr>
                <w:rFonts w:hint="eastAsia"/>
                <w:szCs w:val="21"/>
              </w:rPr>
              <w:t>当前时</w:t>
            </w:r>
          </w:p>
        </w:tc>
        <w:tc>
          <w:tcPr>
            <w:tcW w:w="1115" w:type="dxa"/>
            <w:vAlign w:val="center"/>
          </w:tcPr>
          <w:p w:rsidR="004E645E" w:rsidRPr="00A25787" w:rsidRDefault="004E645E" w:rsidP="00C70041">
            <w:pPr>
              <w:spacing w:line="400" w:lineRule="exact"/>
              <w:rPr>
                <w:szCs w:val="21"/>
              </w:rPr>
            </w:pPr>
            <w:r w:rsidRPr="00A25787">
              <w:rPr>
                <w:rFonts w:hint="eastAsia"/>
                <w:szCs w:val="21"/>
              </w:rPr>
              <w:t>VCU</w:t>
            </w:r>
          </w:p>
        </w:tc>
        <w:tc>
          <w:tcPr>
            <w:tcW w:w="2041" w:type="dxa"/>
            <w:vAlign w:val="center"/>
          </w:tcPr>
          <w:p w:rsidR="004E645E" w:rsidRPr="00A25787" w:rsidRDefault="004E645E" w:rsidP="00C70041">
            <w:pPr>
              <w:jc w:val="center"/>
            </w:pPr>
            <w:r>
              <w:rPr>
                <w:rFonts w:hint="eastAsia"/>
                <w:szCs w:val="21"/>
              </w:rPr>
              <w:t>0xA0/7</w:t>
            </w:r>
          </w:p>
        </w:tc>
        <w:tc>
          <w:tcPr>
            <w:tcW w:w="1327" w:type="dxa"/>
            <w:vAlign w:val="center"/>
          </w:tcPr>
          <w:p w:rsidR="004E645E" w:rsidRDefault="004E645E" w:rsidP="00C70041">
            <w:pPr>
              <w:jc w:val="center"/>
              <w:rPr>
                <w:szCs w:val="21"/>
              </w:rPr>
            </w:pPr>
            <w:r>
              <w:rPr>
                <w:rFonts w:hint="eastAsia"/>
                <w:szCs w:val="21"/>
              </w:rPr>
              <w:t>字节</w:t>
            </w:r>
          </w:p>
          <w:p w:rsidR="004E645E" w:rsidRPr="00A25787" w:rsidRDefault="004E645E" w:rsidP="00C70041">
            <w:pPr>
              <w:jc w:val="center"/>
              <w:rPr>
                <w:szCs w:val="21"/>
              </w:rPr>
            </w:pPr>
            <w:r>
              <w:rPr>
                <w:rFonts w:hint="eastAsia"/>
                <w:szCs w:val="21"/>
              </w:rPr>
              <w:t>0-23</w:t>
            </w:r>
          </w:p>
        </w:tc>
        <w:tc>
          <w:tcPr>
            <w:tcW w:w="1559" w:type="dxa"/>
            <w:shd w:val="clear" w:color="auto" w:fill="auto"/>
          </w:tcPr>
          <w:p w:rsidR="004E645E" w:rsidRPr="00702FCE" w:rsidRDefault="004E645E" w:rsidP="00C70041">
            <w:pPr>
              <w:spacing w:line="400" w:lineRule="exact"/>
              <w:jc w:val="center"/>
              <w:rPr>
                <w:szCs w:val="21"/>
              </w:rPr>
            </w:pPr>
            <w:r w:rsidRPr="00F2376D">
              <w:rPr>
                <w:rFonts w:hint="eastAsia"/>
                <w:szCs w:val="21"/>
              </w:rPr>
              <w:t>00~23</w:t>
            </w:r>
            <w:r w:rsidRPr="00F2376D">
              <w:rPr>
                <w:rFonts w:hint="eastAsia"/>
                <w:szCs w:val="21"/>
              </w:rPr>
              <w:t>对应</w:t>
            </w:r>
            <w:r w:rsidRPr="00F2376D">
              <w:rPr>
                <w:rFonts w:hint="eastAsia"/>
                <w:szCs w:val="21"/>
              </w:rPr>
              <w:t>0</w:t>
            </w:r>
            <w:r w:rsidRPr="00F2376D">
              <w:rPr>
                <w:rFonts w:hint="eastAsia"/>
                <w:szCs w:val="21"/>
              </w:rPr>
              <w:t>时</w:t>
            </w:r>
            <w:r w:rsidRPr="00F2376D">
              <w:rPr>
                <w:rFonts w:hint="eastAsia"/>
                <w:szCs w:val="21"/>
              </w:rPr>
              <w:t>~23</w:t>
            </w:r>
            <w:r w:rsidRPr="00F2376D">
              <w:rPr>
                <w:rFonts w:hint="eastAsia"/>
                <w:szCs w:val="21"/>
              </w:rPr>
              <w:t>时</w:t>
            </w:r>
          </w:p>
        </w:tc>
        <w:tc>
          <w:tcPr>
            <w:tcW w:w="1552" w:type="dxa"/>
            <w:shd w:val="clear" w:color="auto" w:fill="auto"/>
          </w:tcPr>
          <w:p w:rsidR="004E645E" w:rsidRPr="00702FCE" w:rsidRDefault="004E645E" w:rsidP="00C70041">
            <w:pPr>
              <w:spacing w:line="400" w:lineRule="exact"/>
              <w:jc w:val="center"/>
              <w:rPr>
                <w:szCs w:val="21"/>
              </w:rPr>
            </w:pPr>
          </w:p>
        </w:tc>
      </w:tr>
      <w:tr w:rsidR="004E645E" w:rsidRPr="0083023E" w:rsidTr="004E645E">
        <w:trPr>
          <w:jc w:val="center"/>
        </w:trPr>
        <w:tc>
          <w:tcPr>
            <w:tcW w:w="1526" w:type="dxa"/>
            <w:vAlign w:val="center"/>
          </w:tcPr>
          <w:p w:rsidR="004E645E" w:rsidRDefault="004E645E" w:rsidP="00C70041">
            <w:pPr>
              <w:spacing w:line="400" w:lineRule="exact"/>
              <w:jc w:val="center"/>
              <w:rPr>
                <w:szCs w:val="21"/>
              </w:rPr>
            </w:pPr>
            <w:r>
              <w:rPr>
                <w:rFonts w:hint="eastAsia"/>
                <w:szCs w:val="21"/>
              </w:rPr>
              <w:t>当前分</w:t>
            </w:r>
          </w:p>
        </w:tc>
        <w:tc>
          <w:tcPr>
            <w:tcW w:w="1115" w:type="dxa"/>
            <w:vAlign w:val="center"/>
          </w:tcPr>
          <w:p w:rsidR="004E645E" w:rsidRPr="00A25787" w:rsidRDefault="004E645E" w:rsidP="00C70041">
            <w:pPr>
              <w:spacing w:line="400" w:lineRule="exact"/>
              <w:rPr>
                <w:szCs w:val="21"/>
              </w:rPr>
            </w:pPr>
            <w:r w:rsidRPr="00A25787">
              <w:rPr>
                <w:rFonts w:hint="eastAsia"/>
                <w:szCs w:val="21"/>
              </w:rPr>
              <w:t>VCU</w:t>
            </w:r>
          </w:p>
        </w:tc>
        <w:tc>
          <w:tcPr>
            <w:tcW w:w="2041" w:type="dxa"/>
            <w:vAlign w:val="center"/>
          </w:tcPr>
          <w:p w:rsidR="004E645E" w:rsidRPr="00A25787" w:rsidRDefault="004E645E" w:rsidP="00C70041">
            <w:pPr>
              <w:jc w:val="center"/>
            </w:pPr>
            <w:r>
              <w:rPr>
                <w:rFonts w:hint="eastAsia"/>
                <w:szCs w:val="21"/>
              </w:rPr>
              <w:t>0xA0/8</w:t>
            </w:r>
          </w:p>
        </w:tc>
        <w:tc>
          <w:tcPr>
            <w:tcW w:w="1327" w:type="dxa"/>
            <w:vAlign w:val="center"/>
          </w:tcPr>
          <w:p w:rsidR="004E645E" w:rsidRDefault="004E645E" w:rsidP="00C70041">
            <w:pPr>
              <w:jc w:val="center"/>
              <w:rPr>
                <w:szCs w:val="21"/>
              </w:rPr>
            </w:pPr>
            <w:r>
              <w:rPr>
                <w:rFonts w:hint="eastAsia"/>
                <w:szCs w:val="21"/>
              </w:rPr>
              <w:t>字节</w:t>
            </w:r>
          </w:p>
          <w:p w:rsidR="004E645E" w:rsidRPr="00A25787" w:rsidRDefault="004E645E" w:rsidP="00C70041">
            <w:pPr>
              <w:jc w:val="center"/>
              <w:rPr>
                <w:szCs w:val="21"/>
              </w:rPr>
            </w:pPr>
            <w:r>
              <w:rPr>
                <w:rFonts w:hint="eastAsia"/>
                <w:szCs w:val="21"/>
              </w:rPr>
              <w:t>0-59</w:t>
            </w:r>
          </w:p>
        </w:tc>
        <w:tc>
          <w:tcPr>
            <w:tcW w:w="1559" w:type="dxa"/>
            <w:shd w:val="clear" w:color="auto" w:fill="auto"/>
          </w:tcPr>
          <w:p w:rsidR="004E645E" w:rsidRPr="00702FCE" w:rsidRDefault="004E645E" w:rsidP="00C70041">
            <w:pPr>
              <w:spacing w:line="400" w:lineRule="exact"/>
              <w:jc w:val="center"/>
              <w:rPr>
                <w:szCs w:val="21"/>
              </w:rPr>
            </w:pPr>
            <w:r w:rsidRPr="00F2376D">
              <w:rPr>
                <w:rFonts w:hint="eastAsia"/>
                <w:szCs w:val="21"/>
              </w:rPr>
              <w:t>00~59</w:t>
            </w:r>
            <w:r w:rsidRPr="00F2376D">
              <w:rPr>
                <w:rFonts w:hint="eastAsia"/>
                <w:szCs w:val="21"/>
              </w:rPr>
              <w:t>对应</w:t>
            </w:r>
            <w:r w:rsidRPr="00F2376D">
              <w:rPr>
                <w:rFonts w:hint="eastAsia"/>
                <w:szCs w:val="21"/>
              </w:rPr>
              <w:t>0</w:t>
            </w:r>
            <w:r w:rsidRPr="00F2376D">
              <w:rPr>
                <w:rFonts w:hint="eastAsia"/>
                <w:szCs w:val="21"/>
              </w:rPr>
              <w:t>分</w:t>
            </w:r>
            <w:r w:rsidRPr="00F2376D">
              <w:rPr>
                <w:rFonts w:hint="eastAsia"/>
                <w:szCs w:val="21"/>
              </w:rPr>
              <w:t>~59</w:t>
            </w:r>
            <w:r w:rsidRPr="00F2376D">
              <w:rPr>
                <w:rFonts w:hint="eastAsia"/>
                <w:szCs w:val="21"/>
              </w:rPr>
              <w:t>分</w:t>
            </w:r>
          </w:p>
        </w:tc>
        <w:tc>
          <w:tcPr>
            <w:tcW w:w="1552" w:type="dxa"/>
            <w:shd w:val="clear" w:color="auto" w:fill="auto"/>
          </w:tcPr>
          <w:p w:rsidR="004E645E" w:rsidRPr="00702FCE" w:rsidRDefault="004E645E" w:rsidP="00C70041">
            <w:pPr>
              <w:spacing w:line="400" w:lineRule="exact"/>
              <w:jc w:val="center"/>
              <w:rPr>
                <w:szCs w:val="21"/>
              </w:rPr>
            </w:pPr>
          </w:p>
        </w:tc>
      </w:tr>
      <w:tr w:rsidR="004E645E" w:rsidRPr="0083023E" w:rsidTr="004E645E">
        <w:trPr>
          <w:jc w:val="center"/>
        </w:trPr>
        <w:tc>
          <w:tcPr>
            <w:tcW w:w="1526" w:type="dxa"/>
            <w:vAlign w:val="center"/>
          </w:tcPr>
          <w:p w:rsidR="004E645E" w:rsidRDefault="004E645E" w:rsidP="00C70041">
            <w:pPr>
              <w:spacing w:line="400" w:lineRule="exact"/>
              <w:jc w:val="center"/>
              <w:rPr>
                <w:szCs w:val="21"/>
              </w:rPr>
            </w:pPr>
            <w:r>
              <w:rPr>
                <w:rFonts w:hint="eastAsia"/>
                <w:szCs w:val="21"/>
              </w:rPr>
              <w:t>当前秒</w:t>
            </w:r>
          </w:p>
        </w:tc>
        <w:tc>
          <w:tcPr>
            <w:tcW w:w="1115" w:type="dxa"/>
            <w:vAlign w:val="center"/>
          </w:tcPr>
          <w:p w:rsidR="004E645E" w:rsidRPr="00A25787" w:rsidRDefault="004E645E" w:rsidP="00C70041">
            <w:pPr>
              <w:spacing w:line="400" w:lineRule="exact"/>
              <w:rPr>
                <w:szCs w:val="21"/>
              </w:rPr>
            </w:pPr>
            <w:r w:rsidRPr="00A25787">
              <w:rPr>
                <w:rFonts w:hint="eastAsia"/>
                <w:szCs w:val="21"/>
              </w:rPr>
              <w:t>VCU</w:t>
            </w:r>
          </w:p>
        </w:tc>
        <w:tc>
          <w:tcPr>
            <w:tcW w:w="2041" w:type="dxa"/>
            <w:vAlign w:val="center"/>
          </w:tcPr>
          <w:p w:rsidR="004E645E" w:rsidRPr="00A25787" w:rsidRDefault="004E645E" w:rsidP="00C70041">
            <w:pPr>
              <w:jc w:val="center"/>
            </w:pPr>
            <w:r>
              <w:rPr>
                <w:rFonts w:hint="eastAsia"/>
                <w:szCs w:val="21"/>
              </w:rPr>
              <w:t>0xA0/9</w:t>
            </w:r>
          </w:p>
        </w:tc>
        <w:tc>
          <w:tcPr>
            <w:tcW w:w="1327" w:type="dxa"/>
            <w:vAlign w:val="center"/>
          </w:tcPr>
          <w:p w:rsidR="004E645E" w:rsidRDefault="004E645E" w:rsidP="00C70041">
            <w:pPr>
              <w:jc w:val="center"/>
              <w:rPr>
                <w:szCs w:val="21"/>
              </w:rPr>
            </w:pPr>
            <w:r>
              <w:rPr>
                <w:rFonts w:hint="eastAsia"/>
                <w:szCs w:val="21"/>
              </w:rPr>
              <w:t>字节</w:t>
            </w:r>
          </w:p>
          <w:p w:rsidR="004E645E" w:rsidRPr="00A25787" w:rsidRDefault="004E645E" w:rsidP="00C70041">
            <w:pPr>
              <w:jc w:val="center"/>
              <w:rPr>
                <w:szCs w:val="21"/>
              </w:rPr>
            </w:pPr>
            <w:r>
              <w:rPr>
                <w:rFonts w:hint="eastAsia"/>
                <w:szCs w:val="21"/>
              </w:rPr>
              <w:t>0-59</w:t>
            </w:r>
          </w:p>
        </w:tc>
        <w:tc>
          <w:tcPr>
            <w:tcW w:w="1559" w:type="dxa"/>
            <w:shd w:val="clear" w:color="auto" w:fill="auto"/>
          </w:tcPr>
          <w:p w:rsidR="004E645E" w:rsidRPr="00702FCE" w:rsidRDefault="004E645E" w:rsidP="00C70041">
            <w:pPr>
              <w:spacing w:line="400" w:lineRule="exact"/>
              <w:jc w:val="center"/>
              <w:rPr>
                <w:szCs w:val="21"/>
              </w:rPr>
            </w:pPr>
            <w:r w:rsidRPr="00F2376D">
              <w:rPr>
                <w:rFonts w:hint="eastAsia"/>
                <w:szCs w:val="21"/>
              </w:rPr>
              <w:t>00~59</w:t>
            </w:r>
            <w:r w:rsidRPr="00F2376D">
              <w:rPr>
                <w:rFonts w:hint="eastAsia"/>
                <w:szCs w:val="21"/>
              </w:rPr>
              <w:t>对应</w:t>
            </w:r>
            <w:r w:rsidRPr="00F2376D">
              <w:rPr>
                <w:rFonts w:hint="eastAsia"/>
                <w:szCs w:val="21"/>
              </w:rPr>
              <w:t>0</w:t>
            </w:r>
            <w:r w:rsidRPr="00F2376D">
              <w:rPr>
                <w:rFonts w:hint="eastAsia"/>
                <w:szCs w:val="21"/>
              </w:rPr>
              <w:t>秒</w:t>
            </w:r>
            <w:r w:rsidRPr="00F2376D">
              <w:rPr>
                <w:rFonts w:hint="eastAsia"/>
                <w:szCs w:val="21"/>
              </w:rPr>
              <w:t>~59</w:t>
            </w:r>
            <w:r w:rsidRPr="00F2376D">
              <w:rPr>
                <w:rFonts w:hint="eastAsia"/>
                <w:szCs w:val="21"/>
              </w:rPr>
              <w:t>秒</w:t>
            </w:r>
          </w:p>
        </w:tc>
        <w:tc>
          <w:tcPr>
            <w:tcW w:w="1552" w:type="dxa"/>
            <w:shd w:val="clear" w:color="auto" w:fill="auto"/>
          </w:tcPr>
          <w:p w:rsidR="004E645E" w:rsidRPr="00702FCE" w:rsidRDefault="004E645E" w:rsidP="00C70041">
            <w:pPr>
              <w:spacing w:line="400" w:lineRule="exact"/>
              <w:jc w:val="center"/>
              <w:rPr>
                <w:szCs w:val="21"/>
              </w:rPr>
            </w:pPr>
          </w:p>
        </w:tc>
      </w:tr>
    </w:tbl>
    <w:p w:rsidR="00CF30C6" w:rsidRPr="0083023E" w:rsidRDefault="00CF30C6" w:rsidP="00CF30C6">
      <w:pPr>
        <w:numPr>
          <w:ilvl w:val="0"/>
          <w:numId w:val="22"/>
        </w:numPr>
        <w:rPr>
          <w:sz w:val="24"/>
        </w:rPr>
      </w:pPr>
      <w:r>
        <w:rPr>
          <w:rFonts w:hint="eastAsia"/>
          <w:sz w:val="24"/>
        </w:rPr>
        <w:t>信号说明</w:t>
      </w:r>
    </w:p>
    <w:tbl>
      <w:tblPr>
        <w:tblW w:w="0" w:type="auto"/>
        <w:jc w:val="center"/>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1111"/>
        <w:gridCol w:w="1759"/>
        <w:gridCol w:w="1520"/>
        <w:gridCol w:w="2268"/>
        <w:gridCol w:w="1380"/>
      </w:tblGrid>
      <w:tr w:rsidR="00CF30C6" w:rsidRPr="0083023E" w:rsidTr="00C70041">
        <w:trPr>
          <w:jc w:val="center"/>
        </w:trPr>
        <w:tc>
          <w:tcPr>
            <w:tcW w:w="123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1"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1759"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520"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268"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380"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236" w:type="dxa"/>
            <w:vAlign w:val="center"/>
          </w:tcPr>
          <w:p w:rsidR="00CF30C6" w:rsidRPr="00284715" w:rsidRDefault="00CF30C6" w:rsidP="00C70041">
            <w:pPr>
              <w:spacing w:line="400" w:lineRule="exact"/>
              <w:jc w:val="center"/>
              <w:rPr>
                <w:szCs w:val="21"/>
              </w:rPr>
            </w:pPr>
            <w:r w:rsidRPr="00284715">
              <w:rPr>
                <w:rFonts w:hint="eastAsia"/>
                <w:szCs w:val="21"/>
              </w:rPr>
              <w:t>时间设定</w:t>
            </w:r>
          </w:p>
        </w:tc>
        <w:tc>
          <w:tcPr>
            <w:tcW w:w="1111" w:type="dxa"/>
            <w:vAlign w:val="center"/>
          </w:tcPr>
          <w:p w:rsidR="00CF30C6" w:rsidRPr="00284715" w:rsidRDefault="00CF30C6" w:rsidP="00C70041">
            <w:pPr>
              <w:spacing w:line="400" w:lineRule="exact"/>
              <w:jc w:val="center"/>
              <w:rPr>
                <w:szCs w:val="21"/>
              </w:rPr>
            </w:pPr>
            <w:r w:rsidRPr="00284715">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0x1D0/17/1</w:t>
            </w:r>
          </w:p>
          <w:p w:rsidR="00CF30C6" w:rsidRDefault="00CF30C6" w:rsidP="00C70041">
            <w:pPr>
              <w:spacing w:line="400" w:lineRule="exact"/>
              <w:jc w:val="center"/>
              <w:rPr>
                <w:szCs w:val="21"/>
              </w:rPr>
            </w:pPr>
            <w:r>
              <w:rPr>
                <w:rFonts w:hint="eastAsia"/>
                <w:szCs w:val="21"/>
              </w:rPr>
              <w:lastRenderedPageBreak/>
              <w:t>6</w:t>
            </w:r>
            <w:r>
              <w:rPr>
                <w:rFonts w:hint="eastAsia"/>
                <w:szCs w:val="21"/>
              </w:rPr>
              <w:t>车：</w:t>
            </w:r>
          </w:p>
          <w:p w:rsidR="00CF30C6" w:rsidRPr="00284715" w:rsidRDefault="00CF30C6" w:rsidP="00C70041">
            <w:pPr>
              <w:spacing w:line="400" w:lineRule="exact"/>
              <w:jc w:val="center"/>
              <w:rPr>
                <w:szCs w:val="21"/>
              </w:rPr>
            </w:pPr>
            <w:r>
              <w:rPr>
                <w:rFonts w:hint="eastAsia"/>
                <w:szCs w:val="21"/>
              </w:rPr>
              <w:t>0x6D0/17/1</w:t>
            </w:r>
          </w:p>
        </w:tc>
        <w:tc>
          <w:tcPr>
            <w:tcW w:w="1520" w:type="dxa"/>
            <w:vAlign w:val="center"/>
          </w:tcPr>
          <w:p w:rsidR="00CF30C6" w:rsidRPr="00284715" w:rsidRDefault="00CF30C6" w:rsidP="00C70041">
            <w:pPr>
              <w:spacing w:line="400" w:lineRule="exact"/>
              <w:jc w:val="center"/>
              <w:rPr>
                <w:szCs w:val="21"/>
              </w:rPr>
            </w:pPr>
            <w:r w:rsidRPr="00284715">
              <w:rPr>
                <w:rFonts w:hint="eastAsia"/>
                <w:szCs w:val="21"/>
              </w:rPr>
              <w:lastRenderedPageBreak/>
              <w:t>位</w:t>
            </w:r>
          </w:p>
        </w:tc>
        <w:tc>
          <w:tcPr>
            <w:tcW w:w="2268"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：有效</w:t>
            </w:r>
          </w:p>
          <w:p w:rsidR="00CF30C6" w:rsidRPr="00284715" w:rsidRDefault="00CF30C6" w:rsidP="00C70041">
            <w:pPr>
              <w:spacing w:line="400" w:lineRule="exact"/>
              <w:jc w:val="center"/>
              <w:rPr>
                <w:szCs w:val="21"/>
              </w:rPr>
            </w:pPr>
            <w:r>
              <w:rPr>
                <w:rFonts w:hint="eastAsia"/>
                <w:szCs w:val="21"/>
              </w:rPr>
              <w:t>0</w:t>
            </w:r>
            <w:r>
              <w:rPr>
                <w:rFonts w:hint="eastAsia"/>
                <w:szCs w:val="21"/>
              </w:rPr>
              <w:t>：无效</w:t>
            </w:r>
          </w:p>
        </w:tc>
        <w:tc>
          <w:tcPr>
            <w:tcW w:w="1380" w:type="dxa"/>
            <w:shd w:val="clear" w:color="auto" w:fill="auto"/>
          </w:tcPr>
          <w:p w:rsidR="00CF30C6" w:rsidRPr="00284715" w:rsidRDefault="00CF30C6" w:rsidP="00C70041">
            <w:pPr>
              <w:spacing w:line="400" w:lineRule="exact"/>
              <w:jc w:val="center"/>
              <w:rPr>
                <w:szCs w:val="21"/>
              </w:rPr>
            </w:pPr>
            <w:r>
              <w:rPr>
                <w:rFonts w:hint="eastAsia"/>
                <w:szCs w:val="21"/>
              </w:rPr>
              <w:t>2s</w:t>
            </w:r>
            <w:r>
              <w:rPr>
                <w:rFonts w:hint="eastAsia"/>
                <w:szCs w:val="21"/>
              </w:rPr>
              <w:t>脉冲</w:t>
            </w:r>
          </w:p>
        </w:tc>
      </w:tr>
      <w:tr w:rsidR="00CF30C6" w:rsidRPr="0083023E" w:rsidTr="00C70041">
        <w:trPr>
          <w:jc w:val="center"/>
        </w:trPr>
        <w:tc>
          <w:tcPr>
            <w:tcW w:w="1236" w:type="dxa"/>
            <w:vAlign w:val="center"/>
          </w:tcPr>
          <w:p w:rsidR="00CF30C6" w:rsidRPr="0083023E" w:rsidRDefault="00CF30C6" w:rsidP="00C70041">
            <w:pPr>
              <w:spacing w:line="400" w:lineRule="exact"/>
              <w:jc w:val="center"/>
              <w:rPr>
                <w:szCs w:val="21"/>
              </w:rPr>
            </w:pPr>
            <w:r>
              <w:rPr>
                <w:rFonts w:hint="eastAsia"/>
                <w:szCs w:val="21"/>
              </w:rPr>
              <w:lastRenderedPageBreak/>
              <w:t>设置年</w:t>
            </w:r>
          </w:p>
        </w:tc>
        <w:tc>
          <w:tcPr>
            <w:tcW w:w="1111" w:type="dxa"/>
            <w:vAlign w:val="center"/>
          </w:tcPr>
          <w:p w:rsidR="00CF30C6" w:rsidRPr="0083023E"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0x1D0/18</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0x6D0/18</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00~99</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r w:rsidR="00CF30C6" w:rsidRPr="0083023E" w:rsidTr="00C70041">
        <w:trPr>
          <w:jc w:val="center"/>
        </w:trPr>
        <w:tc>
          <w:tcPr>
            <w:tcW w:w="1236" w:type="dxa"/>
            <w:vAlign w:val="center"/>
          </w:tcPr>
          <w:p w:rsidR="00CF30C6" w:rsidRDefault="00CF30C6" w:rsidP="00C70041">
            <w:pPr>
              <w:spacing w:line="400" w:lineRule="exact"/>
              <w:jc w:val="center"/>
              <w:rPr>
                <w:szCs w:val="21"/>
              </w:rPr>
            </w:pPr>
            <w:r>
              <w:rPr>
                <w:rFonts w:hint="eastAsia"/>
                <w:szCs w:val="21"/>
              </w:rPr>
              <w:t>设置月</w:t>
            </w:r>
          </w:p>
        </w:tc>
        <w:tc>
          <w:tcPr>
            <w:tcW w:w="1111" w:type="dxa"/>
            <w:vAlign w:val="center"/>
          </w:tcPr>
          <w:p w:rsidR="00CF30C6"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0x1D0/19</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0x6D0/19</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01~12</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r w:rsidR="00CF30C6" w:rsidRPr="0083023E" w:rsidTr="00C70041">
        <w:trPr>
          <w:jc w:val="center"/>
        </w:trPr>
        <w:tc>
          <w:tcPr>
            <w:tcW w:w="1236" w:type="dxa"/>
            <w:vAlign w:val="center"/>
          </w:tcPr>
          <w:p w:rsidR="00CF30C6" w:rsidRDefault="00CF30C6" w:rsidP="00C70041">
            <w:pPr>
              <w:spacing w:line="400" w:lineRule="exact"/>
              <w:jc w:val="center"/>
              <w:rPr>
                <w:szCs w:val="21"/>
              </w:rPr>
            </w:pPr>
            <w:r>
              <w:rPr>
                <w:rFonts w:hint="eastAsia"/>
                <w:szCs w:val="21"/>
              </w:rPr>
              <w:t>设置日</w:t>
            </w:r>
          </w:p>
        </w:tc>
        <w:tc>
          <w:tcPr>
            <w:tcW w:w="1111" w:type="dxa"/>
            <w:vAlign w:val="center"/>
          </w:tcPr>
          <w:p w:rsidR="00CF30C6"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0x1D0/20</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0x6D0/20</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01~31</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r w:rsidR="00CF30C6" w:rsidRPr="0083023E" w:rsidTr="00C70041">
        <w:trPr>
          <w:jc w:val="center"/>
        </w:trPr>
        <w:tc>
          <w:tcPr>
            <w:tcW w:w="1236" w:type="dxa"/>
            <w:vAlign w:val="center"/>
          </w:tcPr>
          <w:p w:rsidR="00CF30C6" w:rsidRDefault="00CF30C6" w:rsidP="00C70041">
            <w:pPr>
              <w:spacing w:line="400" w:lineRule="exact"/>
              <w:jc w:val="center"/>
              <w:rPr>
                <w:szCs w:val="21"/>
              </w:rPr>
            </w:pPr>
            <w:r>
              <w:rPr>
                <w:rFonts w:hint="eastAsia"/>
                <w:szCs w:val="21"/>
              </w:rPr>
              <w:t>设置时</w:t>
            </w:r>
          </w:p>
        </w:tc>
        <w:tc>
          <w:tcPr>
            <w:tcW w:w="1111" w:type="dxa"/>
            <w:vAlign w:val="center"/>
          </w:tcPr>
          <w:p w:rsidR="00CF30C6"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0x1D0/21</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0x6D0/21</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00~59</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r w:rsidR="00CF30C6" w:rsidRPr="0083023E" w:rsidTr="00C70041">
        <w:trPr>
          <w:jc w:val="center"/>
        </w:trPr>
        <w:tc>
          <w:tcPr>
            <w:tcW w:w="1236" w:type="dxa"/>
            <w:vAlign w:val="center"/>
          </w:tcPr>
          <w:p w:rsidR="00CF30C6" w:rsidRDefault="00CF30C6" w:rsidP="00C70041">
            <w:pPr>
              <w:spacing w:line="400" w:lineRule="exact"/>
              <w:jc w:val="center"/>
              <w:rPr>
                <w:szCs w:val="21"/>
              </w:rPr>
            </w:pPr>
            <w:r>
              <w:rPr>
                <w:rFonts w:hint="eastAsia"/>
                <w:szCs w:val="21"/>
              </w:rPr>
              <w:t>设置分</w:t>
            </w:r>
          </w:p>
        </w:tc>
        <w:tc>
          <w:tcPr>
            <w:tcW w:w="1111" w:type="dxa"/>
            <w:vAlign w:val="center"/>
          </w:tcPr>
          <w:p w:rsidR="00CF30C6"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0x1D0/22</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0x6D0/22</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00~59</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r w:rsidR="00CF30C6" w:rsidRPr="0083023E" w:rsidTr="00C70041">
        <w:trPr>
          <w:jc w:val="center"/>
        </w:trPr>
        <w:tc>
          <w:tcPr>
            <w:tcW w:w="1236" w:type="dxa"/>
            <w:vAlign w:val="center"/>
          </w:tcPr>
          <w:p w:rsidR="00CF30C6" w:rsidRDefault="00CF30C6" w:rsidP="00C70041">
            <w:pPr>
              <w:spacing w:line="400" w:lineRule="exact"/>
              <w:jc w:val="center"/>
              <w:rPr>
                <w:szCs w:val="21"/>
              </w:rPr>
            </w:pPr>
            <w:r>
              <w:rPr>
                <w:rFonts w:hint="eastAsia"/>
                <w:szCs w:val="21"/>
              </w:rPr>
              <w:t>设置秒</w:t>
            </w:r>
          </w:p>
        </w:tc>
        <w:tc>
          <w:tcPr>
            <w:tcW w:w="1111" w:type="dxa"/>
            <w:vAlign w:val="center"/>
          </w:tcPr>
          <w:p w:rsidR="00CF30C6" w:rsidRDefault="00CF30C6" w:rsidP="00C70041">
            <w:pPr>
              <w:spacing w:line="400" w:lineRule="exact"/>
              <w:jc w:val="center"/>
              <w:rPr>
                <w:szCs w:val="21"/>
              </w:rPr>
            </w:pPr>
            <w:r>
              <w:rPr>
                <w:rFonts w:hint="eastAsia"/>
                <w:szCs w:val="21"/>
              </w:rPr>
              <w:t>TCMS</w:t>
            </w:r>
          </w:p>
        </w:tc>
        <w:tc>
          <w:tcPr>
            <w:tcW w:w="1759"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0x1D0/23</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3023E" w:rsidRDefault="00CF30C6" w:rsidP="00C70041">
            <w:pPr>
              <w:spacing w:line="400" w:lineRule="exact"/>
              <w:jc w:val="center"/>
              <w:rPr>
                <w:szCs w:val="21"/>
              </w:rPr>
            </w:pPr>
            <w:r>
              <w:rPr>
                <w:rFonts w:hint="eastAsia"/>
                <w:szCs w:val="21"/>
              </w:rPr>
              <w:t>0x6D0/23</w:t>
            </w:r>
          </w:p>
        </w:tc>
        <w:tc>
          <w:tcPr>
            <w:tcW w:w="1520" w:type="dxa"/>
          </w:tcPr>
          <w:p w:rsidR="00CF30C6" w:rsidRDefault="00CF30C6" w:rsidP="00C70041">
            <w:pPr>
              <w:spacing w:line="400" w:lineRule="exact"/>
              <w:jc w:val="center"/>
              <w:rPr>
                <w:szCs w:val="21"/>
              </w:rPr>
            </w:pPr>
            <w:r>
              <w:rPr>
                <w:rFonts w:hint="eastAsia"/>
                <w:szCs w:val="21"/>
              </w:rPr>
              <w:t>字节</w:t>
            </w:r>
          </w:p>
          <w:p w:rsidR="00CF30C6" w:rsidRPr="0083023E" w:rsidRDefault="00CF30C6" w:rsidP="00C70041">
            <w:pPr>
              <w:spacing w:line="400" w:lineRule="exact"/>
              <w:jc w:val="center"/>
              <w:rPr>
                <w:szCs w:val="21"/>
              </w:rPr>
            </w:pPr>
            <w:r>
              <w:rPr>
                <w:rFonts w:hint="eastAsia"/>
                <w:szCs w:val="21"/>
              </w:rPr>
              <w:t>00~59</w:t>
            </w:r>
          </w:p>
        </w:tc>
        <w:tc>
          <w:tcPr>
            <w:tcW w:w="2268" w:type="dxa"/>
          </w:tcPr>
          <w:p w:rsidR="00CF30C6" w:rsidRPr="0083023E" w:rsidRDefault="00CF30C6" w:rsidP="00C70041">
            <w:pPr>
              <w:spacing w:line="400" w:lineRule="exact"/>
              <w:ind w:left="360"/>
              <w:rPr>
                <w:szCs w:val="21"/>
              </w:rPr>
            </w:pPr>
          </w:p>
        </w:tc>
        <w:tc>
          <w:tcPr>
            <w:tcW w:w="1380" w:type="dxa"/>
          </w:tcPr>
          <w:p w:rsidR="00CF30C6" w:rsidRPr="00D91491" w:rsidRDefault="00CF30C6" w:rsidP="00C70041">
            <w:pPr>
              <w:spacing w:line="400" w:lineRule="exact"/>
              <w:jc w:val="center"/>
              <w:rPr>
                <w:szCs w:val="21"/>
              </w:rPr>
            </w:pPr>
          </w:p>
        </w:tc>
      </w:tr>
    </w:tbl>
    <w:p w:rsidR="00CF30C6" w:rsidRPr="00583781" w:rsidRDefault="00CF30C6" w:rsidP="00230B23"/>
    <w:p w:rsidR="00CF30C6" w:rsidRDefault="00CF30C6" w:rsidP="00CF30C6">
      <w:pPr>
        <w:numPr>
          <w:ilvl w:val="0"/>
          <w:numId w:val="22"/>
        </w:numPr>
        <w:rPr>
          <w:sz w:val="24"/>
        </w:rPr>
      </w:pPr>
      <w:r w:rsidRPr="00B96633">
        <w:rPr>
          <w:rFonts w:hint="eastAsia"/>
          <w:sz w:val="24"/>
        </w:rPr>
        <w:t>按键—</w:t>
      </w:r>
      <w:r w:rsidRPr="00315E00">
        <w:rPr>
          <w:rFonts w:hint="eastAsia"/>
          <w:sz w:val="24"/>
        </w:rPr>
        <w:t>—显示器内部功能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84"/>
        <w:gridCol w:w="1832"/>
        <w:gridCol w:w="1384"/>
        <w:gridCol w:w="2177"/>
        <w:gridCol w:w="1263"/>
      </w:tblGrid>
      <w:tr w:rsidR="00CF30C6" w:rsidRPr="00182C80" w:rsidTr="00C70041">
        <w:trPr>
          <w:trHeight w:val="936"/>
          <w:jc w:val="center"/>
        </w:trPr>
        <w:tc>
          <w:tcPr>
            <w:tcW w:w="1984" w:type="dxa"/>
            <w:vAlign w:val="center"/>
          </w:tcPr>
          <w:p w:rsidR="00CF30C6" w:rsidRPr="00182C80" w:rsidRDefault="00CF30C6" w:rsidP="00C70041">
            <w:pPr>
              <w:spacing w:line="360" w:lineRule="auto"/>
              <w:jc w:val="center"/>
              <w:rPr>
                <w:szCs w:val="21"/>
              </w:rPr>
            </w:pPr>
            <w:r w:rsidRPr="00182C80">
              <w:rPr>
                <w:rFonts w:hint="eastAsia"/>
                <w:szCs w:val="21"/>
              </w:rPr>
              <w:t>按键名称</w:t>
            </w:r>
          </w:p>
        </w:tc>
        <w:tc>
          <w:tcPr>
            <w:tcW w:w="1832" w:type="dxa"/>
            <w:vAlign w:val="center"/>
          </w:tcPr>
          <w:p w:rsidR="00CF30C6" w:rsidRPr="00182C80" w:rsidRDefault="00CF30C6" w:rsidP="00C70041">
            <w:pPr>
              <w:spacing w:line="360" w:lineRule="auto"/>
              <w:jc w:val="center"/>
              <w:rPr>
                <w:szCs w:val="21"/>
              </w:rPr>
            </w:pPr>
            <w:r w:rsidRPr="00182C80">
              <w:rPr>
                <w:rFonts w:hint="eastAsia"/>
                <w:szCs w:val="21"/>
              </w:rPr>
              <w:t>图示</w:t>
            </w:r>
          </w:p>
        </w:tc>
        <w:tc>
          <w:tcPr>
            <w:tcW w:w="1384" w:type="dxa"/>
            <w:vAlign w:val="center"/>
          </w:tcPr>
          <w:p w:rsidR="00CF30C6" w:rsidRPr="00182C80" w:rsidRDefault="00CF30C6" w:rsidP="00C70041">
            <w:pPr>
              <w:spacing w:line="360" w:lineRule="auto"/>
              <w:jc w:val="center"/>
              <w:rPr>
                <w:szCs w:val="21"/>
              </w:rPr>
            </w:pPr>
            <w:r w:rsidRPr="00182C80">
              <w:rPr>
                <w:rFonts w:hint="eastAsia"/>
                <w:szCs w:val="21"/>
              </w:rPr>
              <w:t>功能</w:t>
            </w:r>
          </w:p>
        </w:tc>
        <w:tc>
          <w:tcPr>
            <w:tcW w:w="2177" w:type="dxa"/>
            <w:vAlign w:val="center"/>
          </w:tcPr>
          <w:p w:rsidR="00CF30C6" w:rsidRPr="00182C80" w:rsidRDefault="00CF30C6" w:rsidP="00C70041">
            <w:pPr>
              <w:spacing w:line="360" w:lineRule="auto"/>
              <w:jc w:val="center"/>
              <w:rPr>
                <w:szCs w:val="21"/>
              </w:rPr>
            </w:pPr>
            <w:r w:rsidRPr="00182C80">
              <w:rPr>
                <w:rFonts w:hint="eastAsia"/>
                <w:szCs w:val="21"/>
              </w:rPr>
              <w:t>处理</w:t>
            </w:r>
          </w:p>
        </w:tc>
        <w:tc>
          <w:tcPr>
            <w:tcW w:w="1263" w:type="dxa"/>
            <w:vAlign w:val="center"/>
          </w:tcPr>
          <w:p w:rsidR="00CF30C6" w:rsidRPr="00182C80" w:rsidRDefault="00CF30C6" w:rsidP="00C70041">
            <w:pPr>
              <w:spacing w:line="360" w:lineRule="auto"/>
              <w:jc w:val="center"/>
              <w:rPr>
                <w:szCs w:val="21"/>
              </w:rPr>
            </w:pPr>
            <w:r w:rsidRPr="00182C80">
              <w:rPr>
                <w:rFonts w:hint="eastAsia"/>
                <w:szCs w:val="21"/>
              </w:rPr>
              <w:t>备注</w:t>
            </w: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数字</w:t>
            </w:r>
            <w:r>
              <w:rPr>
                <w:rFonts w:hint="eastAsia"/>
                <w:szCs w:val="21"/>
              </w:rPr>
              <w:t>0~9</w:t>
            </w:r>
          </w:p>
        </w:tc>
        <w:tc>
          <w:tcPr>
            <w:tcW w:w="1832" w:type="dxa"/>
          </w:tcPr>
          <w:p w:rsidR="00CF30C6" w:rsidRDefault="00CF30C6" w:rsidP="00C70041">
            <w:pPr>
              <w:spacing w:line="360" w:lineRule="auto"/>
              <w:jc w:val="center"/>
            </w:pPr>
            <w:r>
              <w:object w:dxaOrig="1845" w:dyaOrig="675">
                <v:shape id="_x0000_i1045" type="#_x0000_t75" style="width:40.05pt;height:14.4pt" o:ole="">
                  <v:imagedata r:id="rId105" o:title=""/>
                </v:shape>
                <o:OLEObject Type="Embed" ProgID="PBrush" ShapeID="_x0000_i1045" DrawAspect="Content" ObjectID="_1562413775" r:id="rId106"/>
              </w:object>
            </w:r>
          </w:p>
          <w:p w:rsidR="00CF30C6" w:rsidRDefault="00CF30C6" w:rsidP="00C70041">
            <w:pPr>
              <w:spacing w:line="360" w:lineRule="auto"/>
              <w:jc w:val="center"/>
            </w:pPr>
            <w:r>
              <w:t>…</w:t>
            </w:r>
          </w:p>
          <w:p w:rsidR="00CF30C6" w:rsidRDefault="00CF30C6" w:rsidP="00C70041">
            <w:pPr>
              <w:spacing w:line="360" w:lineRule="auto"/>
              <w:jc w:val="center"/>
            </w:pPr>
            <w:r>
              <w:object w:dxaOrig="1845" w:dyaOrig="690">
                <v:shape id="_x0000_i1046" type="#_x0000_t75" style="width:41.95pt;height:15.05pt" o:ole="">
                  <v:imagedata r:id="rId107" o:title=""/>
                </v:shape>
                <o:OLEObject Type="Embed" ProgID="PBrush" ShapeID="_x0000_i1046" DrawAspect="Content" ObjectID="_1562413776" r:id="rId108"/>
              </w:object>
            </w:r>
          </w:p>
        </w:tc>
        <w:tc>
          <w:tcPr>
            <w:tcW w:w="1384" w:type="dxa"/>
          </w:tcPr>
          <w:p w:rsidR="00CF30C6" w:rsidRDefault="00CF30C6" w:rsidP="00C70041">
            <w:pPr>
              <w:spacing w:line="360" w:lineRule="auto"/>
              <w:jc w:val="center"/>
              <w:rPr>
                <w:szCs w:val="21"/>
              </w:rPr>
            </w:pPr>
            <w:r>
              <w:rPr>
                <w:rFonts w:hint="eastAsia"/>
                <w:szCs w:val="21"/>
              </w:rPr>
              <w:t>键入年月日、时分秒</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lastRenderedPageBreak/>
              <w:t>DEL</w:t>
            </w:r>
          </w:p>
        </w:tc>
        <w:tc>
          <w:tcPr>
            <w:tcW w:w="1832" w:type="dxa"/>
          </w:tcPr>
          <w:p w:rsidR="00CF30C6" w:rsidRDefault="00CF30C6" w:rsidP="00C70041">
            <w:pPr>
              <w:spacing w:line="360" w:lineRule="auto"/>
              <w:jc w:val="center"/>
            </w:pPr>
            <w:r>
              <w:object w:dxaOrig="3735" w:dyaOrig="645">
                <v:shape id="_x0000_i1047" type="#_x0000_t75" style="width:80.15pt;height:25.05pt" o:ole="">
                  <v:imagedata r:id="rId109" o:title=""/>
                </v:shape>
                <o:OLEObject Type="Embed" ProgID="PBrush" ShapeID="_x0000_i1047" DrawAspect="Content" ObjectID="_1562413777" r:id="rId110"/>
              </w:object>
            </w:r>
          </w:p>
        </w:tc>
        <w:tc>
          <w:tcPr>
            <w:tcW w:w="1384" w:type="dxa"/>
          </w:tcPr>
          <w:p w:rsidR="00CF30C6" w:rsidRDefault="00CF30C6" w:rsidP="00C70041">
            <w:pPr>
              <w:spacing w:line="360" w:lineRule="auto"/>
              <w:jc w:val="center"/>
              <w:rPr>
                <w:szCs w:val="21"/>
              </w:rPr>
            </w:pPr>
            <w:r>
              <w:rPr>
                <w:rFonts w:hint="eastAsia"/>
                <w:szCs w:val="21"/>
              </w:rPr>
              <w:t>删除选中框内容</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确认</w:t>
            </w:r>
          </w:p>
        </w:tc>
        <w:tc>
          <w:tcPr>
            <w:tcW w:w="1832" w:type="dxa"/>
          </w:tcPr>
          <w:p w:rsidR="00CF30C6" w:rsidRDefault="00CF30C6" w:rsidP="00C70041">
            <w:pPr>
              <w:spacing w:line="360" w:lineRule="auto"/>
              <w:jc w:val="center"/>
            </w:pPr>
            <w:r>
              <w:object w:dxaOrig="1800" w:dyaOrig="615">
                <v:shape id="_x0000_i1048" type="#_x0000_t75" style="width:79.5pt;height:26.9pt" o:ole="">
                  <v:imagedata r:id="rId111" o:title=""/>
                </v:shape>
                <o:OLEObject Type="Embed" ProgID="PBrush" ShapeID="_x0000_i1048" DrawAspect="Content" ObjectID="_1562413778" r:id="rId112"/>
              </w:object>
            </w:r>
          </w:p>
        </w:tc>
        <w:tc>
          <w:tcPr>
            <w:tcW w:w="1384" w:type="dxa"/>
          </w:tcPr>
          <w:p w:rsidR="00CF30C6" w:rsidRDefault="00CF30C6" w:rsidP="00C70041">
            <w:pPr>
              <w:spacing w:line="360" w:lineRule="auto"/>
              <w:jc w:val="center"/>
              <w:rPr>
                <w:szCs w:val="21"/>
              </w:rPr>
            </w:pPr>
            <w:r>
              <w:rPr>
                <w:rFonts w:hint="eastAsia"/>
                <w:szCs w:val="21"/>
              </w:rPr>
              <w:t>设置时间</w:t>
            </w:r>
          </w:p>
          <w:p w:rsidR="00CF30C6" w:rsidRDefault="00CF30C6" w:rsidP="00C70041">
            <w:pPr>
              <w:spacing w:line="360" w:lineRule="auto"/>
              <w:jc w:val="center"/>
              <w:rPr>
                <w:szCs w:val="21"/>
              </w:rPr>
            </w:pPr>
            <w:r>
              <w:rPr>
                <w:rFonts w:hint="eastAsia"/>
                <w:szCs w:val="21"/>
              </w:rPr>
              <w:t>到</w:t>
            </w:r>
            <w:r>
              <w:rPr>
                <w:rFonts w:hint="eastAsia"/>
                <w:szCs w:val="21"/>
              </w:rPr>
              <w:t>TCMS</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取消</w:t>
            </w:r>
          </w:p>
        </w:tc>
        <w:tc>
          <w:tcPr>
            <w:tcW w:w="1832" w:type="dxa"/>
          </w:tcPr>
          <w:p w:rsidR="00CF30C6" w:rsidRDefault="00CF30C6" w:rsidP="00C70041">
            <w:pPr>
              <w:spacing w:line="360" w:lineRule="auto"/>
              <w:jc w:val="center"/>
            </w:pPr>
            <w:r>
              <w:object w:dxaOrig="1830" w:dyaOrig="615">
                <v:shape id="_x0000_i1049" type="#_x0000_t75" style="width:80.75pt;height:26.9pt" o:ole="">
                  <v:imagedata r:id="rId113" o:title=""/>
                </v:shape>
                <o:OLEObject Type="Embed" ProgID="PBrush" ShapeID="_x0000_i1049" DrawAspect="Content" ObjectID="_1562413779" r:id="rId114"/>
              </w:object>
            </w:r>
          </w:p>
        </w:tc>
        <w:tc>
          <w:tcPr>
            <w:tcW w:w="1384" w:type="dxa"/>
          </w:tcPr>
          <w:p w:rsidR="00CF30C6" w:rsidRDefault="00CF30C6" w:rsidP="00C70041">
            <w:pPr>
              <w:spacing w:line="360" w:lineRule="auto"/>
              <w:jc w:val="center"/>
              <w:rPr>
                <w:szCs w:val="21"/>
              </w:rPr>
            </w:pPr>
            <w:r>
              <w:rPr>
                <w:rFonts w:hint="eastAsia"/>
                <w:szCs w:val="21"/>
              </w:rPr>
              <w:t>返回</w:t>
            </w:r>
          </w:p>
          <w:p w:rsidR="00CF30C6" w:rsidRDefault="00CF30C6" w:rsidP="00C70041">
            <w:pPr>
              <w:spacing w:line="360" w:lineRule="auto"/>
              <w:jc w:val="center"/>
              <w:rPr>
                <w:szCs w:val="21"/>
              </w:rPr>
            </w:pPr>
            <w:r>
              <w:rPr>
                <w:rFonts w:hint="eastAsia"/>
                <w:szCs w:val="21"/>
              </w:rPr>
              <w:t>检修界面</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bl>
    <w:p w:rsidR="00CF30C6" w:rsidRPr="00B5508C" w:rsidRDefault="00CF30C6" w:rsidP="007954B7">
      <w:pPr>
        <w:pStyle w:val="3"/>
      </w:pPr>
      <w:bookmarkStart w:id="85" w:name="_Toc469301104"/>
      <w:r w:rsidRPr="00B5508C">
        <w:rPr>
          <w:rFonts w:hint="eastAsia"/>
        </w:rPr>
        <w:t>车号设置</w:t>
      </w:r>
      <w:bookmarkEnd w:id="85"/>
    </w:p>
    <w:p w:rsidR="00CF30C6" w:rsidRDefault="00AA1179" w:rsidP="00CF30C6">
      <w:pPr>
        <w:pStyle w:val="a6"/>
        <w:spacing w:line="360" w:lineRule="auto"/>
        <w:ind w:left="1271" w:firstLineChars="0" w:firstLine="0"/>
        <w:jc w:val="center"/>
        <w:rPr>
          <w:rFonts w:hAnsi="宋体"/>
          <w:bCs/>
          <w:sz w:val="24"/>
          <w:szCs w:val="21"/>
        </w:rPr>
      </w:pPr>
      <w:r>
        <w:rPr>
          <w:rFonts w:hAnsi="宋体"/>
          <w:bCs/>
          <w:noProof/>
          <w:sz w:val="24"/>
          <w:szCs w:val="21"/>
        </w:rPr>
        <w:drawing>
          <wp:inline distT="0" distB="0" distL="0" distR="0">
            <wp:extent cx="4192938" cy="3148976"/>
            <wp:effectExtent l="0" t="0" r="0" b="0"/>
            <wp:docPr id="54" name="图片 54" descr="E:\工作\项目\成都7、10号线\成都7号线画面\车号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工作\项目\成都7、10号线\成都7号线画面\车号设置.JPG"/>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7810" cy="3152635"/>
                    </a:xfrm>
                    <a:prstGeom prst="rect">
                      <a:avLst/>
                    </a:prstGeom>
                    <a:noFill/>
                    <a:ln>
                      <a:noFill/>
                    </a:ln>
                  </pic:spPr>
                </pic:pic>
              </a:graphicData>
            </a:graphic>
          </wp:inline>
        </w:drawing>
      </w:r>
    </w:p>
    <w:p w:rsidR="00CF30C6" w:rsidRDefault="00CF30C6" w:rsidP="00230B23">
      <w:r>
        <w:rPr>
          <w:rFonts w:hint="eastAsia"/>
        </w:rPr>
        <w:t>1</w:t>
      </w:r>
      <w:r>
        <w:rPr>
          <w:rFonts w:hint="eastAsia"/>
        </w:rPr>
        <w:t>、进入界面默认选择</w:t>
      </w:r>
      <w:r>
        <w:rPr>
          <w:rFonts w:hint="eastAsia"/>
        </w:rPr>
        <w:t>TC1</w:t>
      </w:r>
      <w:r>
        <w:rPr>
          <w:rFonts w:hint="eastAsia"/>
        </w:rPr>
        <w:t>车；</w:t>
      </w:r>
    </w:p>
    <w:p w:rsidR="00CF30C6" w:rsidRPr="006A037F" w:rsidRDefault="00CF30C6" w:rsidP="00230B23">
      <w:r>
        <w:rPr>
          <w:rFonts w:hint="eastAsia"/>
        </w:rPr>
        <w:t>2</w:t>
      </w:r>
      <w:r>
        <w:rPr>
          <w:rFonts w:hint="eastAsia"/>
        </w:rPr>
        <w:t>、车号设定值满</w:t>
      </w:r>
      <w:r w:rsidR="00596441">
        <w:rPr>
          <w:rFonts w:hint="eastAsia"/>
        </w:rPr>
        <w:t>4/</w:t>
      </w:r>
      <w:r>
        <w:rPr>
          <w:rFonts w:hint="eastAsia"/>
        </w:rPr>
        <w:t>6</w:t>
      </w:r>
      <w:r>
        <w:rPr>
          <w:rFonts w:hint="eastAsia"/>
        </w:rPr>
        <w:t>位后，继续键入无效。</w:t>
      </w:r>
    </w:p>
    <w:tbl>
      <w:tblPr>
        <w:tblW w:w="9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4"/>
        <w:gridCol w:w="1071"/>
        <w:gridCol w:w="1753"/>
        <w:gridCol w:w="1712"/>
        <w:gridCol w:w="2174"/>
        <w:gridCol w:w="1744"/>
      </w:tblGrid>
      <w:tr w:rsidR="00CF30C6" w:rsidRPr="00A233AB" w:rsidTr="00370ECC">
        <w:trPr>
          <w:jc w:val="center"/>
        </w:trPr>
        <w:tc>
          <w:tcPr>
            <w:tcW w:w="1314" w:type="dxa"/>
            <w:tcBorders>
              <w:bottom w:val="single" w:sz="4" w:space="0" w:color="auto"/>
            </w:tcBorders>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1071" w:type="dxa"/>
            <w:tcBorders>
              <w:bottom w:val="single" w:sz="4" w:space="0" w:color="auto"/>
            </w:tcBorders>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1753" w:type="dxa"/>
            <w:tcBorders>
              <w:bottom w:val="single" w:sz="4" w:space="0" w:color="auto"/>
            </w:tcBorders>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712" w:type="dxa"/>
            <w:tcBorders>
              <w:bottom w:val="single" w:sz="4" w:space="0" w:color="auto"/>
            </w:tcBorders>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2174" w:type="dxa"/>
            <w:tcBorders>
              <w:bottom w:val="single" w:sz="4" w:space="0" w:color="auto"/>
            </w:tcBorders>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1744" w:type="dxa"/>
            <w:tcBorders>
              <w:bottom w:val="single" w:sz="4" w:space="0" w:color="auto"/>
            </w:tcBorders>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A233AB" w:rsidTr="00370ECC">
        <w:trPr>
          <w:jc w:val="center"/>
        </w:trPr>
        <w:tc>
          <w:tcPr>
            <w:tcW w:w="1314" w:type="dxa"/>
            <w:vAlign w:val="center"/>
          </w:tcPr>
          <w:p w:rsidR="00CF30C6" w:rsidRPr="0079598B" w:rsidRDefault="00CF30C6" w:rsidP="00C70041">
            <w:pPr>
              <w:spacing w:line="400" w:lineRule="exact"/>
              <w:jc w:val="center"/>
              <w:rPr>
                <w:rFonts w:ascii="宋体" w:hAnsi="宋体"/>
                <w:szCs w:val="21"/>
              </w:rPr>
            </w:pPr>
            <w:r>
              <w:rPr>
                <w:rFonts w:ascii="宋体" w:hAnsi="宋体" w:hint="eastAsia"/>
                <w:szCs w:val="21"/>
              </w:rPr>
              <w:t>当前车号</w:t>
            </w:r>
          </w:p>
        </w:tc>
        <w:tc>
          <w:tcPr>
            <w:tcW w:w="107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Default="00CF30C6" w:rsidP="00C70041">
            <w:pPr>
              <w:spacing w:line="400" w:lineRule="exact"/>
              <w:rPr>
                <w:szCs w:val="21"/>
              </w:rPr>
            </w:pPr>
            <w:r>
              <w:rPr>
                <w:rFonts w:hint="eastAsia"/>
                <w:szCs w:val="21"/>
              </w:rPr>
              <w:t>1</w:t>
            </w:r>
            <w:r>
              <w:rPr>
                <w:rFonts w:hint="eastAsia"/>
                <w:szCs w:val="21"/>
              </w:rPr>
              <w:t>车：</w:t>
            </w:r>
          </w:p>
          <w:p w:rsidR="00CF30C6" w:rsidRDefault="00CF30C6" w:rsidP="00C70041">
            <w:pPr>
              <w:spacing w:line="400" w:lineRule="exact"/>
              <w:rPr>
                <w:szCs w:val="21"/>
              </w:rPr>
            </w:pPr>
            <w:r>
              <w:rPr>
                <w:rFonts w:hint="eastAsia"/>
                <w:szCs w:val="21"/>
              </w:rPr>
              <w:t>0xC3/2-5</w:t>
            </w:r>
          </w:p>
          <w:p w:rsidR="00CF30C6" w:rsidRDefault="00CF30C6" w:rsidP="00C70041">
            <w:pPr>
              <w:spacing w:line="400" w:lineRule="exact"/>
              <w:rPr>
                <w:szCs w:val="21"/>
              </w:rPr>
            </w:pPr>
            <w:r>
              <w:rPr>
                <w:rFonts w:hint="eastAsia"/>
                <w:szCs w:val="21"/>
              </w:rPr>
              <w:t>2</w:t>
            </w:r>
            <w:r>
              <w:rPr>
                <w:rFonts w:hint="eastAsia"/>
                <w:szCs w:val="21"/>
              </w:rPr>
              <w:t>车：</w:t>
            </w:r>
          </w:p>
          <w:p w:rsidR="00CF30C6" w:rsidRDefault="00CF30C6" w:rsidP="00C70041">
            <w:pPr>
              <w:spacing w:line="400" w:lineRule="exact"/>
              <w:rPr>
                <w:szCs w:val="21"/>
              </w:rPr>
            </w:pPr>
            <w:r>
              <w:rPr>
                <w:rFonts w:hint="eastAsia"/>
                <w:szCs w:val="21"/>
              </w:rPr>
              <w:t>0xC3/6-9</w:t>
            </w:r>
          </w:p>
          <w:p w:rsidR="00CF30C6" w:rsidRDefault="00CF30C6" w:rsidP="00C70041">
            <w:pPr>
              <w:spacing w:line="400" w:lineRule="exact"/>
              <w:rPr>
                <w:szCs w:val="21"/>
              </w:rPr>
            </w:pPr>
            <w:r>
              <w:rPr>
                <w:rFonts w:hint="eastAsia"/>
                <w:szCs w:val="21"/>
              </w:rPr>
              <w:t>3</w:t>
            </w:r>
            <w:r>
              <w:rPr>
                <w:rFonts w:hint="eastAsia"/>
                <w:szCs w:val="21"/>
              </w:rPr>
              <w:t>车：</w:t>
            </w:r>
          </w:p>
          <w:p w:rsidR="00CF30C6" w:rsidRDefault="00CF30C6" w:rsidP="00C70041">
            <w:pPr>
              <w:spacing w:line="400" w:lineRule="exact"/>
              <w:rPr>
                <w:szCs w:val="21"/>
              </w:rPr>
            </w:pPr>
            <w:r>
              <w:rPr>
                <w:rFonts w:hint="eastAsia"/>
                <w:szCs w:val="21"/>
              </w:rPr>
              <w:t>0xC3/10-13</w:t>
            </w:r>
          </w:p>
          <w:p w:rsidR="00CF30C6" w:rsidRDefault="00CF30C6" w:rsidP="00C70041">
            <w:pPr>
              <w:spacing w:line="400" w:lineRule="exact"/>
              <w:rPr>
                <w:szCs w:val="21"/>
              </w:rPr>
            </w:pPr>
            <w:r>
              <w:rPr>
                <w:rFonts w:hint="eastAsia"/>
                <w:szCs w:val="21"/>
              </w:rPr>
              <w:t>4</w:t>
            </w:r>
            <w:r>
              <w:rPr>
                <w:rFonts w:hint="eastAsia"/>
                <w:szCs w:val="21"/>
              </w:rPr>
              <w:t>车：</w:t>
            </w:r>
          </w:p>
          <w:p w:rsidR="00CF30C6" w:rsidRDefault="00CF30C6" w:rsidP="00C70041">
            <w:pPr>
              <w:spacing w:line="400" w:lineRule="exact"/>
              <w:rPr>
                <w:szCs w:val="21"/>
              </w:rPr>
            </w:pPr>
            <w:r>
              <w:rPr>
                <w:rFonts w:hint="eastAsia"/>
                <w:szCs w:val="21"/>
              </w:rPr>
              <w:t>0xC3/14-17</w:t>
            </w:r>
          </w:p>
          <w:p w:rsidR="00CF30C6" w:rsidRDefault="00CF30C6" w:rsidP="00C70041">
            <w:pPr>
              <w:spacing w:line="400" w:lineRule="exact"/>
              <w:rPr>
                <w:szCs w:val="21"/>
              </w:rPr>
            </w:pPr>
            <w:r>
              <w:rPr>
                <w:rFonts w:hint="eastAsia"/>
                <w:szCs w:val="21"/>
              </w:rPr>
              <w:t>5</w:t>
            </w:r>
            <w:r>
              <w:rPr>
                <w:rFonts w:hint="eastAsia"/>
                <w:szCs w:val="21"/>
              </w:rPr>
              <w:t>车：</w:t>
            </w:r>
          </w:p>
          <w:p w:rsidR="00CF30C6" w:rsidRDefault="00CF30C6" w:rsidP="00C70041">
            <w:pPr>
              <w:spacing w:line="400" w:lineRule="exact"/>
              <w:rPr>
                <w:szCs w:val="21"/>
              </w:rPr>
            </w:pPr>
            <w:r>
              <w:rPr>
                <w:rFonts w:hint="eastAsia"/>
                <w:szCs w:val="21"/>
              </w:rPr>
              <w:lastRenderedPageBreak/>
              <w:t>0xC3/18-21</w:t>
            </w:r>
          </w:p>
          <w:p w:rsidR="00CF30C6" w:rsidRDefault="00CF30C6" w:rsidP="00C70041">
            <w:pPr>
              <w:spacing w:line="400" w:lineRule="exact"/>
              <w:rPr>
                <w:szCs w:val="21"/>
              </w:rPr>
            </w:pPr>
            <w:r>
              <w:rPr>
                <w:rFonts w:hint="eastAsia"/>
                <w:szCs w:val="21"/>
              </w:rPr>
              <w:t>6</w:t>
            </w:r>
            <w:r>
              <w:rPr>
                <w:rFonts w:hint="eastAsia"/>
                <w:szCs w:val="21"/>
              </w:rPr>
              <w:t>车：</w:t>
            </w:r>
          </w:p>
          <w:p w:rsidR="00CF30C6" w:rsidRPr="00811B82" w:rsidRDefault="00CF30C6" w:rsidP="00C70041">
            <w:pPr>
              <w:spacing w:line="400" w:lineRule="exact"/>
              <w:rPr>
                <w:szCs w:val="21"/>
              </w:rPr>
            </w:pPr>
            <w:r>
              <w:rPr>
                <w:rFonts w:hint="eastAsia"/>
                <w:szCs w:val="21"/>
              </w:rPr>
              <w:t>0xC3/22-25</w:t>
            </w:r>
          </w:p>
        </w:tc>
        <w:tc>
          <w:tcPr>
            <w:tcW w:w="1712" w:type="dxa"/>
          </w:tcPr>
          <w:p w:rsidR="00CF30C6" w:rsidRDefault="00CF30C6" w:rsidP="00C70041">
            <w:pPr>
              <w:spacing w:line="400" w:lineRule="exact"/>
              <w:jc w:val="center"/>
              <w:rPr>
                <w:szCs w:val="21"/>
              </w:rPr>
            </w:pPr>
            <w:r>
              <w:rPr>
                <w:rFonts w:hint="eastAsia"/>
                <w:szCs w:val="21"/>
              </w:rPr>
              <w:lastRenderedPageBreak/>
              <w:t>双字</w:t>
            </w:r>
          </w:p>
          <w:p w:rsidR="00CF30C6" w:rsidRPr="00A233AB" w:rsidRDefault="00CF30C6" w:rsidP="00C70041">
            <w:pPr>
              <w:spacing w:line="400" w:lineRule="exact"/>
              <w:jc w:val="center"/>
              <w:rPr>
                <w:szCs w:val="21"/>
              </w:rPr>
            </w:pPr>
            <w:r>
              <w:rPr>
                <w:rFonts w:hint="eastAsia"/>
                <w:szCs w:val="21"/>
              </w:rPr>
              <w:t>000000~999999</w:t>
            </w:r>
          </w:p>
        </w:tc>
        <w:tc>
          <w:tcPr>
            <w:tcW w:w="2174" w:type="dxa"/>
          </w:tcPr>
          <w:p w:rsidR="00CF30C6" w:rsidRPr="0055779B" w:rsidRDefault="00CF30C6" w:rsidP="00C70041">
            <w:pPr>
              <w:spacing w:line="400" w:lineRule="exact"/>
              <w:rPr>
                <w:szCs w:val="21"/>
              </w:rPr>
            </w:pPr>
          </w:p>
        </w:tc>
        <w:tc>
          <w:tcPr>
            <w:tcW w:w="1744" w:type="dxa"/>
          </w:tcPr>
          <w:p w:rsidR="00CF30C6" w:rsidRPr="00A233AB" w:rsidRDefault="00CF30C6" w:rsidP="00C70041">
            <w:pPr>
              <w:spacing w:line="400" w:lineRule="exact"/>
              <w:rPr>
                <w:szCs w:val="21"/>
              </w:rPr>
            </w:pPr>
          </w:p>
        </w:tc>
      </w:tr>
    </w:tbl>
    <w:p w:rsidR="00CF30C6" w:rsidRPr="00583781" w:rsidRDefault="00CF30C6" w:rsidP="00CF30C6">
      <w:pPr>
        <w:numPr>
          <w:ilvl w:val="0"/>
          <w:numId w:val="22"/>
        </w:numPr>
        <w:rPr>
          <w:sz w:val="24"/>
        </w:rPr>
      </w:pPr>
      <w:r>
        <w:rPr>
          <w:rFonts w:hint="eastAsia"/>
          <w:sz w:val="24"/>
        </w:rPr>
        <w:lastRenderedPageBreak/>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1494"/>
        <w:gridCol w:w="1947"/>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1494"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947"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816207" w:rsidRDefault="00CF30C6" w:rsidP="00C70041">
            <w:pPr>
              <w:spacing w:line="400" w:lineRule="exact"/>
              <w:jc w:val="center"/>
              <w:rPr>
                <w:szCs w:val="21"/>
              </w:rPr>
            </w:pPr>
            <w:r w:rsidRPr="00816207">
              <w:rPr>
                <w:rFonts w:hint="eastAsia"/>
                <w:szCs w:val="21"/>
              </w:rPr>
              <w:t>车号设定</w:t>
            </w:r>
          </w:p>
        </w:tc>
        <w:tc>
          <w:tcPr>
            <w:tcW w:w="1115" w:type="dxa"/>
            <w:vAlign w:val="center"/>
          </w:tcPr>
          <w:p w:rsidR="00CF30C6" w:rsidRPr="00816207" w:rsidRDefault="00CF30C6" w:rsidP="00C70041">
            <w:pPr>
              <w:spacing w:line="400" w:lineRule="exact"/>
              <w:jc w:val="center"/>
              <w:rPr>
                <w:szCs w:val="21"/>
              </w:rPr>
            </w:pPr>
            <w:r w:rsidRPr="00816207">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0x1D0/11/0</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16207" w:rsidRDefault="00CF30C6" w:rsidP="00C70041">
            <w:pPr>
              <w:spacing w:line="400" w:lineRule="exact"/>
              <w:jc w:val="center"/>
              <w:rPr>
                <w:szCs w:val="21"/>
              </w:rPr>
            </w:pPr>
            <w:r>
              <w:rPr>
                <w:rFonts w:hint="eastAsia"/>
                <w:szCs w:val="21"/>
              </w:rPr>
              <w:t>0x6D0/11/0</w:t>
            </w:r>
          </w:p>
        </w:tc>
        <w:tc>
          <w:tcPr>
            <w:tcW w:w="1727" w:type="dxa"/>
            <w:vAlign w:val="center"/>
          </w:tcPr>
          <w:p w:rsidR="00CF30C6" w:rsidRPr="00816207" w:rsidRDefault="00CF30C6" w:rsidP="00C70041">
            <w:pPr>
              <w:spacing w:line="400" w:lineRule="exact"/>
              <w:jc w:val="center"/>
              <w:rPr>
                <w:szCs w:val="21"/>
              </w:rPr>
            </w:pPr>
            <w:r w:rsidRPr="00816207">
              <w:rPr>
                <w:rFonts w:hint="eastAsia"/>
                <w:szCs w:val="21"/>
              </w:rPr>
              <w:t>位</w:t>
            </w:r>
          </w:p>
        </w:tc>
        <w:tc>
          <w:tcPr>
            <w:tcW w:w="1494"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有效</w:t>
            </w:r>
          </w:p>
          <w:p w:rsidR="00CF30C6" w:rsidRPr="00816207" w:rsidRDefault="00CF30C6" w:rsidP="00C70041">
            <w:pPr>
              <w:spacing w:line="400" w:lineRule="exact"/>
              <w:jc w:val="center"/>
              <w:rPr>
                <w:szCs w:val="21"/>
              </w:rPr>
            </w:pPr>
            <w:r>
              <w:rPr>
                <w:rFonts w:hint="eastAsia"/>
                <w:szCs w:val="21"/>
              </w:rPr>
              <w:t>0-</w:t>
            </w:r>
            <w:r>
              <w:rPr>
                <w:rFonts w:hint="eastAsia"/>
                <w:szCs w:val="21"/>
              </w:rPr>
              <w:t>无效</w:t>
            </w:r>
          </w:p>
        </w:tc>
        <w:tc>
          <w:tcPr>
            <w:tcW w:w="1947" w:type="dxa"/>
            <w:shd w:val="clear" w:color="auto" w:fill="auto"/>
          </w:tcPr>
          <w:p w:rsidR="00CF30C6" w:rsidRPr="00816207" w:rsidRDefault="00CF30C6" w:rsidP="00C70041">
            <w:pPr>
              <w:spacing w:line="400" w:lineRule="exact"/>
              <w:jc w:val="center"/>
              <w:rPr>
                <w:szCs w:val="21"/>
              </w:rPr>
            </w:pPr>
            <w:r>
              <w:rPr>
                <w:rFonts w:hint="eastAsia"/>
                <w:szCs w:val="21"/>
              </w:rPr>
              <w:t>2s</w:t>
            </w:r>
            <w:r>
              <w:rPr>
                <w:rFonts w:hint="eastAsia"/>
                <w:szCs w:val="21"/>
              </w:rPr>
              <w:t>脉冲</w:t>
            </w:r>
          </w:p>
        </w:tc>
      </w:tr>
      <w:tr w:rsidR="00CF30C6" w:rsidRPr="0083023E" w:rsidTr="00C70041">
        <w:trPr>
          <w:jc w:val="center"/>
        </w:trPr>
        <w:tc>
          <w:tcPr>
            <w:tcW w:w="1526" w:type="dxa"/>
            <w:vAlign w:val="center"/>
          </w:tcPr>
          <w:p w:rsidR="00CF30C6" w:rsidRPr="00702FCE" w:rsidRDefault="00CF30C6" w:rsidP="00C70041">
            <w:pPr>
              <w:spacing w:line="400" w:lineRule="exact"/>
              <w:jc w:val="center"/>
              <w:rPr>
                <w:szCs w:val="21"/>
              </w:rPr>
            </w:pPr>
            <w:r>
              <w:rPr>
                <w:rFonts w:hint="eastAsia"/>
                <w:szCs w:val="21"/>
              </w:rPr>
              <w:t>选车</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0x1D0/16</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0x6D0/16</w:t>
            </w:r>
          </w:p>
        </w:tc>
        <w:tc>
          <w:tcPr>
            <w:tcW w:w="1727" w:type="dxa"/>
            <w:vAlign w:val="center"/>
          </w:tcPr>
          <w:p w:rsidR="00CF30C6" w:rsidRDefault="00CF30C6" w:rsidP="00C70041">
            <w:pPr>
              <w:spacing w:line="400" w:lineRule="exact"/>
              <w:jc w:val="center"/>
              <w:rPr>
                <w:szCs w:val="21"/>
              </w:rPr>
            </w:pPr>
            <w:r>
              <w:rPr>
                <w:rFonts w:hint="eastAsia"/>
                <w:szCs w:val="21"/>
              </w:rPr>
              <w:t>字节</w:t>
            </w:r>
          </w:p>
          <w:p w:rsidR="00CF30C6" w:rsidRPr="00702FCE" w:rsidRDefault="00CF30C6" w:rsidP="00C70041">
            <w:pPr>
              <w:spacing w:line="400" w:lineRule="exact"/>
              <w:jc w:val="center"/>
              <w:rPr>
                <w:szCs w:val="21"/>
              </w:rPr>
            </w:pPr>
            <w:r>
              <w:rPr>
                <w:rFonts w:hint="eastAsia"/>
                <w:szCs w:val="21"/>
              </w:rPr>
              <w:t>1~6</w:t>
            </w:r>
          </w:p>
        </w:tc>
        <w:tc>
          <w:tcPr>
            <w:tcW w:w="1494" w:type="dxa"/>
            <w:shd w:val="clear" w:color="auto" w:fill="auto"/>
          </w:tcPr>
          <w:p w:rsidR="00CF30C6" w:rsidRPr="00702FCE" w:rsidRDefault="00CF30C6" w:rsidP="00C70041">
            <w:pPr>
              <w:spacing w:line="400" w:lineRule="exact"/>
              <w:jc w:val="center"/>
              <w:rPr>
                <w:szCs w:val="21"/>
              </w:rPr>
            </w:pPr>
          </w:p>
        </w:tc>
        <w:tc>
          <w:tcPr>
            <w:tcW w:w="1947" w:type="dxa"/>
            <w:shd w:val="clear" w:color="auto" w:fill="auto"/>
          </w:tcPr>
          <w:p w:rsidR="00CF30C6" w:rsidRPr="00702FCE" w:rsidRDefault="00CF30C6" w:rsidP="00C70041">
            <w:pPr>
              <w:spacing w:line="400" w:lineRule="exact"/>
              <w:jc w:val="left"/>
              <w:rPr>
                <w:szCs w:val="21"/>
              </w:rPr>
            </w:pP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车号</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0x1D0/12-15</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Default="00CF30C6" w:rsidP="00C70041">
            <w:pPr>
              <w:spacing w:line="400" w:lineRule="exact"/>
              <w:jc w:val="center"/>
              <w:rPr>
                <w:szCs w:val="21"/>
              </w:rPr>
            </w:pPr>
            <w:r>
              <w:rPr>
                <w:rFonts w:hint="eastAsia"/>
                <w:szCs w:val="21"/>
              </w:rPr>
              <w:t>0x6D0/12-15</w:t>
            </w:r>
          </w:p>
        </w:tc>
        <w:tc>
          <w:tcPr>
            <w:tcW w:w="1727" w:type="dxa"/>
            <w:vAlign w:val="center"/>
          </w:tcPr>
          <w:p w:rsidR="00CF30C6" w:rsidRDefault="00CF30C6" w:rsidP="00C70041">
            <w:pPr>
              <w:spacing w:line="400" w:lineRule="exact"/>
              <w:jc w:val="center"/>
              <w:rPr>
                <w:szCs w:val="21"/>
              </w:rPr>
            </w:pPr>
            <w:r>
              <w:rPr>
                <w:rFonts w:hint="eastAsia"/>
                <w:szCs w:val="21"/>
              </w:rPr>
              <w:t>双字</w:t>
            </w:r>
          </w:p>
          <w:p w:rsidR="00CF30C6" w:rsidRDefault="00CF30C6" w:rsidP="00C70041">
            <w:pPr>
              <w:spacing w:line="400" w:lineRule="exact"/>
              <w:jc w:val="center"/>
              <w:rPr>
                <w:szCs w:val="21"/>
              </w:rPr>
            </w:pPr>
            <w:r>
              <w:rPr>
                <w:rFonts w:hint="eastAsia"/>
                <w:szCs w:val="21"/>
              </w:rPr>
              <w:t>000000~999999</w:t>
            </w:r>
          </w:p>
        </w:tc>
        <w:tc>
          <w:tcPr>
            <w:tcW w:w="1494" w:type="dxa"/>
            <w:shd w:val="clear" w:color="auto" w:fill="auto"/>
          </w:tcPr>
          <w:p w:rsidR="00CF30C6" w:rsidRDefault="00CF30C6" w:rsidP="00C70041">
            <w:pPr>
              <w:spacing w:line="400" w:lineRule="exact"/>
              <w:jc w:val="center"/>
              <w:rPr>
                <w:szCs w:val="21"/>
              </w:rPr>
            </w:pPr>
          </w:p>
        </w:tc>
        <w:tc>
          <w:tcPr>
            <w:tcW w:w="1947" w:type="dxa"/>
            <w:shd w:val="clear" w:color="auto" w:fill="auto"/>
          </w:tcPr>
          <w:p w:rsidR="00CF30C6" w:rsidRPr="00702FCE" w:rsidRDefault="00CF30C6" w:rsidP="00C70041">
            <w:pPr>
              <w:spacing w:line="400" w:lineRule="exact"/>
              <w:jc w:val="left"/>
              <w:rPr>
                <w:szCs w:val="21"/>
              </w:rPr>
            </w:pPr>
          </w:p>
        </w:tc>
      </w:tr>
    </w:tbl>
    <w:p w:rsidR="00CF30C6" w:rsidRDefault="00CF30C6" w:rsidP="00CF30C6">
      <w:pPr>
        <w:numPr>
          <w:ilvl w:val="0"/>
          <w:numId w:val="22"/>
        </w:numPr>
        <w:rPr>
          <w:sz w:val="24"/>
        </w:rPr>
      </w:pPr>
      <w:r w:rsidRPr="00B96633">
        <w:rPr>
          <w:rFonts w:hint="eastAsia"/>
          <w:sz w:val="24"/>
        </w:rPr>
        <w:t>按键—</w:t>
      </w:r>
      <w:r w:rsidRPr="00315E00">
        <w:rPr>
          <w:rFonts w:hint="eastAsia"/>
          <w:sz w:val="24"/>
        </w:rPr>
        <w:t>—显示器内部功能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84"/>
        <w:gridCol w:w="1832"/>
        <w:gridCol w:w="1384"/>
        <w:gridCol w:w="2177"/>
        <w:gridCol w:w="1263"/>
      </w:tblGrid>
      <w:tr w:rsidR="00CF30C6" w:rsidRPr="00182C80" w:rsidTr="00C70041">
        <w:trPr>
          <w:trHeight w:val="936"/>
          <w:jc w:val="center"/>
        </w:trPr>
        <w:tc>
          <w:tcPr>
            <w:tcW w:w="2001" w:type="dxa"/>
            <w:vAlign w:val="center"/>
          </w:tcPr>
          <w:p w:rsidR="00CF30C6" w:rsidRPr="00182C80" w:rsidRDefault="00CF30C6" w:rsidP="00C70041">
            <w:pPr>
              <w:spacing w:line="360" w:lineRule="auto"/>
              <w:jc w:val="center"/>
              <w:rPr>
                <w:szCs w:val="21"/>
              </w:rPr>
            </w:pPr>
            <w:r w:rsidRPr="00182C80">
              <w:rPr>
                <w:rFonts w:hint="eastAsia"/>
                <w:szCs w:val="21"/>
              </w:rPr>
              <w:t>按键名称</w:t>
            </w:r>
          </w:p>
        </w:tc>
        <w:tc>
          <w:tcPr>
            <w:tcW w:w="1773" w:type="dxa"/>
            <w:vAlign w:val="center"/>
          </w:tcPr>
          <w:p w:rsidR="00CF30C6" w:rsidRPr="00182C80" w:rsidRDefault="00CF30C6" w:rsidP="00C70041">
            <w:pPr>
              <w:spacing w:line="360" w:lineRule="auto"/>
              <w:jc w:val="center"/>
              <w:rPr>
                <w:szCs w:val="21"/>
              </w:rPr>
            </w:pPr>
            <w:r w:rsidRPr="00182C80">
              <w:rPr>
                <w:rFonts w:hint="eastAsia"/>
                <w:szCs w:val="21"/>
              </w:rPr>
              <w:t>图示</w:t>
            </w:r>
          </w:p>
        </w:tc>
        <w:tc>
          <w:tcPr>
            <w:tcW w:w="1392" w:type="dxa"/>
            <w:vAlign w:val="center"/>
          </w:tcPr>
          <w:p w:rsidR="00CF30C6" w:rsidRPr="00182C80" w:rsidRDefault="00CF30C6" w:rsidP="00C70041">
            <w:pPr>
              <w:spacing w:line="360" w:lineRule="auto"/>
              <w:jc w:val="center"/>
              <w:rPr>
                <w:szCs w:val="21"/>
              </w:rPr>
            </w:pPr>
            <w:r w:rsidRPr="00182C80">
              <w:rPr>
                <w:rFonts w:hint="eastAsia"/>
                <w:szCs w:val="21"/>
              </w:rPr>
              <w:t>功能</w:t>
            </w:r>
          </w:p>
        </w:tc>
        <w:tc>
          <w:tcPr>
            <w:tcW w:w="2200" w:type="dxa"/>
            <w:vAlign w:val="center"/>
          </w:tcPr>
          <w:p w:rsidR="00CF30C6" w:rsidRPr="00182C80" w:rsidRDefault="00CF30C6" w:rsidP="00C70041">
            <w:pPr>
              <w:spacing w:line="360" w:lineRule="auto"/>
              <w:jc w:val="center"/>
              <w:rPr>
                <w:szCs w:val="21"/>
              </w:rPr>
            </w:pPr>
            <w:r w:rsidRPr="00182C80">
              <w:rPr>
                <w:rFonts w:hint="eastAsia"/>
                <w:szCs w:val="21"/>
              </w:rPr>
              <w:t>处理</w:t>
            </w:r>
          </w:p>
        </w:tc>
        <w:tc>
          <w:tcPr>
            <w:tcW w:w="1274" w:type="dxa"/>
            <w:vAlign w:val="center"/>
          </w:tcPr>
          <w:p w:rsidR="00CF30C6" w:rsidRPr="00182C80" w:rsidRDefault="00CF30C6" w:rsidP="00C70041">
            <w:pPr>
              <w:spacing w:line="360" w:lineRule="auto"/>
              <w:jc w:val="center"/>
              <w:rPr>
                <w:szCs w:val="21"/>
              </w:rPr>
            </w:pPr>
            <w:r w:rsidRPr="00182C80">
              <w:rPr>
                <w:rFonts w:hint="eastAsia"/>
                <w:szCs w:val="21"/>
              </w:rPr>
              <w:t>备注</w:t>
            </w:r>
          </w:p>
        </w:tc>
      </w:tr>
      <w:tr w:rsidR="00CF30C6" w:rsidRPr="00182C80" w:rsidTr="00C70041">
        <w:trPr>
          <w:trHeight w:val="936"/>
          <w:jc w:val="center"/>
        </w:trPr>
        <w:tc>
          <w:tcPr>
            <w:tcW w:w="2001" w:type="dxa"/>
          </w:tcPr>
          <w:p w:rsidR="00CF30C6" w:rsidRDefault="00CF30C6" w:rsidP="00C70041">
            <w:pPr>
              <w:spacing w:line="360" w:lineRule="auto"/>
              <w:jc w:val="center"/>
              <w:rPr>
                <w:szCs w:val="21"/>
              </w:rPr>
            </w:pPr>
            <w:r>
              <w:rPr>
                <w:rFonts w:hint="eastAsia"/>
                <w:szCs w:val="21"/>
              </w:rPr>
              <w:t>数字</w:t>
            </w:r>
            <w:r>
              <w:rPr>
                <w:rFonts w:hint="eastAsia"/>
                <w:szCs w:val="21"/>
              </w:rPr>
              <w:t>0~9</w:t>
            </w:r>
          </w:p>
        </w:tc>
        <w:tc>
          <w:tcPr>
            <w:tcW w:w="1773" w:type="dxa"/>
          </w:tcPr>
          <w:p w:rsidR="00CF30C6" w:rsidRDefault="00CF30C6" w:rsidP="00C70041">
            <w:pPr>
              <w:spacing w:line="360" w:lineRule="auto"/>
              <w:jc w:val="center"/>
            </w:pPr>
            <w:r>
              <w:object w:dxaOrig="1845" w:dyaOrig="675">
                <v:shape id="_x0000_i1050" type="#_x0000_t75" style="width:40.05pt;height:14.4pt" o:ole="">
                  <v:imagedata r:id="rId105" o:title=""/>
                </v:shape>
                <o:OLEObject Type="Embed" ProgID="PBrush" ShapeID="_x0000_i1050" DrawAspect="Content" ObjectID="_1562413780" r:id="rId116"/>
              </w:object>
            </w:r>
          </w:p>
          <w:p w:rsidR="00CF30C6" w:rsidRDefault="00CF30C6" w:rsidP="00C70041">
            <w:pPr>
              <w:spacing w:line="360" w:lineRule="auto"/>
              <w:jc w:val="center"/>
            </w:pPr>
            <w:r>
              <w:t>…</w:t>
            </w:r>
          </w:p>
          <w:p w:rsidR="00CF30C6" w:rsidRDefault="00CF30C6" w:rsidP="00C70041">
            <w:pPr>
              <w:spacing w:line="360" w:lineRule="auto"/>
              <w:jc w:val="center"/>
            </w:pPr>
            <w:r>
              <w:object w:dxaOrig="1845" w:dyaOrig="690">
                <v:shape id="_x0000_i1051" type="#_x0000_t75" style="width:41.95pt;height:15.05pt" o:ole="">
                  <v:imagedata r:id="rId107" o:title=""/>
                </v:shape>
                <o:OLEObject Type="Embed" ProgID="PBrush" ShapeID="_x0000_i1051" DrawAspect="Content" ObjectID="_1562413781" r:id="rId117"/>
              </w:object>
            </w:r>
          </w:p>
        </w:tc>
        <w:tc>
          <w:tcPr>
            <w:tcW w:w="1392" w:type="dxa"/>
          </w:tcPr>
          <w:p w:rsidR="00CF30C6" w:rsidRDefault="00CF30C6" w:rsidP="00C70041">
            <w:pPr>
              <w:spacing w:line="360" w:lineRule="auto"/>
              <w:jc w:val="center"/>
              <w:rPr>
                <w:szCs w:val="21"/>
              </w:rPr>
            </w:pPr>
            <w:r>
              <w:rPr>
                <w:rFonts w:hint="eastAsia"/>
                <w:szCs w:val="21"/>
              </w:rPr>
              <w:t>键入年月日、时分秒</w:t>
            </w:r>
          </w:p>
        </w:tc>
        <w:tc>
          <w:tcPr>
            <w:tcW w:w="2200" w:type="dxa"/>
          </w:tcPr>
          <w:p w:rsidR="00CF30C6" w:rsidRPr="00182C80" w:rsidRDefault="00CF30C6" w:rsidP="00C70041">
            <w:pPr>
              <w:spacing w:line="360" w:lineRule="auto"/>
              <w:jc w:val="center"/>
              <w:rPr>
                <w:szCs w:val="21"/>
              </w:rPr>
            </w:pPr>
          </w:p>
        </w:tc>
        <w:tc>
          <w:tcPr>
            <w:tcW w:w="1274"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2001" w:type="dxa"/>
          </w:tcPr>
          <w:p w:rsidR="00CF30C6" w:rsidRDefault="00CF30C6" w:rsidP="00C70041">
            <w:pPr>
              <w:spacing w:line="360" w:lineRule="auto"/>
              <w:jc w:val="center"/>
              <w:rPr>
                <w:szCs w:val="21"/>
              </w:rPr>
            </w:pPr>
            <w:r>
              <w:rPr>
                <w:rFonts w:hint="eastAsia"/>
                <w:szCs w:val="21"/>
              </w:rPr>
              <w:t>DEL</w:t>
            </w:r>
          </w:p>
        </w:tc>
        <w:tc>
          <w:tcPr>
            <w:tcW w:w="1773" w:type="dxa"/>
          </w:tcPr>
          <w:p w:rsidR="00CF30C6" w:rsidRDefault="00CF30C6" w:rsidP="00C70041">
            <w:pPr>
              <w:spacing w:line="360" w:lineRule="auto"/>
              <w:jc w:val="center"/>
            </w:pPr>
            <w:r>
              <w:object w:dxaOrig="3735" w:dyaOrig="645">
                <v:shape id="_x0000_i1052" type="#_x0000_t75" style="width:80.15pt;height:25.05pt" o:ole="">
                  <v:imagedata r:id="rId109" o:title=""/>
                </v:shape>
                <o:OLEObject Type="Embed" ProgID="PBrush" ShapeID="_x0000_i1052" DrawAspect="Content" ObjectID="_1562413782" r:id="rId118"/>
              </w:object>
            </w:r>
          </w:p>
        </w:tc>
        <w:tc>
          <w:tcPr>
            <w:tcW w:w="1392" w:type="dxa"/>
          </w:tcPr>
          <w:p w:rsidR="00CF30C6" w:rsidRDefault="00CF30C6" w:rsidP="00C70041">
            <w:pPr>
              <w:spacing w:line="360" w:lineRule="auto"/>
              <w:jc w:val="center"/>
              <w:rPr>
                <w:szCs w:val="21"/>
              </w:rPr>
            </w:pPr>
            <w:r>
              <w:rPr>
                <w:rFonts w:hint="eastAsia"/>
                <w:szCs w:val="21"/>
              </w:rPr>
              <w:t>删除选中框内容</w:t>
            </w:r>
          </w:p>
        </w:tc>
        <w:tc>
          <w:tcPr>
            <w:tcW w:w="2200" w:type="dxa"/>
          </w:tcPr>
          <w:p w:rsidR="00CF30C6" w:rsidRPr="00182C80" w:rsidRDefault="00CF30C6" w:rsidP="00C70041">
            <w:pPr>
              <w:spacing w:line="360" w:lineRule="auto"/>
              <w:jc w:val="center"/>
              <w:rPr>
                <w:szCs w:val="21"/>
              </w:rPr>
            </w:pPr>
          </w:p>
        </w:tc>
        <w:tc>
          <w:tcPr>
            <w:tcW w:w="1274"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2001" w:type="dxa"/>
          </w:tcPr>
          <w:p w:rsidR="00CF30C6" w:rsidRDefault="00CF30C6" w:rsidP="00C70041">
            <w:pPr>
              <w:spacing w:line="360" w:lineRule="auto"/>
              <w:jc w:val="center"/>
              <w:rPr>
                <w:szCs w:val="21"/>
              </w:rPr>
            </w:pPr>
            <w:r>
              <w:rPr>
                <w:rFonts w:hint="eastAsia"/>
                <w:szCs w:val="21"/>
              </w:rPr>
              <w:t>确认</w:t>
            </w:r>
          </w:p>
        </w:tc>
        <w:tc>
          <w:tcPr>
            <w:tcW w:w="1773" w:type="dxa"/>
          </w:tcPr>
          <w:p w:rsidR="00CF30C6" w:rsidRDefault="00CF30C6" w:rsidP="00C70041">
            <w:pPr>
              <w:spacing w:line="360" w:lineRule="auto"/>
              <w:jc w:val="center"/>
            </w:pPr>
            <w:r>
              <w:object w:dxaOrig="1800" w:dyaOrig="615">
                <v:shape id="_x0000_i1053" type="#_x0000_t75" style="width:79.5pt;height:26.9pt" o:ole="">
                  <v:imagedata r:id="rId111" o:title=""/>
                </v:shape>
                <o:OLEObject Type="Embed" ProgID="PBrush" ShapeID="_x0000_i1053" DrawAspect="Content" ObjectID="_1562413783" r:id="rId119"/>
              </w:object>
            </w:r>
          </w:p>
        </w:tc>
        <w:tc>
          <w:tcPr>
            <w:tcW w:w="1392" w:type="dxa"/>
          </w:tcPr>
          <w:p w:rsidR="00CF30C6" w:rsidRDefault="00CF30C6" w:rsidP="00C70041">
            <w:pPr>
              <w:spacing w:line="360" w:lineRule="auto"/>
              <w:jc w:val="center"/>
              <w:rPr>
                <w:szCs w:val="21"/>
              </w:rPr>
            </w:pPr>
            <w:r>
              <w:rPr>
                <w:rFonts w:hint="eastAsia"/>
                <w:szCs w:val="21"/>
              </w:rPr>
              <w:t>设置时间</w:t>
            </w:r>
          </w:p>
          <w:p w:rsidR="00CF30C6" w:rsidRDefault="00CF30C6" w:rsidP="00C70041">
            <w:pPr>
              <w:spacing w:line="360" w:lineRule="auto"/>
              <w:jc w:val="center"/>
              <w:rPr>
                <w:szCs w:val="21"/>
              </w:rPr>
            </w:pPr>
            <w:r>
              <w:rPr>
                <w:rFonts w:hint="eastAsia"/>
                <w:szCs w:val="21"/>
              </w:rPr>
              <w:t>到</w:t>
            </w:r>
            <w:r>
              <w:rPr>
                <w:rFonts w:hint="eastAsia"/>
                <w:szCs w:val="21"/>
              </w:rPr>
              <w:t>TCMS</w:t>
            </w:r>
          </w:p>
        </w:tc>
        <w:tc>
          <w:tcPr>
            <w:tcW w:w="2200" w:type="dxa"/>
          </w:tcPr>
          <w:p w:rsidR="00CF30C6" w:rsidRPr="00182C80" w:rsidRDefault="00CF30C6" w:rsidP="00C70041">
            <w:pPr>
              <w:spacing w:line="360" w:lineRule="auto"/>
              <w:jc w:val="center"/>
              <w:rPr>
                <w:szCs w:val="21"/>
              </w:rPr>
            </w:pPr>
          </w:p>
        </w:tc>
        <w:tc>
          <w:tcPr>
            <w:tcW w:w="1274"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2001" w:type="dxa"/>
          </w:tcPr>
          <w:p w:rsidR="00CF30C6" w:rsidRDefault="00CF30C6" w:rsidP="00C70041">
            <w:pPr>
              <w:spacing w:line="360" w:lineRule="auto"/>
              <w:jc w:val="center"/>
              <w:rPr>
                <w:szCs w:val="21"/>
              </w:rPr>
            </w:pPr>
            <w:r>
              <w:rPr>
                <w:rFonts w:hint="eastAsia"/>
                <w:szCs w:val="21"/>
              </w:rPr>
              <w:t>取消</w:t>
            </w:r>
          </w:p>
        </w:tc>
        <w:tc>
          <w:tcPr>
            <w:tcW w:w="1773" w:type="dxa"/>
          </w:tcPr>
          <w:p w:rsidR="00CF30C6" w:rsidRDefault="00CF30C6" w:rsidP="00C70041">
            <w:pPr>
              <w:spacing w:line="360" w:lineRule="auto"/>
              <w:jc w:val="center"/>
            </w:pPr>
            <w:r>
              <w:object w:dxaOrig="1830" w:dyaOrig="615">
                <v:shape id="_x0000_i1054" type="#_x0000_t75" style="width:80.75pt;height:26.9pt" o:ole="">
                  <v:imagedata r:id="rId113" o:title=""/>
                </v:shape>
                <o:OLEObject Type="Embed" ProgID="PBrush" ShapeID="_x0000_i1054" DrawAspect="Content" ObjectID="_1562413784" r:id="rId120"/>
              </w:object>
            </w:r>
          </w:p>
        </w:tc>
        <w:tc>
          <w:tcPr>
            <w:tcW w:w="1392" w:type="dxa"/>
          </w:tcPr>
          <w:p w:rsidR="00CF30C6" w:rsidRDefault="00CF30C6" w:rsidP="00C70041">
            <w:pPr>
              <w:spacing w:line="360" w:lineRule="auto"/>
              <w:jc w:val="center"/>
              <w:rPr>
                <w:szCs w:val="21"/>
              </w:rPr>
            </w:pPr>
            <w:r>
              <w:rPr>
                <w:rFonts w:hint="eastAsia"/>
                <w:szCs w:val="21"/>
              </w:rPr>
              <w:t>返回</w:t>
            </w:r>
          </w:p>
          <w:p w:rsidR="00CF30C6" w:rsidRDefault="00CF30C6" w:rsidP="00C70041">
            <w:pPr>
              <w:spacing w:line="360" w:lineRule="auto"/>
              <w:jc w:val="center"/>
              <w:rPr>
                <w:szCs w:val="21"/>
              </w:rPr>
            </w:pPr>
            <w:r>
              <w:rPr>
                <w:rFonts w:hint="eastAsia"/>
                <w:szCs w:val="21"/>
              </w:rPr>
              <w:t>检修界面</w:t>
            </w:r>
          </w:p>
        </w:tc>
        <w:tc>
          <w:tcPr>
            <w:tcW w:w="2200" w:type="dxa"/>
          </w:tcPr>
          <w:p w:rsidR="00CF30C6" w:rsidRPr="00182C80" w:rsidRDefault="00CF30C6" w:rsidP="00C70041">
            <w:pPr>
              <w:spacing w:line="360" w:lineRule="auto"/>
              <w:jc w:val="center"/>
              <w:rPr>
                <w:szCs w:val="21"/>
              </w:rPr>
            </w:pPr>
          </w:p>
        </w:tc>
        <w:tc>
          <w:tcPr>
            <w:tcW w:w="1274" w:type="dxa"/>
          </w:tcPr>
          <w:p w:rsidR="00CF30C6" w:rsidRPr="00182C80" w:rsidRDefault="00CF30C6" w:rsidP="00C70041">
            <w:pPr>
              <w:spacing w:line="360" w:lineRule="auto"/>
              <w:jc w:val="center"/>
              <w:rPr>
                <w:szCs w:val="21"/>
              </w:rPr>
            </w:pPr>
          </w:p>
        </w:tc>
      </w:tr>
    </w:tbl>
    <w:p w:rsidR="00CF30C6" w:rsidRPr="00B5508C" w:rsidRDefault="00CF30C6" w:rsidP="007954B7">
      <w:pPr>
        <w:pStyle w:val="3"/>
      </w:pPr>
      <w:bookmarkStart w:id="86" w:name="_Toc469301105"/>
      <w:r w:rsidRPr="00B5508C">
        <w:rPr>
          <w:rFonts w:hint="eastAsia"/>
        </w:rPr>
        <w:t>轮径设置</w:t>
      </w:r>
      <w:bookmarkEnd w:id="86"/>
    </w:p>
    <w:p w:rsidR="00CF30C6" w:rsidRDefault="00A03E70" w:rsidP="00CF30C6">
      <w:pPr>
        <w:pStyle w:val="a6"/>
        <w:spacing w:line="360" w:lineRule="auto"/>
        <w:ind w:left="1271" w:firstLineChars="0" w:firstLine="0"/>
        <w:jc w:val="center"/>
        <w:rPr>
          <w:rFonts w:hAnsi="宋体"/>
          <w:bCs/>
          <w:sz w:val="24"/>
          <w:szCs w:val="21"/>
        </w:rPr>
      </w:pPr>
      <w:r>
        <w:rPr>
          <w:rFonts w:hAnsi="宋体"/>
          <w:bCs/>
          <w:noProof/>
          <w:sz w:val="24"/>
          <w:szCs w:val="21"/>
        </w:rPr>
        <w:lastRenderedPageBreak/>
        <w:drawing>
          <wp:inline distT="0" distB="0" distL="0" distR="0">
            <wp:extent cx="4533620" cy="3387256"/>
            <wp:effectExtent l="0" t="0" r="635" b="3810"/>
            <wp:docPr id="110" name="图片 110" descr="E:\工作\项目\成都7、10号线\成都7号线画面\轮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工作\项目\成都7、10号线\成都7号线画面\轮径设置.png"/>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239" cy="3388466"/>
                    </a:xfrm>
                    <a:prstGeom prst="rect">
                      <a:avLst/>
                    </a:prstGeom>
                    <a:noFill/>
                    <a:ln>
                      <a:noFill/>
                    </a:ln>
                  </pic:spPr>
                </pic:pic>
              </a:graphicData>
            </a:graphic>
          </wp:inline>
        </w:drawing>
      </w:r>
    </w:p>
    <w:p w:rsidR="00CF30C6" w:rsidRPr="00D8179D" w:rsidRDefault="00CF30C6" w:rsidP="00230B23">
      <w:r>
        <w:rPr>
          <w:rFonts w:hint="eastAsia"/>
        </w:rPr>
        <w:t>1</w:t>
      </w:r>
      <w:r>
        <w:rPr>
          <w:rFonts w:hint="eastAsia"/>
        </w:rPr>
        <w:t>、轮径设置值有效范围</w:t>
      </w:r>
      <w:r>
        <w:rPr>
          <w:rFonts w:hint="eastAsia"/>
        </w:rPr>
        <w:t>770~840</w:t>
      </w:r>
      <w:r>
        <w:rPr>
          <w:rFonts w:hint="eastAsia"/>
        </w:rPr>
        <w:t>；</w:t>
      </w:r>
      <w:r w:rsidRPr="00D8179D">
        <w:t xml:space="preserve"> </w:t>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4"/>
        <w:gridCol w:w="1071"/>
        <w:gridCol w:w="1753"/>
        <w:gridCol w:w="2114"/>
        <w:gridCol w:w="1772"/>
        <w:gridCol w:w="2255"/>
      </w:tblGrid>
      <w:tr w:rsidR="00CF30C6" w:rsidRPr="00A233AB" w:rsidTr="00C70041">
        <w:trPr>
          <w:jc w:val="center"/>
        </w:trPr>
        <w:tc>
          <w:tcPr>
            <w:tcW w:w="1314" w:type="dxa"/>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1071" w:type="dxa"/>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1753" w:type="dxa"/>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2114" w:type="dxa"/>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772"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2255"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A233AB" w:rsidTr="00C70041">
        <w:trPr>
          <w:jc w:val="center"/>
        </w:trPr>
        <w:tc>
          <w:tcPr>
            <w:tcW w:w="1314"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Pr="00A233AB" w:rsidRDefault="00CF30C6" w:rsidP="00C70041">
            <w:pPr>
              <w:spacing w:line="400" w:lineRule="exact"/>
              <w:jc w:val="center"/>
              <w:rPr>
                <w:szCs w:val="21"/>
              </w:rPr>
            </w:pPr>
            <w:r>
              <w:rPr>
                <w:rFonts w:hint="eastAsia"/>
                <w:szCs w:val="21"/>
              </w:rPr>
              <w:t>轮径当前值</w:t>
            </w:r>
          </w:p>
        </w:tc>
        <w:tc>
          <w:tcPr>
            <w:tcW w:w="107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0xA0/14-15</w:t>
            </w:r>
          </w:p>
        </w:tc>
        <w:tc>
          <w:tcPr>
            <w:tcW w:w="2114" w:type="dxa"/>
          </w:tcPr>
          <w:p w:rsidR="00CF30C6" w:rsidRPr="00A233AB" w:rsidRDefault="00CF30C6" w:rsidP="00C70041">
            <w:pPr>
              <w:spacing w:line="400" w:lineRule="exact"/>
              <w:jc w:val="center"/>
              <w:rPr>
                <w:szCs w:val="21"/>
              </w:rPr>
            </w:pPr>
            <w:r>
              <w:rPr>
                <w:rFonts w:hint="eastAsia"/>
                <w:szCs w:val="21"/>
              </w:rPr>
              <w:t>字</w:t>
            </w:r>
          </w:p>
        </w:tc>
        <w:tc>
          <w:tcPr>
            <w:tcW w:w="1772" w:type="dxa"/>
          </w:tcPr>
          <w:p w:rsidR="00CF30C6" w:rsidRPr="00AF7BF7" w:rsidRDefault="00CF30C6" w:rsidP="00C70041">
            <w:pPr>
              <w:spacing w:line="400" w:lineRule="exact"/>
              <w:rPr>
                <w:sz w:val="18"/>
                <w:szCs w:val="18"/>
              </w:rPr>
            </w:pPr>
          </w:p>
        </w:tc>
        <w:tc>
          <w:tcPr>
            <w:tcW w:w="2255" w:type="dxa"/>
          </w:tcPr>
          <w:p w:rsidR="00CF30C6" w:rsidRPr="00A233AB" w:rsidRDefault="00CF30C6" w:rsidP="00C70041">
            <w:pPr>
              <w:spacing w:line="400" w:lineRule="exact"/>
              <w:rPr>
                <w:szCs w:val="21"/>
              </w:rPr>
            </w:pPr>
          </w:p>
        </w:tc>
      </w:tr>
      <w:tr w:rsidR="00CF30C6" w:rsidRPr="00A233AB" w:rsidTr="00C70041">
        <w:trPr>
          <w:jc w:val="center"/>
        </w:trPr>
        <w:tc>
          <w:tcPr>
            <w:tcW w:w="1314" w:type="dxa"/>
            <w:vAlign w:val="center"/>
          </w:tcPr>
          <w:p w:rsidR="00CF30C6" w:rsidRDefault="00CF30C6" w:rsidP="00C70041">
            <w:pPr>
              <w:spacing w:line="400" w:lineRule="exact"/>
              <w:jc w:val="center"/>
              <w:rPr>
                <w:szCs w:val="21"/>
              </w:rPr>
            </w:pPr>
            <w:r>
              <w:rPr>
                <w:rFonts w:hint="eastAsia"/>
                <w:szCs w:val="21"/>
              </w:rPr>
              <w:t>MP1</w:t>
            </w:r>
            <w:r>
              <w:rPr>
                <w:rFonts w:hint="eastAsia"/>
                <w:szCs w:val="21"/>
              </w:rPr>
              <w:t>车</w:t>
            </w:r>
          </w:p>
          <w:p w:rsidR="00CF30C6" w:rsidRDefault="00CF30C6" w:rsidP="00C70041">
            <w:pPr>
              <w:spacing w:line="400" w:lineRule="exact"/>
              <w:jc w:val="center"/>
              <w:rPr>
                <w:szCs w:val="21"/>
              </w:rPr>
            </w:pPr>
            <w:r>
              <w:rPr>
                <w:rFonts w:hint="eastAsia"/>
                <w:szCs w:val="21"/>
              </w:rPr>
              <w:t>轮径当前值</w:t>
            </w:r>
          </w:p>
        </w:tc>
        <w:tc>
          <w:tcPr>
            <w:tcW w:w="1071" w:type="dxa"/>
            <w:vAlign w:val="center"/>
          </w:tcPr>
          <w:p w:rsidR="00CF30C6"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0xA0/16-17</w:t>
            </w:r>
          </w:p>
        </w:tc>
        <w:tc>
          <w:tcPr>
            <w:tcW w:w="2114" w:type="dxa"/>
          </w:tcPr>
          <w:p w:rsidR="00CF30C6" w:rsidRPr="00A233AB" w:rsidRDefault="00CF30C6" w:rsidP="00C70041">
            <w:pPr>
              <w:spacing w:line="400" w:lineRule="exact"/>
              <w:jc w:val="center"/>
              <w:rPr>
                <w:szCs w:val="21"/>
              </w:rPr>
            </w:pPr>
            <w:r>
              <w:rPr>
                <w:rFonts w:hint="eastAsia"/>
                <w:szCs w:val="21"/>
              </w:rPr>
              <w:t>字</w:t>
            </w:r>
          </w:p>
        </w:tc>
        <w:tc>
          <w:tcPr>
            <w:tcW w:w="1772" w:type="dxa"/>
          </w:tcPr>
          <w:p w:rsidR="00CF30C6" w:rsidRPr="00AF7BF7" w:rsidRDefault="00CF30C6" w:rsidP="00C70041">
            <w:pPr>
              <w:spacing w:line="400" w:lineRule="exact"/>
              <w:rPr>
                <w:sz w:val="18"/>
                <w:szCs w:val="18"/>
              </w:rPr>
            </w:pPr>
          </w:p>
        </w:tc>
        <w:tc>
          <w:tcPr>
            <w:tcW w:w="2255" w:type="dxa"/>
          </w:tcPr>
          <w:p w:rsidR="00CF30C6" w:rsidRPr="00A233AB" w:rsidRDefault="00CF30C6" w:rsidP="00C70041">
            <w:pPr>
              <w:spacing w:line="400" w:lineRule="exact"/>
              <w:rPr>
                <w:szCs w:val="21"/>
              </w:rPr>
            </w:pPr>
          </w:p>
        </w:tc>
      </w:tr>
      <w:tr w:rsidR="00CF30C6" w:rsidRPr="00A233AB" w:rsidTr="00C70041">
        <w:trPr>
          <w:jc w:val="center"/>
        </w:trPr>
        <w:tc>
          <w:tcPr>
            <w:tcW w:w="1314" w:type="dxa"/>
            <w:vAlign w:val="center"/>
          </w:tcPr>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Default="00CF30C6" w:rsidP="00C70041">
            <w:pPr>
              <w:spacing w:line="400" w:lineRule="exact"/>
              <w:jc w:val="center"/>
              <w:rPr>
                <w:szCs w:val="21"/>
              </w:rPr>
            </w:pPr>
            <w:r>
              <w:rPr>
                <w:rFonts w:hint="eastAsia"/>
                <w:szCs w:val="21"/>
              </w:rPr>
              <w:t>轮径当前值</w:t>
            </w:r>
          </w:p>
        </w:tc>
        <w:tc>
          <w:tcPr>
            <w:tcW w:w="1071" w:type="dxa"/>
            <w:vAlign w:val="center"/>
          </w:tcPr>
          <w:p w:rsidR="00CF30C6"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0xA0/18-19</w:t>
            </w:r>
          </w:p>
        </w:tc>
        <w:tc>
          <w:tcPr>
            <w:tcW w:w="2114" w:type="dxa"/>
          </w:tcPr>
          <w:p w:rsidR="00CF30C6" w:rsidRPr="00A233AB" w:rsidRDefault="00CF30C6" w:rsidP="00C70041">
            <w:pPr>
              <w:spacing w:line="400" w:lineRule="exact"/>
              <w:jc w:val="center"/>
              <w:rPr>
                <w:szCs w:val="21"/>
              </w:rPr>
            </w:pPr>
            <w:r>
              <w:rPr>
                <w:rFonts w:hint="eastAsia"/>
                <w:szCs w:val="21"/>
              </w:rPr>
              <w:t>字</w:t>
            </w:r>
          </w:p>
        </w:tc>
        <w:tc>
          <w:tcPr>
            <w:tcW w:w="1772" w:type="dxa"/>
          </w:tcPr>
          <w:p w:rsidR="00CF30C6" w:rsidRPr="00AF7BF7" w:rsidRDefault="00CF30C6" w:rsidP="00C70041">
            <w:pPr>
              <w:spacing w:line="400" w:lineRule="exact"/>
              <w:rPr>
                <w:sz w:val="18"/>
                <w:szCs w:val="18"/>
              </w:rPr>
            </w:pPr>
          </w:p>
        </w:tc>
        <w:tc>
          <w:tcPr>
            <w:tcW w:w="2255" w:type="dxa"/>
          </w:tcPr>
          <w:p w:rsidR="00CF30C6" w:rsidRPr="00A233AB" w:rsidRDefault="00CF30C6" w:rsidP="00B463FE">
            <w:pPr>
              <w:spacing w:line="400" w:lineRule="exact"/>
              <w:rPr>
                <w:szCs w:val="21"/>
              </w:rPr>
            </w:pPr>
          </w:p>
        </w:tc>
      </w:tr>
    </w:tbl>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816207" w:rsidRDefault="00CF30C6" w:rsidP="00C70041">
            <w:pPr>
              <w:spacing w:line="400" w:lineRule="exact"/>
              <w:jc w:val="center"/>
              <w:rPr>
                <w:szCs w:val="21"/>
              </w:rPr>
            </w:pPr>
            <w:r w:rsidRPr="00816207">
              <w:rPr>
                <w:rFonts w:hint="eastAsia"/>
                <w:szCs w:val="21"/>
              </w:rPr>
              <w:t>轮径设定</w:t>
            </w:r>
          </w:p>
        </w:tc>
        <w:tc>
          <w:tcPr>
            <w:tcW w:w="1115" w:type="dxa"/>
            <w:vAlign w:val="center"/>
          </w:tcPr>
          <w:p w:rsidR="00CF30C6" w:rsidRPr="00816207" w:rsidRDefault="00CF30C6" w:rsidP="00C70041">
            <w:pPr>
              <w:spacing w:line="400" w:lineRule="exact"/>
              <w:jc w:val="center"/>
              <w:rPr>
                <w:szCs w:val="21"/>
              </w:rPr>
            </w:pPr>
            <w:r w:rsidRPr="00816207">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0x1D0/17/0</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16207" w:rsidRDefault="00CF30C6" w:rsidP="00C70041">
            <w:pPr>
              <w:spacing w:line="400" w:lineRule="exact"/>
              <w:jc w:val="center"/>
              <w:rPr>
                <w:szCs w:val="21"/>
              </w:rPr>
            </w:pPr>
            <w:r>
              <w:rPr>
                <w:rFonts w:hint="eastAsia"/>
                <w:szCs w:val="21"/>
              </w:rPr>
              <w:t>0x6D0/17/0</w:t>
            </w:r>
          </w:p>
        </w:tc>
        <w:tc>
          <w:tcPr>
            <w:tcW w:w="1727" w:type="dxa"/>
            <w:vAlign w:val="center"/>
          </w:tcPr>
          <w:p w:rsidR="00CF30C6" w:rsidRPr="00816207" w:rsidRDefault="00CF30C6" w:rsidP="00C70041">
            <w:pPr>
              <w:spacing w:line="400" w:lineRule="exact"/>
              <w:jc w:val="center"/>
              <w:rPr>
                <w:szCs w:val="21"/>
              </w:rPr>
            </w:pPr>
            <w:r w:rsidRPr="00816207">
              <w:rPr>
                <w:rFonts w:hint="eastAsia"/>
                <w:szCs w:val="21"/>
              </w:rPr>
              <w:t>位</w:t>
            </w:r>
          </w:p>
        </w:tc>
        <w:tc>
          <w:tcPr>
            <w:tcW w:w="2345"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有效</w:t>
            </w:r>
          </w:p>
          <w:p w:rsidR="00CF30C6" w:rsidRPr="00816207" w:rsidRDefault="00CF30C6" w:rsidP="00C70041">
            <w:pPr>
              <w:spacing w:line="400" w:lineRule="exact"/>
              <w:jc w:val="center"/>
              <w:rPr>
                <w:szCs w:val="21"/>
              </w:rPr>
            </w:pPr>
            <w:r>
              <w:rPr>
                <w:rFonts w:hint="eastAsia"/>
                <w:szCs w:val="21"/>
              </w:rPr>
              <w:t>0-</w:t>
            </w:r>
            <w:r>
              <w:rPr>
                <w:rFonts w:hint="eastAsia"/>
                <w:szCs w:val="21"/>
              </w:rPr>
              <w:t>无效</w:t>
            </w:r>
          </w:p>
        </w:tc>
        <w:tc>
          <w:tcPr>
            <w:tcW w:w="1096" w:type="dxa"/>
            <w:shd w:val="clear" w:color="auto" w:fill="auto"/>
          </w:tcPr>
          <w:p w:rsidR="00CF30C6" w:rsidRPr="00816207" w:rsidRDefault="00CF30C6" w:rsidP="00C70041">
            <w:pPr>
              <w:spacing w:line="400" w:lineRule="exact"/>
              <w:jc w:val="center"/>
              <w:rPr>
                <w:szCs w:val="21"/>
              </w:rPr>
            </w:pPr>
            <w:r>
              <w:rPr>
                <w:rFonts w:hint="eastAsia"/>
                <w:szCs w:val="21"/>
              </w:rPr>
              <w:t>2s</w:t>
            </w:r>
            <w:r>
              <w:rPr>
                <w:rFonts w:hint="eastAsia"/>
                <w:szCs w:val="21"/>
              </w:rPr>
              <w:t>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新轮径值</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0x*D0/2-3</w:t>
            </w:r>
          </w:p>
          <w:p w:rsidR="00CF30C6" w:rsidRDefault="00CF30C6" w:rsidP="00C70041">
            <w:pPr>
              <w:spacing w:line="400" w:lineRule="exact"/>
              <w:jc w:val="center"/>
              <w:rPr>
                <w:szCs w:val="21"/>
              </w:rPr>
            </w:pPr>
            <w:r>
              <w:rPr>
                <w:rFonts w:hint="eastAsia"/>
                <w:szCs w:val="21"/>
              </w:rPr>
              <w:t>MP1</w:t>
            </w:r>
            <w:r>
              <w:rPr>
                <w:rFonts w:hint="eastAsia"/>
                <w:szCs w:val="21"/>
              </w:rPr>
              <w:t>车：</w:t>
            </w:r>
          </w:p>
          <w:p w:rsidR="00CF30C6" w:rsidRDefault="00CF30C6" w:rsidP="00C70041">
            <w:pPr>
              <w:spacing w:line="400" w:lineRule="exact"/>
              <w:jc w:val="center"/>
              <w:rPr>
                <w:szCs w:val="21"/>
              </w:rPr>
            </w:pPr>
            <w:r>
              <w:rPr>
                <w:rFonts w:hint="eastAsia"/>
                <w:szCs w:val="21"/>
              </w:rPr>
              <w:t>0x*D0/4-5</w:t>
            </w:r>
          </w:p>
          <w:p w:rsidR="00CF30C6" w:rsidRDefault="00CF30C6" w:rsidP="00C70041">
            <w:pPr>
              <w:spacing w:line="400" w:lineRule="exact"/>
              <w:jc w:val="center"/>
              <w:rPr>
                <w:szCs w:val="21"/>
              </w:rPr>
            </w:pPr>
            <w:r>
              <w:rPr>
                <w:rFonts w:hint="eastAsia"/>
                <w:szCs w:val="21"/>
              </w:rPr>
              <w:lastRenderedPageBreak/>
              <w:t>TC2</w:t>
            </w:r>
            <w:r>
              <w:rPr>
                <w:rFonts w:hint="eastAsia"/>
                <w:szCs w:val="21"/>
              </w:rPr>
              <w:t>车：</w:t>
            </w:r>
          </w:p>
          <w:p w:rsidR="00CF30C6" w:rsidRDefault="00CF30C6" w:rsidP="00C70041">
            <w:pPr>
              <w:spacing w:line="400" w:lineRule="exact"/>
              <w:jc w:val="center"/>
              <w:rPr>
                <w:szCs w:val="21"/>
              </w:rPr>
            </w:pPr>
            <w:r>
              <w:rPr>
                <w:rFonts w:hint="eastAsia"/>
                <w:szCs w:val="21"/>
              </w:rPr>
              <w:t>0x*D0/6-7</w:t>
            </w:r>
          </w:p>
          <w:p w:rsidR="00CF30C6" w:rsidRDefault="00CF30C6" w:rsidP="00C70041">
            <w:pPr>
              <w:spacing w:line="400" w:lineRule="exact"/>
              <w:jc w:val="center"/>
              <w:rPr>
                <w:szCs w:val="21"/>
              </w:rPr>
            </w:pPr>
          </w:p>
          <w:p w:rsidR="00CF30C6" w:rsidRDefault="00CF30C6" w:rsidP="00C70041">
            <w:pPr>
              <w:spacing w:line="400" w:lineRule="exact"/>
              <w:jc w:val="center"/>
              <w:rPr>
                <w:szCs w:val="21"/>
              </w:rPr>
            </w:pPr>
          </w:p>
        </w:tc>
        <w:tc>
          <w:tcPr>
            <w:tcW w:w="1727" w:type="dxa"/>
            <w:vAlign w:val="center"/>
          </w:tcPr>
          <w:p w:rsidR="00CF30C6" w:rsidRPr="00816207" w:rsidRDefault="00CF30C6" w:rsidP="00C70041">
            <w:pPr>
              <w:spacing w:line="400" w:lineRule="exact"/>
              <w:jc w:val="center"/>
              <w:rPr>
                <w:szCs w:val="21"/>
              </w:rPr>
            </w:pPr>
            <w:r>
              <w:rPr>
                <w:rFonts w:hint="eastAsia"/>
                <w:szCs w:val="21"/>
              </w:rPr>
              <w:lastRenderedPageBreak/>
              <w:t>字</w:t>
            </w:r>
          </w:p>
        </w:tc>
        <w:tc>
          <w:tcPr>
            <w:tcW w:w="2345" w:type="dxa"/>
            <w:shd w:val="clear" w:color="auto" w:fill="auto"/>
          </w:tcPr>
          <w:p w:rsidR="00CF30C6" w:rsidRDefault="00CF30C6" w:rsidP="00C70041">
            <w:pPr>
              <w:spacing w:line="400" w:lineRule="exact"/>
              <w:jc w:val="center"/>
              <w:rPr>
                <w:szCs w:val="21"/>
              </w:rPr>
            </w:pPr>
          </w:p>
        </w:tc>
        <w:tc>
          <w:tcPr>
            <w:tcW w:w="1096" w:type="dxa"/>
            <w:shd w:val="clear" w:color="auto" w:fill="auto"/>
          </w:tcPr>
          <w:p w:rsidR="00CF30C6" w:rsidRDefault="00CF30C6" w:rsidP="00C70041">
            <w:pPr>
              <w:spacing w:line="400" w:lineRule="exact"/>
              <w:jc w:val="center"/>
              <w:rPr>
                <w:szCs w:val="21"/>
              </w:rPr>
            </w:pPr>
          </w:p>
        </w:tc>
      </w:tr>
    </w:tbl>
    <w:p w:rsidR="00CF30C6" w:rsidRDefault="00CF30C6" w:rsidP="00CF30C6">
      <w:pPr>
        <w:numPr>
          <w:ilvl w:val="0"/>
          <w:numId w:val="22"/>
        </w:numPr>
        <w:rPr>
          <w:sz w:val="24"/>
        </w:rPr>
      </w:pPr>
      <w:r w:rsidRPr="00B96633">
        <w:rPr>
          <w:rFonts w:hint="eastAsia"/>
          <w:sz w:val="24"/>
        </w:rPr>
        <w:lastRenderedPageBreak/>
        <w:t>按键—</w:t>
      </w:r>
      <w:r w:rsidRPr="00315E00">
        <w:rPr>
          <w:rFonts w:hint="eastAsia"/>
          <w:sz w:val="24"/>
        </w:rPr>
        <w:t>—显示器内部功能</w:t>
      </w:r>
    </w:p>
    <w:tbl>
      <w:tblPr>
        <w:tblW w:w="8640" w:type="dxa"/>
        <w:jc w:val="center"/>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984"/>
        <w:gridCol w:w="1836"/>
        <w:gridCol w:w="1380"/>
        <w:gridCol w:w="2177"/>
        <w:gridCol w:w="1263"/>
      </w:tblGrid>
      <w:tr w:rsidR="00CF30C6" w:rsidRPr="00182C80" w:rsidTr="00C70041">
        <w:trPr>
          <w:trHeight w:val="936"/>
          <w:jc w:val="center"/>
        </w:trPr>
        <w:tc>
          <w:tcPr>
            <w:tcW w:w="1984" w:type="dxa"/>
            <w:vAlign w:val="center"/>
          </w:tcPr>
          <w:p w:rsidR="00CF30C6" w:rsidRPr="00182C80" w:rsidRDefault="00CF30C6" w:rsidP="00C70041">
            <w:pPr>
              <w:spacing w:line="360" w:lineRule="auto"/>
              <w:jc w:val="center"/>
              <w:rPr>
                <w:szCs w:val="21"/>
              </w:rPr>
            </w:pPr>
            <w:r w:rsidRPr="00182C80">
              <w:rPr>
                <w:rFonts w:hint="eastAsia"/>
                <w:szCs w:val="21"/>
              </w:rPr>
              <w:t>按键名称</w:t>
            </w:r>
          </w:p>
        </w:tc>
        <w:tc>
          <w:tcPr>
            <w:tcW w:w="1836" w:type="dxa"/>
            <w:vAlign w:val="center"/>
          </w:tcPr>
          <w:p w:rsidR="00CF30C6" w:rsidRPr="00182C80" w:rsidRDefault="00CF30C6" w:rsidP="00C70041">
            <w:pPr>
              <w:spacing w:line="360" w:lineRule="auto"/>
              <w:jc w:val="center"/>
              <w:rPr>
                <w:szCs w:val="21"/>
              </w:rPr>
            </w:pPr>
            <w:r w:rsidRPr="00182C80">
              <w:rPr>
                <w:rFonts w:hint="eastAsia"/>
                <w:szCs w:val="21"/>
              </w:rPr>
              <w:t>图示</w:t>
            </w:r>
          </w:p>
        </w:tc>
        <w:tc>
          <w:tcPr>
            <w:tcW w:w="1380" w:type="dxa"/>
            <w:vAlign w:val="center"/>
          </w:tcPr>
          <w:p w:rsidR="00CF30C6" w:rsidRPr="00182C80" w:rsidRDefault="00CF30C6" w:rsidP="00C70041">
            <w:pPr>
              <w:spacing w:line="360" w:lineRule="auto"/>
              <w:jc w:val="center"/>
              <w:rPr>
                <w:szCs w:val="21"/>
              </w:rPr>
            </w:pPr>
            <w:r w:rsidRPr="00182C80">
              <w:rPr>
                <w:rFonts w:hint="eastAsia"/>
                <w:szCs w:val="21"/>
              </w:rPr>
              <w:t>功能</w:t>
            </w:r>
          </w:p>
        </w:tc>
        <w:tc>
          <w:tcPr>
            <w:tcW w:w="2177" w:type="dxa"/>
            <w:vAlign w:val="center"/>
          </w:tcPr>
          <w:p w:rsidR="00CF30C6" w:rsidRPr="00182C80" w:rsidRDefault="00CF30C6" w:rsidP="00C70041">
            <w:pPr>
              <w:spacing w:line="360" w:lineRule="auto"/>
              <w:jc w:val="center"/>
              <w:rPr>
                <w:szCs w:val="21"/>
              </w:rPr>
            </w:pPr>
            <w:r w:rsidRPr="00182C80">
              <w:rPr>
                <w:rFonts w:hint="eastAsia"/>
                <w:szCs w:val="21"/>
              </w:rPr>
              <w:t>处理</w:t>
            </w:r>
          </w:p>
        </w:tc>
        <w:tc>
          <w:tcPr>
            <w:tcW w:w="1263" w:type="dxa"/>
            <w:vAlign w:val="center"/>
          </w:tcPr>
          <w:p w:rsidR="00CF30C6" w:rsidRPr="00182C80" w:rsidRDefault="00CF30C6" w:rsidP="00C70041">
            <w:pPr>
              <w:spacing w:line="360" w:lineRule="auto"/>
              <w:jc w:val="center"/>
              <w:rPr>
                <w:szCs w:val="21"/>
              </w:rPr>
            </w:pPr>
            <w:r w:rsidRPr="00182C80">
              <w:rPr>
                <w:rFonts w:hint="eastAsia"/>
                <w:szCs w:val="21"/>
              </w:rPr>
              <w:t>备注</w:t>
            </w: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数字</w:t>
            </w:r>
            <w:r>
              <w:rPr>
                <w:rFonts w:hint="eastAsia"/>
                <w:szCs w:val="21"/>
              </w:rPr>
              <w:t>0~9</w:t>
            </w:r>
          </w:p>
        </w:tc>
        <w:tc>
          <w:tcPr>
            <w:tcW w:w="1836" w:type="dxa"/>
          </w:tcPr>
          <w:p w:rsidR="00CF30C6" w:rsidRDefault="00CF30C6" w:rsidP="00C70041">
            <w:pPr>
              <w:spacing w:line="360" w:lineRule="auto"/>
              <w:jc w:val="center"/>
            </w:pPr>
            <w:r>
              <w:object w:dxaOrig="1845" w:dyaOrig="675">
                <v:shape id="_x0000_i1055" type="#_x0000_t75" style="width:40.05pt;height:14.4pt" o:ole="">
                  <v:imagedata r:id="rId105" o:title=""/>
                </v:shape>
                <o:OLEObject Type="Embed" ProgID="PBrush" ShapeID="_x0000_i1055" DrawAspect="Content" ObjectID="_1562413785" r:id="rId122"/>
              </w:object>
            </w:r>
          </w:p>
          <w:p w:rsidR="00CF30C6" w:rsidRDefault="00CF30C6" w:rsidP="00C70041">
            <w:pPr>
              <w:spacing w:line="360" w:lineRule="auto"/>
              <w:jc w:val="center"/>
            </w:pPr>
            <w:r>
              <w:t>…</w:t>
            </w:r>
          </w:p>
          <w:p w:rsidR="00CF30C6" w:rsidRDefault="00CF30C6" w:rsidP="00C70041">
            <w:pPr>
              <w:spacing w:line="360" w:lineRule="auto"/>
              <w:jc w:val="center"/>
            </w:pPr>
            <w:r>
              <w:object w:dxaOrig="1845" w:dyaOrig="690">
                <v:shape id="_x0000_i1056" type="#_x0000_t75" style="width:41.95pt;height:15.05pt" o:ole="">
                  <v:imagedata r:id="rId107" o:title=""/>
                </v:shape>
                <o:OLEObject Type="Embed" ProgID="PBrush" ShapeID="_x0000_i1056" DrawAspect="Content" ObjectID="_1562413786" r:id="rId123"/>
              </w:object>
            </w:r>
          </w:p>
        </w:tc>
        <w:tc>
          <w:tcPr>
            <w:tcW w:w="1380" w:type="dxa"/>
          </w:tcPr>
          <w:p w:rsidR="00CF30C6" w:rsidRDefault="00CF30C6" w:rsidP="00C70041">
            <w:pPr>
              <w:spacing w:line="360" w:lineRule="auto"/>
              <w:jc w:val="center"/>
              <w:rPr>
                <w:szCs w:val="21"/>
              </w:rPr>
            </w:pPr>
            <w:r>
              <w:rPr>
                <w:rFonts w:hint="eastAsia"/>
                <w:szCs w:val="21"/>
              </w:rPr>
              <w:t>键入轮径值</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DEL</w:t>
            </w:r>
          </w:p>
        </w:tc>
        <w:tc>
          <w:tcPr>
            <w:tcW w:w="1836" w:type="dxa"/>
          </w:tcPr>
          <w:p w:rsidR="00CF30C6" w:rsidRDefault="00CF30C6" w:rsidP="00C70041">
            <w:pPr>
              <w:spacing w:line="360" w:lineRule="auto"/>
              <w:jc w:val="center"/>
            </w:pPr>
            <w:r>
              <w:rPr>
                <w:rFonts w:hint="eastAsia"/>
              </w:rPr>
              <w:t>s</w:t>
            </w:r>
          </w:p>
        </w:tc>
        <w:tc>
          <w:tcPr>
            <w:tcW w:w="1380" w:type="dxa"/>
          </w:tcPr>
          <w:p w:rsidR="00CF30C6" w:rsidRDefault="00CF30C6" w:rsidP="00C70041">
            <w:pPr>
              <w:spacing w:line="360" w:lineRule="auto"/>
              <w:jc w:val="center"/>
              <w:rPr>
                <w:szCs w:val="21"/>
              </w:rPr>
            </w:pPr>
            <w:r>
              <w:rPr>
                <w:rFonts w:hint="eastAsia"/>
                <w:szCs w:val="21"/>
              </w:rPr>
              <w:t>删除选中框内容</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确认</w:t>
            </w:r>
          </w:p>
        </w:tc>
        <w:tc>
          <w:tcPr>
            <w:tcW w:w="1836" w:type="dxa"/>
          </w:tcPr>
          <w:p w:rsidR="00CF30C6" w:rsidRDefault="00CF30C6" w:rsidP="00C70041">
            <w:pPr>
              <w:spacing w:line="360" w:lineRule="auto"/>
              <w:jc w:val="center"/>
            </w:pPr>
            <w:r>
              <w:object w:dxaOrig="1800" w:dyaOrig="615">
                <v:shape id="_x0000_i1057" type="#_x0000_t75" style="width:79.5pt;height:26.9pt" o:ole="">
                  <v:imagedata r:id="rId111" o:title=""/>
                </v:shape>
                <o:OLEObject Type="Embed" ProgID="PBrush" ShapeID="_x0000_i1057" DrawAspect="Content" ObjectID="_1562413787" r:id="rId124"/>
              </w:object>
            </w:r>
          </w:p>
        </w:tc>
        <w:tc>
          <w:tcPr>
            <w:tcW w:w="1380" w:type="dxa"/>
          </w:tcPr>
          <w:p w:rsidR="00CF30C6" w:rsidRDefault="00CF30C6" w:rsidP="00C70041">
            <w:pPr>
              <w:spacing w:line="360" w:lineRule="auto"/>
              <w:jc w:val="center"/>
              <w:rPr>
                <w:szCs w:val="21"/>
              </w:rPr>
            </w:pPr>
            <w:r>
              <w:rPr>
                <w:rFonts w:hint="eastAsia"/>
                <w:szCs w:val="21"/>
              </w:rPr>
              <w:t>设置选中轮径</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r w:rsidR="00CF30C6" w:rsidRPr="00182C80" w:rsidTr="00C70041">
        <w:trPr>
          <w:trHeight w:val="936"/>
          <w:jc w:val="center"/>
        </w:trPr>
        <w:tc>
          <w:tcPr>
            <w:tcW w:w="1984" w:type="dxa"/>
          </w:tcPr>
          <w:p w:rsidR="00CF30C6" w:rsidRDefault="00CF30C6" w:rsidP="00C70041">
            <w:pPr>
              <w:spacing w:line="360" w:lineRule="auto"/>
              <w:jc w:val="center"/>
              <w:rPr>
                <w:szCs w:val="21"/>
              </w:rPr>
            </w:pPr>
            <w:r>
              <w:rPr>
                <w:rFonts w:hint="eastAsia"/>
                <w:szCs w:val="21"/>
              </w:rPr>
              <w:t>取消</w:t>
            </w:r>
          </w:p>
        </w:tc>
        <w:tc>
          <w:tcPr>
            <w:tcW w:w="1836" w:type="dxa"/>
          </w:tcPr>
          <w:p w:rsidR="00CF30C6" w:rsidRDefault="00CF30C6" w:rsidP="00C70041">
            <w:pPr>
              <w:spacing w:line="360" w:lineRule="auto"/>
              <w:jc w:val="center"/>
            </w:pPr>
            <w:r>
              <w:object w:dxaOrig="1830" w:dyaOrig="615">
                <v:shape id="_x0000_i1058" type="#_x0000_t75" style="width:80.75pt;height:26.9pt" o:ole="">
                  <v:imagedata r:id="rId113" o:title=""/>
                </v:shape>
                <o:OLEObject Type="Embed" ProgID="PBrush" ShapeID="_x0000_i1058" DrawAspect="Content" ObjectID="_1562413788" r:id="rId125"/>
              </w:object>
            </w:r>
          </w:p>
        </w:tc>
        <w:tc>
          <w:tcPr>
            <w:tcW w:w="1380" w:type="dxa"/>
          </w:tcPr>
          <w:p w:rsidR="00CF30C6" w:rsidRDefault="00CF30C6" w:rsidP="00C70041">
            <w:pPr>
              <w:spacing w:line="360" w:lineRule="auto"/>
              <w:jc w:val="center"/>
              <w:rPr>
                <w:szCs w:val="21"/>
              </w:rPr>
            </w:pPr>
            <w:r>
              <w:rPr>
                <w:rFonts w:hint="eastAsia"/>
                <w:szCs w:val="21"/>
              </w:rPr>
              <w:t>返回</w:t>
            </w:r>
          </w:p>
          <w:p w:rsidR="00CF30C6" w:rsidRDefault="00CF30C6" w:rsidP="00C70041">
            <w:pPr>
              <w:spacing w:line="360" w:lineRule="auto"/>
              <w:jc w:val="center"/>
              <w:rPr>
                <w:szCs w:val="21"/>
              </w:rPr>
            </w:pPr>
            <w:r>
              <w:rPr>
                <w:rFonts w:hint="eastAsia"/>
                <w:szCs w:val="21"/>
              </w:rPr>
              <w:t>检修界面</w:t>
            </w:r>
          </w:p>
        </w:tc>
        <w:tc>
          <w:tcPr>
            <w:tcW w:w="2177" w:type="dxa"/>
          </w:tcPr>
          <w:p w:rsidR="00CF30C6" w:rsidRPr="00182C80" w:rsidRDefault="00CF30C6" w:rsidP="00C70041">
            <w:pPr>
              <w:spacing w:line="360" w:lineRule="auto"/>
              <w:jc w:val="center"/>
              <w:rPr>
                <w:szCs w:val="21"/>
              </w:rPr>
            </w:pPr>
          </w:p>
        </w:tc>
        <w:tc>
          <w:tcPr>
            <w:tcW w:w="1263" w:type="dxa"/>
          </w:tcPr>
          <w:p w:rsidR="00CF30C6" w:rsidRPr="00182C80" w:rsidRDefault="00CF30C6" w:rsidP="00C70041">
            <w:pPr>
              <w:spacing w:line="360" w:lineRule="auto"/>
              <w:jc w:val="center"/>
              <w:rPr>
                <w:szCs w:val="21"/>
              </w:rPr>
            </w:pPr>
          </w:p>
        </w:tc>
      </w:tr>
    </w:tbl>
    <w:p w:rsidR="00FC69E7" w:rsidRDefault="00FC69E7" w:rsidP="007954B7">
      <w:pPr>
        <w:pStyle w:val="3"/>
      </w:pPr>
      <w:bookmarkStart w:id="87" w:name="_Toc469301106"/>
      <w:r>
        <w:rPr>
          <w:rFonts w:hint="eastAsia"/>
        </w:rPr>
        <w:t>辅逆切除</w:t>
      </w:r>
    </w:p>
    <w:p w:rsidR="00FC69E7" w:rsidRDefault="00FC69E7" w:rsidP="00FC69E7">
      <w:pPr>
        <w:jc w:val="center"/>
      </w:pPr>
      <w:r>
        <w:rPr>
          <w:noProof/>
        </w:rPr>
        <w:drawing>
          <wp:inline distT="0" distB="0" distL="0" distR="0">
            <wp:extent cx="3840480" cy="2876287"/>
            <wp:effectExtent l="0" t="0" r="7620" b="635"/>
            <wp:docPr id="63" name="图片 63" descr="E:\工作\项目\成都7、10号线\成都7号线画面\辅逆切除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工作\项目\成都7、10号线\成都7号线画面\辅逆切除界面.JPG"/>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9727" cy="2875723"/>
                    </a:xfrm>
                    <a:prstGeom prst="rect">
                      <a:avLst/>
                    </a:prstGeom>
                    <a:noFill/>
                    <a:ln>
                      <a:noFill/>
                    </a:ln>
                  </pic:spPr>
                </pic:pic>
              </a:graphicData>
            </a:graphic>
          </wp:inline>
        </w:drawing>
      </w:r>
    </w:p>
    <w:p w:rsidR="00A03E70" w:rsidRDefault="00A03E70" w:rsidP="00FC69E7">
      <w:pPr>
        <w:jc w:val="center"/>
      </w:pPr>
    </w:p>
    <w:p w:rsidR="00A03E70" w:rsidRDefault="00A03E70" w:rsidP="00FC69E7">
      <w:pPr>
        <w:jc w:val="center"/>
      </w:pPr>
    </w:p>
    <w:p w:rsidR="00A03E70" w:rsidRDefault="00A03E70" w:rsidP="00FC69E7">
      <w:pPr>
        <w:jc w:val="center"/>
      </w:pPr>
    </w:p>
    <w:p w:rsidR="00A03E70" w:rsidRDefault="00A03E70" w:rsidP="00FC69E7">
      <w:pPr>
        <w:jc w:val="center"/>
      </w:pPr>
    </w:p>
    <w:p w:rsidR="00FC69E7" w:rsidRPr="00583781" w:rsidRDefault="00FC69E7" w:rsidP="00FC69E7">
      <w:pPr>
        <w:numPr>
          <w:ilvl w:val="0"/>
          <w:numId w:val="22"/>
        </w:numPr>
        <w:rPr>
          <w:sz w:val="24"/>
        </w:rPr>
      </w:pPr>
      <w:r>
        <w:rPr>
          <w:rFonts w:hint="eastAsia"/>
          <w:sz w:val="24"/>
        </w:rPr>
        <w:lastRenderedPageBreak/>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FC69E7" w:rsidRPr="0083023E" w:rsidTr="00C02E77">
        <w:trPr>
          <w:jc w:val="center"/>
        </w:trPr>
        <w:tc>
          <w:tcPr>
            <w:tcW w:w="1526" w:type="dxa"/>
            <w:vAlign w:val="center"/>
          </w:tcPr>
          <w:p w:rsidR="00FC69E7" w:rsidRPr="0083023E" w:rsidRDefault="00FC69E7" w:rsidP="00C02E77">
            <w:pPr>
              <w:spacing w:line="400" w:lineRule="exact"/>
              <w:jc w:val="center"/>
              <w:rPr>
                <w:b/>
                <w:szCs w:val="21"/>
              </w:rPr>
            </w:pPr>
            <w:r w:rsidRPr="0083023E">
              <w:rPr>
                <w:rFonts w:hint="eastAsia"/>
                <w:b/>
                <w:szCs w:val="21"/>
              </w:rPr>
              <w:t>信号名称</w:t>
            </w:r>
          </w:p>
        </w:tc>
        <w:tc>
          <w:tcPr>
            <w:tcW w:w="1115" w:type="dxa"/>
            <w:vAlign w:val="center"/>
          </w:tcPr>
          <w:p w:rsidR="00FC69E7" w:rsidRPr="0083023E" w:rsidRDefault="00FC69E7" w:rsidP="00C02E77">
            <w:pPr>
              <w:spacing w:line="400" w:lineRule="exact"/>
              <w:jc w:val="center"/>
              <w:rPr>
                <w:b/>
                <w:szCs w:val="21"/>
              </w:rPr>
            </w:pPr>
            <w:r w:rsidRPr="0083023E">
              <w:rPr>
                <w:rFonts w:hint="eastAsia"/>
                <w:b/>
                <w:szCs w:val="21"/>
              </w:rPr>
              <w:t>子系统</w:t>
            </w:r>
          </w:p>
        </w:tc>
        <w:tc>
          <w:tcPr>
            <w:tcW w:w="2041" w:type="dxa"/>
          </w:tcPr>
          <w:p w:rsidR="00FC69E7" w:rsidRPr="0083023E" w:rsidRDefault="00FC69E7" w:rsidP="00C02E77">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FC69E7" w:rsidRPr="0083023E" w:rsidRDefault="00FC69E7" w:rsidP="00C02E77">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FC69E7" w:rsidRPr="0083023E" w:rsidRDefault="00FC69E7" w:rsidP="00C02E77">
            <w:pPr>
              <w:spacing w:line="400" w:lineRule="exact"/>
              <w:jc w:val="center"/>
              <w:rPr>
                <w:b/>
                <w:szCs w:val="21"/>
              </w:rPr>
            </w:pPr>
            <w:r w:rsidRPr="0083023E">
              <w:rPr>
                <w:rFonts w:hint="eastAsia"/>
                <w:b/>
                <w:szCs w:val="21"/>
              </w:rPr>
              <w:t>处理</w:t>
            </w:r>
          </w:p>
        </w:tc>
        <w:tc>
          <w:tcPr>
            <w:tcW w:w="1096" w:type="dxa"/>
            <w:shd w:val="clear" w:color="auto" w:fill="auto"/>
          </w:tcPr>
          <w:p w:rsidR="00FC69E7" w:rsidRPr="0083023E" w:rsidRDefault="00FC69E7" w:rsidP="00C02E77">
            <w:pPr>
              <w:spacing w:line="400" w:lineRule="exact"/>
              <w:jc w:val="center"/>
              <w:rPr>
                <w:b/>
                <w:szCs w:val="21"/>
              </w:rPr>
            </w:pPr>
            <w:r w:rsidRPr="0083023E">
              <w:rPr>
                <w:rFonts w:hint="eastAsia"/>
                <w:b/>
                <w:szCs w:val="21"/>
              </w:rPr>
              <w:t>备注</w:t>
            </w:r>
          </w:p>
        </w:tc>
      </w:tr>
      <w:tr w:rsidR="00A03E70" w:rsidRPr="0083023E" w:rsidTr="00C02E77">
        <w:trPr>
          <w:jc w:val="center"/>
        </w:trPr>
        <w:tc>
          <w:tcPr>
            <w:tcW w:w="1526" w:type="dxa"/>
            <w:vAlign w:val="center"/>
          </w:tcPr>
          <w:p w:rsidR="00A03E70" w:rsidRPr="00816207" w:rsidRDefault="00A03E70" w:rsidP="009C6CD9">
            <w:pPr>
              <w:spacing w:line="400" w:lineRule="exact"/>
              <w:jc w:val="center"/>
              <w:rPr>
                <w:szCs w:val="21"/>
              </w:rPr>
            </w:pPr>
            <w:r>
              <w:rPr>
                <w:rFonts w:hint="eastAsia"/>
                <w:szCs w:val="21"/>
              </w:rPr>
              <w:t>辅逆切除</w:t>
            </w:r>
          </w:p>
        </w:tc>
        <w:tc>
          <w:tcPr>
            <w:tcW w:w="1115" w:type="dxa"/>
            <w:vAlign w:val="center"/>
          </w:tcPr>
          <w:p w:rsidR="00A03E70" w:rsidRPr="00816207" w:rsidRDefault="00A03E70" w:rsidP="009C6CD9">
            <w:pPr>
              <w:spacing w:line="400" w:lineRule="exact"/>
              <w:jc w:val="center"/>
              <w:rPr>
                <w:szCs w:val="21"/>
              </w:rPr>
            </w:pPr>
            <w:r w:rsidRPr="00816207">
              <w:rPr>
                <w:rFonts w:hint="eastAsia"/>
                <w:szCs w:val="21"/>
              </w:rPr>
              <w:t>TCMS</w:t>
            </w:r>
          </w:p>
        </w:tc>
        <w:tc>
          <w:tcPr>
            <w:tcW w:w="2041" w:type="dxa"/>
          </w:tcPr>
          <w:p w:rsidR="00A03E70" w:rsidRDefault="00A03E70" w:rsidP="009C6CD9">
            <w:pPr>
              <w:spacing w:line="400" w:lineRule="exact"/>
              <w:jc w:val="center"/>
              <w:rPr>
                <w:szCs w:val="21"/>
              </w:rPr>
            </w:pPr>
            <w:r>
              <w:rPr>
                <w:rFonts w:hint="eastAsia"/>
                <w:szCs w:val="21"/>
              </w:rPr>
              <w:t>1</w:t>
            </w:r>
            <w:r>
              <w:rPr>
                <w:rFonts w:hint="eastAsia"/>
                <w:szCs w:val="21"/>
              </w:rPr>
              <w:t>车：</w:t>
            </w:r>
          </w:p>
          <w:p w:rsidR="00A03E70" w:rsidRDefault="00A03E70" w:rsidP="009C6CD9">
            <w:pPr>
              <w:spacing w:line="400" w:lineRule="exact"/>
              <w:jc w:val="center"/>
              <w:rPr>
                <w:szCs w:val="21"/>
              </w:rPr>
            </w:pPr>
            <w:r>
              <w:rPr>
                <w:rFonts w:hint="eastAsia"/>
                <w:szCs w:val="21"/>
              </w:rPr>
              <w:t>TC1</w:t>
            </w:r>
            <w:r>
              <w:rPr>
                <w:rFonts w:hint="eastAsia"/>
                <w:szCs w:val="21"/>
              </w:rPr>
              <w:t>：</w:t>
            </w:r>
            <w:r>
              <w:rPr>
                <w:rFonts w:hint="eastAsia"/>
                <w:szCs w:val="21"/>
              </w:rPr>
              <w:t>0x1D2/10/2</w:t>
            </w:r>
          </w:p>
          <w:p w:rsidR="00A03E70" w:rsidRDefault="00A03E70" w:rsidP="009C6CD9">
            <w:pPr>
              <w:spacing w:line="400" w:lineRule="exact"/>
              <w:jc w:val="center"/>
              <w:rPr>
                <w:szCs w:val="21"/>
              </w:rPr>
            </w:pPr>
            <w:r>
              <w:rPr>
                <w:rFonts w:hint="eastAsia"/>
                <w:szCs w:val="21"/>
              </w:rPr>
              <w:t>M1</w:t>
            </w:r>
            <w:r>
              <w:rPr>
                <w:rFonts w:hint="eastAsia"/>
                <w:szCs w:val="21"/>
              </w:rPr>
              <w:t>：</w:t>
            </w:r>
            <w:r>
              <w:rPr>
                <w:rFonts w:hint="eastAsia"/>
                <w:szCs w:val="21"/>
              </w:rPr>
              <w:t>0x1D2/10/3</w:t>
            </w:r>
          </w:p>
          <w:p w:rsidR="00A03E70" w:rsidRDefault="00A03E70" w:rsidP="009C6CD9">
            <w:pPr>
              <w:spacing w:line="400" w:lineRule="exact"/>
              <w:jc w:val="center"/>
              <w:rPr>
                <w:szCs w:val="21"/>
              </w:rPr>
            </w:pPr>
            <w:r>
              <w:rPr>
                <w:rFonts w:hint="eastAsia"/>
                <w:szCs w:val="21"/>
              </w:rPr>
              <w:t>M2</w:t>
            </w:r>
            <w:r>
              <w:rPr>
                <w:rFonts w:hint="eastAsia"/>
                <w:szCs w:val="21"/>
              </w:rPr>
              <w:t>：</w:t>
            </w:r>
            <w:r>
              <w:rPr>
                <w:rFonts w:hint="eastAsia"/>
                <w:szCs w:val="21"/>
              </w:rPr>
              <w:t>0x1D2/10/4</w:t>
            </w:r>
          </w:p>
          <w:p w:rsidR="00A03E70" w:rsidRPr="00FC69E7" w:rsidRDefault="00A03E70" w:rsidP="009C6CD9">
            <w:pPr>
              <w:spacing w:line="400" w:lineRule="exact"/>
              <w:jc w:val="center"/>
              <w:rPr>
                <w:szCs w:val="21"/>
              </w:rPr>
            </w:pPr>
            <w:r>
              <w:rPr>
                <w:rFonts w:hint="eastAsia"/>
                <w:szCs w:val="21"/>
              </w:rPr>
              <w:t>TC2</w:t>
            </w:r>
            <w:r>
              <w:rPr>
                <w:rFonts w:hint="eastAsia"/>
                <w:szCs w:val="21"/>
              </w:rPr>
              <w:t>：</w:t>
            </w:r>
            <w:r>
              <w:rPr>
                <w:rFonts w:hint="eastAsia"/>
                <w:szCs w:val="21"/>
              </w:rPr>
              <w:t>0x1D2/10/5</w:t>
            </w:r>
          </w:p>
          <w:p w:rsidR="00A03E70" w:rsidRDefault="00A03E70" w:rsidP="009C6CD9">
            <w:pPr>
              <w:spacing w:line="400" w:lineRule="exact"/>
              <w:jc w:val="center"/>
              <w:rPr>
                <w:szCs w:val="21"/>
              </w:rPr>
            </w:pPr>
            <w:r>
              <w:rPr>
                <w:rFonts w:hint="eastAsia"/>
                <w:szCs w:val="21"/>
              </w:rPr>
              <w:t>6</w:t>
            </w:r>
            <w:r>
              <w:rPr>
                <w:rFonts w:hint="eastAsia"/>
                <w:szCs w:val="21"/>
              </w:rPr>
              <w:t>车：</w:t>
            </w:r>
          </w:p>
          <w:p w:rsidR="00A03E70" w:rsidRDefault="00A03E70" w:rsidP="009C6CD9">
            <w:pPr>
              <w:spacing w:line="400" w:lineRule="exact"/>
              <w:jc w:val="center"/>
              <w:rPr>
                <w:szCs w:val="21"/>
              </w:rPr>
            </w:pPr>
            <w:r>
              <w:rPr>
                <w:rFonts w:hint="eastAsia"/>
                <w:szCs w:val="21"/>
              </w:rPr>
              <w:t>TC1</w:t>
            </w:r>
            <w:r>
              <w:rPr>
                <w:rFonts w:hint="eastAsia"/>
                <w:szCs w:val="21"/>
              </w:rPr>
              <w:t>：</w:t>
            </w:r>
            <w:r>
              <w:rPr>
                <w:rFonts w:hint="eastAsia"/>
                <w:szCs w:val="21"/>
              </w:rPr>
              <w:t>0x6D2/10/2</w:t>
            </w:r>
          </w:p>
          <w:p w:rsidR="00A03E70" w:rsidRDefault="00A03E70" w:rsidP="009C6CD9">
            <w:pPr>
              <w:spacing w:line="400" w:lineRule="exact"/>
              <w:jc w:val="center"/>
              <w:rPr>
                <w:szCs w:val="21"/>
              </w:rPr>
            </w:pPr>
            <w:r>
              <w:rPr>
                <w:rFonts w:hint="eastAsia"/>
                <w:szCs w:val="21"/>
              </w:rPr>
              <w:t>M1</w:t>
            </w:r>
            <w:r>
              <w:rPr>
                <w:rFonts w:hint="eastAsia"/>
                <w:szCs w:val="21"/>
              </w:rPr>
              <w:t>：</w:t>
            </w:r>
            <w:r>
              <w:rPr>
                <w:rFonts w:hint="eastAsia"/>
                <w:szCs w:val="21"/>
              </w:rPr>
              <w:t>0x6D2/10/3</w:t>
            </w:r>
          </w:p>
          <w:p w:rsidR="00A03E70" w:rsidRDefault="00A03E70" w:rsidP="009C6CD9">
            <w:pPr>
              <w:spacing w:line="400" w:lineRule="exact"/>
              <w:jc w:val="center"/>
              <w:rPr>
                <w:szCs w:val="21"/>
              </w:rPr>
            </w:pPr>
            <w:r>
              <w:rPr>
                <w:rFonts w:hint="eastAsia"/>
                <w:szCs w:val="21"/>
              </w:rPr>
              <w:t>M2</w:t>
            </w:r>
            <w:r>
              <w:rPr>
                <w:rFonts w:hint="eastAsia"/>
                <w:szCs w:val="21"/>
              </w:rPr>
              <w:t>：</w:t>
            </w:r>
            <w:r>
              <w:rPr>
                <w:rFonts w:hint="eastAsia"/>
                <w:szCs w:val="21"/>
              </w:rPr>
              <w:t>0x6D2/10/4</w:t>
            </w:r>
          </w:p>
          <w:p w:rsidR="00A03E70" w:rsidRPr="00816207" w:rsidRDefault="00A03E70" w:rsidP="009C6CD9">
            <w:pPr>
              <w:spacing w:line="400" w:lineRule="exact"/>
              <w:jc w:val="center"/>
              <w:rPr>
                <w:szCs w:val="21"/>
              </w:rPr>
            </w:pPr>
            <w:r>
              <w:rPr>
                <w:rFonts w:hint="eastAsia"/>
                <w:szCs w:val="21"/>
              </w:rPr>
              <w:t>TC2</w:t>
            </w:r>
            <w:r>
              <w:rPr>
                <w:rFonts w:hint="eastAsia"/>
                <w:szCs w:val="21"/>
              </w:rPr>
              <w:t>：</w:t>
            </w:r>
            <w:r>
              <w:rPr>
                <w:rFonts w:hint="eastAsia"/>
                <w:szCs w:val="21"/>
              </w:rPr>
              <w:t>0x6D2/10/5</w:t>
            </w:r>
          </w:p>
        </w:tc>
        <w:tc>
          <w:tcPr>
            <w:tcW w:w="1727" w:type="dxa"/>
            <w:vAlign w:val="center"/>
          </w:tcPr>
          <w:p w:rsidR="00A03E70" w:rsidRPr="00816207" w:rsidRDefault="00A03E70" w:rsidP="009C6CD9">
            <w:pPr>
              <w:spacing w:line="400" w:lineRule="exact"/>
              <w:jc w:val="center"/>
              <w:rPr>
                <w:szCs w:val="21"/>
              </w:rPr>
            </w:pPr>
            <w:r w:rsidRPr="00816207">
              <w:rPr>
                <w:rFonts w:hint="eastAsia"/>
                <w:szCs w:val="21"/>
              </w:rPr>
              <w:t>位</w:t>
            </w:r>
          </w:p>
        </w:tc>
        <w:tc>
          <w:tcPr>
            <w:tcW w:w="2345" w:type="dxa"/>
            <w:shd w:val="clear" w:color="auto" w:fill="auto"/>
          </w:tcPr>
          <w:p w:rsidR="00A03E70" w:rsidRDefault="00A03E70" w:rsidP="009C6CD9">
            <w:pPr>
              <w:spacing w:line="400" w:lineRule="exact"/>
              <w:jc w:val="center"/>
              <w:rPr>
                <w:szCs w:val="21"/>
              </w:rPr>
            </w:pPr>
            <w:r>
              <w:rPr>
                <w:rFonts w:hint="eastAsia"/>
                <w:szCs w:val="21"/>
              </w:rPr>
              <w:t>1-</w:t>
            </w:r>
            <w:r>
              <w:rPr>
                <w:rFonts w:hint="eastAsia"/>
                <w:szCs w:val="21"/>
              </w:rPr>
              <w:t>有效</w:t>
            </w:r>
          </w:p>
          <w:p w:rsidR="00A03E70" w:rsidRPr="00816207" w:rsidRDefault="00A03E70" w:rsidP="009C6CD9">
            <w:pPr>
              <w:spacing w:line="400" w:lineRule="exact"/>
              <w:jc w:val="center"/>
              <w:rPr>
                <w:szCs w:val="21"/>
              </w:rPr>
            </w:pPr>
            <w:r>
              <w:rPr>
                <w:rFonts w:hint="eastAsia"/>
                <w:szCs w:val="21"/>
              </w:rPr>
              <w:t>0-</w:t>
            </w:r>
            <w:r>
              <w:rPr>
                <w:rFonts w:hint="eastAsia"/>
                <w:szCs w:val="21"/>
              </w:rPr>
              <w:t>无效</w:t>
            </w:r>
          </w:p>
        </w:tc>
        <w:tc>
          <w:tcPr>
            <w:tcW w:w="1096" w:type="dxa"/>
            <w:shd w:val="clear" w:color="auto" w:fill="auto"/>
          </w:tcPr>
          <w:p w:rsidR="00A03E70" w:rsidRPr="00816207" w:rsidRDefault="00A03E70" w:rsidP="009C6CD9">
            <w:pPr>
              <w:spacing w:line="400" w:lineRule="exact"/>
              <w:jc w:val="center"/>
              <w:rPr>
                <w:szCs w:val="21"/>
              </w:rPr>
            </w:pPr>
            <w:r>
              <w:rPr>
                <w:rFonts w:hint="eastAsia"/>
                <w:szCs w:val="21"/>
              </w:rPr>
              <w:t>电平</w:t>
            </w:r>
          </w:p>
        </w:tc>
      </w:tr>
    </w:tbl>
    <w:p w:rsidR="00FC69E7" w:rsidRPr="00A03E70" w:rsidRDefault="00FC69E7" w:rsidP="00A03E70">
      <w:pPr>
        <w:spacing w:line="400" w:lineRule="exact"/>
        <w:rPr>
          <w:szCs w:val="21"/>
        </w:rPr>
      </w:pPr>
    </w:p>
    <w:p w:rsidR="00FC69E7" w:rsidRPr="00FC69E7" w:rsidRDefault="00FC69E7" w:rsidP="00FC69E7">
      <w:pPr>
        <w:jc w:val="center"/>
      </w:pPr>
    </w:p>
    <w:p w:rsidR="00CF30C6" w:rsidRDefault="00CF30C6" w:rsidP="007954B7">
      <w:pPr>
        <w:pStyle w:val="3"/>
      </w:pPr>
      <w:r w:rsidRPr="00B5508C">
        <w:rPr>
          <w:rFonts w:hint="eastAsia"/>
        </w:rPr>
        <w:t>制动试验</w:t>
      </w:r>
      <w:bookmarkEnd w:id="87"/>
    </w:p>
    <w:p w:rsidR="00CF30C6" w:rsidRDefault="00101583" w:rsidP="00CF30C6">
      <w:pPr>
        <w:pStyle w:val="a6"/>
        <w:spacing w:line="360" w:lineRule="auto"/>
        <w:ind w:left="1271" w:firstLineChars="0" w:firstLine="0"/>
        <w:jc w:val="center"/>
        <w:rPr>
          <w:rFonts w:hAnsi="宋体"/>
          <w:b/>
          <w:bCs/>
          <w:sz w:val="24"/>
          <w:szCs w:val="21"/>
        </w:rPr>
      </w:pPr>
      <w:r>
        <w:rPr>
          <w:rFonts w:hAnsi="宋体"/>
          <w:b/>
          <w:bCs/>
          <w:noProof/>
          <w:sz w:val="24"/>
          <w:szCs w:val="21"/>
        </w:rPr>
        <w:drawing>
          <wp:inline distT="0" distB="0" distL="0" distR="0">
            <wp:extent cx="4366291" cy="3283889"/>
            <wp:effectExtent l="0" t="0" r="0" b="0"/>
            <wp:docPr id="93" name="图片 93" descr="E:\工作\项目\成都7、10号线\成都7号线画面\制动试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工作\项目\成都7、10号线\成都7号线画面\制动试验.JPG"/>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6435" cy="3283997"/>
                    </a:xfrm>
                    <a:prstGeom prst="rect">
                      <a:avLst/>
                    </a:prstGeom>
                    <a:noFill/>
                    <a:ln>
                      <a:noFill/>
                    </a:ln>
                  </pic:spPr>
                </pic:pic>
              </a:graphicData>
            </a:graphic>
          </wp:inline>
        </w:drawing>
      </w:r>
    </w:p>
    <w:tbl>
      <w:tblPr>
        <w:tblW w:w="9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4"/>
        <w:gridCol w:w="1071"/>
        <w:gridCol w:w="1753"/>
        <w:gridCol w:w="1235"/>
        <w:gridCol w:w="1276"/>
        <w:gridCol w:w="1445"/>
        <w:gridCol w:w="1445"/>
      </w:tblGrid>
      <w:tr w:rsidR="004C21BB" w:rsidRPr="00A233AB" w:rsidTr="004C21BB">
        <w:trPr>
          <w:jc w:val="center"/>
        </w:trPr>
        <w:tc>
          <w:tcPr>
            <w:tcW w:w="1314" w:type="dxa"/>
            <w:vAlign w:val="center"/>
          </w:tcPr>
          <w:p w:rsidR="004C21BB" w:rsidRPr="00A233AB" w:rsidRDefault="004C21BB" w:rsidP="00C70041">
            <w:pPr>
              <w:spacing w:line="400" w:lineRule="exact"/>
              <w:jc w:val="center"/>
              <w:rPr>
                <w:b/>
                <w:szCs w:val="21"/>
              </w:rPr>
            </w:pPr>
            <w:r w:rsidRPr="00A233AB">
              <w:rPr>
                <w:rFonts w:hint="eastAsia"/>
                <w:b/>
                <w:szCs w:val="21"/>
              </w:rPr>
              <w:t>信号名称</w:t>
            </w:r>
          </w:p>
        </w:tc>
        <w:tc>
          <w:tcPr>
            <w:tcW w:w="1071" w:type="dxa"/>
            <w:vAlign w:val="center"/>
          </w:tcPr>
          <w:p w:rsidR="004C21BB" w:rsidRPr="00A233AB" w:rsidRDefault="004C21BB" w:rsidP="00C70041">
            <w:pPr>
              <w:spacing w:line="400" w:lineRule="exact"/>
              <w:jc w:val="center"/>
              <w:rPr>
                <w:b/>
                <w:szCs w:val="21"/>
              </w:rPr>
            </w:pPr>
            <w:r w:rsidRPr="00A233AB">
              <w:rPr>
                <w:rFonts w:hint="eastAsia"/>
                <w:b/>
                <w:szCs w:val="21"/>
              </w:rPr>
              <w:t>系统</w:t>
            </w:r>
          </w:p>
        </w:tc>
        <w:tc>
          <w:tcPr>
            <w:tcW w:w="1753" w:type="dxa"/>
          </w:tcPr>
          <w:p w:rsidR="004C21BB" w:rsidRPr="00A233AB" w:rsidRDefault="004C21BB"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235" w:type="dxa"/>
          </w:tcPr>
          <w:p w:rsidR="004C21BB" w:rsidRPr="00A233AB" w:rsidRDefault="004C21BB"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276" w:type="dxa"/>
            <w:shd w:val="clear" w:color="auto" w:fill="auto"/>
          </w:tcPr>
          <w:p w:rsidR="004C21BB" w:rsidRPr="00A233AB" w:rsidRDefault="004C21BB" w:rsidP="00C70041">
            <w:pPr>
              <w:spacing w:line="400" w:lineRule="exact"/>
              <w:jc w:val="center"/>
              <w:rPr>
                <w:b/>
                <w:szCs w:val="21"/>
              </w:rPr>
            </w:pPr>
            <w:r w:rsidRPr="00A233AB">
              <w:rPr>
                <w:rFonts w:hint="eastAsia"/>
                <w:b/>
                <w:szCs w:val="21"/>
              </w:rPr>
              <w:t>处理、显示</w:t>
            </w:r>
          </w:p>
        </w:tc>
        <w:tc>
          <w:tcPr>
            <w:tcW w:w="1445" w:type="dxa"/>
            <w:shd w:val="clear" w:color="auto" w:fill="auto"/>
          </w:tcPr>
          <w:p w:rsidR="004C21BB" w:rsidRPr="00A233AB" w:rsidRDefault="004C21BB" w:rsidP="00C70041">
            <w:pPr>
              <w:spacing w:line="400" w:lineRule="exact"/>
              <w:jc w:val="center"/>
              <w:rPr>
                <w:b/>
                <w:szCs w:val="21"/>
              </w:rPr>
            </w:pPr>
            <w:r w:rsidRPr="00A233AB">
              <w:rPr>
                <w:rFonts w:hint="eastAsia"/>
                <w:b/>
                <w:szCs w:val="21"/>
              </w:rPr>
              <w:t>备注</w:t>
            </w:r>
          </w:p>
        </w:tc>
        <w:tc>
          <w:tcPr>
            <w:tcW w:w="1445" w:type="dxa"/>
          </w:tcPr>
          <w:p w:rsidR="004C21BB" w:rsidRPr="00A233AB" w:rsidRDefault="004C21BB" w:rsidP="00C70041">
            <w:pPr>
              <w:spacing w:line="400" w:lineRule="exact"/>
              <w:jc w:val="center"/>
              <w:rPr>
                <w:b/>
                <w:szCs w:val="21"/>
              </w:rPr>
            </w:pPr>
          </w:p>
        </w:tc>
      </w:tr>
      <w:tr w:rsidR="00276EA4" w:rsidRPr="00A233AB" w:rsidTr="007B708A">
        <w:trPr>
          <w:jc w:val="center"/>
        </w:trPr>
        <w:tc>
          <w:tcPr>
            <w:tcW w:w="9539" w:type="dxa"/>
            <w:gridSpan w:val="7"/>
            <w:vAlign w:val="center"/>
          </w:tcPr>
          <w:p w:rsidR="00276EA4" w:rsidRPr="00276EA4" w:rsidRDefault="00276EA4" w:rsidP="00ED36ED">
            <w:pPr>
              <w:spacing w:line="400" w:lineRule="exact"/>
              <w:jc w:val="center"/>
              <w:rPr>
                <w:szCs w:val="21"/>
              </w:rPr>
            </w:pPr>
            <w:r w:rsidRPr="00276EA4">
              <w:rPr>
                <w:rFonts w:hint="eastAsia"/>
                <w:szCs w:val="21"/>
              </w:rPr>
              <w:t>TC</w:t>
            </w:r>
            <w:r w:rsidRPr="00276EA4">
              <w:rPr>
                <w:rFonts w:hint="eastAsia"/>
                <w:szCs w:val="21"/>
              </w:rPr>
              <w:t>车</w:t>
            </w:r>
            <w:r w:rsidRPr="00276EA4">
              <w:rPr>
                <w:rFonts w:hint="eastAsia"/>
                <w:szCs w:val="21"/>
              </w:rPr>
              <w:t>G</w:t>
            </w:r>
            <w:r w:rsidRPr="00276EA4">
              <w:rPr>
                <w:rFonts w:hint="eastAsia"/>
                <w:szCs w:val="21"/>
              </w:rPr>
              <w:t>阀通信正常且</w:t>
            </w:r>
            <w:r w:rsidRPr="00276EA4">
              <w:rPr>
                <w:rFonts w:hint="eastAsia"/>
                <w:szCs w:val="21"/>
              </w:rPr>
              <w:t>TC</w:t>
            </w:r>
            <w:r w:rsidRPr="00276EA4">
              <w:rPr>
                <w:rFonts w:hint="eastAsia"/>
                <w:szCs w:val="21"/>
              </w:rPr>
              <w:t>车</w:t>
            </w:r>
            <w:r w:rsidRPr="00276EA4">
              <w:rPr>
                <w:rFonts w:hint="eastAsia"/>
                <w:szCs w:val="21"/>
              </w:rPr>
              <w:t>G</w:t>
            </w:r>
            <w:r w:rsidRPr="00276EA4">
              <w:rPr>
                <w:rFonts w:hint="eastAsia"/>
                <w:szCs w:val="21"/>
              </w:rPr>
              <w:t>阀为主，则取</w:t>
            </w:r>
            <w:r w:rsidRPr="00276EA4">
              <w:rPr>
                <w:rFonts w:hint="eastAsia"/>
                <w:szCs w:val="21"/>
              </w:rPr>
              <w:t>TC</w:t>
            </w:r>
            <w:r w:rsidRPr="00276EA4">
              <w:rPr>
                <w:rFonts w:hint="eastAsia"/>
                <w:szCs w:val="21"/>
              </w:rPr>
              <w:t>车</w:t>
            </w:r>
            <w:r w:rsidRPr="00276EA4">
              <w:rPr>
                <w:rFonts w:hint="eastAsia"/>
                <w:szCs w:val="21"/>
              </w:rPr>
              <w:t>G</w:t>
            </w:r>
            <w:r w:rsidRPr="00276EA4">
              <w:rPr>
                <w:rFonts w:hint="eastAsia"/>
                <w:szCs w:val="21"/>
              </w:rPr>
              <w:t>阀数据；</w:t>
            </w:r>
            <w:r w:rsidRPr="00276EA4">
              <w:rPr>
                <w:rFonts w:hint="eastAsia"/>
                <w:szCs w:val="21"/>
              </w:rPr>
              <w:t>TC</w:t>
            </w:r>
            <w:r w:rsidRPr="00276EA4">
              <w:rPr>
                <w:rFonts w:hint="eastAsia"/>
                <w:szCs w:val="21"/>
              </w:rPr>
              <w:t>车</w:t>
            </w:r>
            <w:r w:rsidRPr="00276EA4">
              <w:rPr>
                <w:rFonts w:hint="eastAsia"/>
                <w:szCs w:val="21"/>
              </w:rPr>
              <w:t>G</w:t>
            </w:r>
            <w:r w:rsidRPr="00276EA4">
              <w:rPr>
                <w:rFonts w:hint="eastAsia"/>
                <w:szCs w:val="21"/>
              </w:rPr>
              <w:t>阀通信</w:t>
            </w:r>
            <w:r>
              <w:rPr>
                <w:rFonts w:hint="eastAsia"/>
                <w:szCs w:val="21"/>
              </w:rPr>
              <w:t>异常或</w:t>
            </w:r>
            <w:r w:rsidRPr="00276EA4">
              <w:rPr>
                <w:rFonts w:hint="eastAsia"/>
                <w:szCs w:val="21"/>
              </w:rPr>
              <w:t>TC</w:t>
            </w:r>
            <w:r w:rsidRPr="00276EA4">
              <w:rPr>
                <w:rFonts w:hint="eastAsia"/>
                <w:szCs w:val="21"/>
              </w:rPr>
              <w:t>车</w:t>
            </w:r>
            <w:r w:rsidRPr="00276EA4">
              <w:rPr>
                <w:rFonts w:hint="eastAsia"/>
                <w:szCs w:val="21"/>
              </w:rPr>
              <w:t>G</w:t>
            </w:r>
            <w:r w:rsidRPr="00276EA4">
              <w:rPr>
                <w:rFonts w:hint="eastAsia"/>
                <w:szCs w:val="21"/>
              </w:rPr>
              <w:t>阀</w:t>
            </w:r>
            <w:r>
              <w:rPr>
                <w:rFonts w:hint="eastAsia"/>
                <w:szCs w:val="21"/>
              </w:rPr>
              <w:t>不</w:t>
            </w:r>
            <w:r w:rsidRPr="00276EA4">
              <w:rPr>
                <w:rFonts w:hint="eastAsia"/>
                <w:szCs w:val="21"/>
              </w:rPr>
              <w:t>为主</w:t>
            </w:r>
            <w:r>
              <w:rPr>
                <w:rFonts w:hint="eastAsia"/>
                <w:szCs w:val="21"/>
              </w:rPr>
              <w:t>，</w:t>
            </w:r>
            <w:r>
              <w:rPr>
                <w:rFonts w:hint="eastAsia"/>
                <w:szCs w:val="21"/>
              </w:rPr>
              <w:t>M</w:t>
            </w:r>
            <w:r w:rsidRPr="00276EA4">
              <w:rPr>
                <w:rFonts w:hint="eastAsia"/>
                <w:szCs w:val="21"/>
              </w:rPr>
              <w:t>车</w:t>
            </w:r>
            <w:r w:rsidRPr="00276EA4">
              <w:rPr>
                <w:rFonts w:hint="eastAsia"/>
                <w:szCs w:val="21"/>
              </w:rPr>
              <w:t>G</w:t>
            </w:r>
            <w:r w:rsidRPr="00276EA4">
              <w:rPr>
                <w:rFonts w:hint="eastAsia"/>
                <w:szCs w:val="21"/>
              </w:rPr>
              <w:t>阀通信正常且</w:t>
            </w:r>
            <w:r>
              <w:rPr>
                <w:rFonts w:hint="eastAsia"/>
                <w:szCs w:val="21"/>
              </w:rPr>
              <w:t>M</w:t>
            </w:r>
            <w:r w:rsidRPr="00276EA4">
              <w:rPr>
                <w:rFonts w:hint="eastAsia"/>
                <w:szCs w:val="21"/>
              </w:rPr>
              <w:t>车</w:t>
            </w:r>
            <w:r w:rsidRPr="00276EA4">
              <w:rPr>
                <w:rFonts w:hint="eastAsia"/>
                <w:szCs w:val="21"/>
              </w:rPr>
              <w:t>G</w:t>
            </w:r>
            <w:r w:rsidRPr="00276EA4">
              <w:rPr>
                <w:rFonts w:hint="eastAsia"/>
                <w:szCs w:val="21"/>
              </w:rPr>
              <w:t>阀为主，</w:t>
            </w:r>
            <w:r>
              <w:rPr>
                <w:rFonts w:hint="eastAsia"/>
                <w:szCs w:val="21"/>
              </w:rPr>
              <w:t>若正常</w:t>
            </w:r>
            <w:r w:rsidRPr="00276EA4">
              <w:rPr>
                <w:rFonts w:hint="eastAsia"/>
                <w:szCs w:val="21"/>
              </w:rPr>
              <w:t>则取</w:t>
            </w:r>
            <w:r>
              <w:rPr>
                <w:rFonts w:hint="eastAsia"/>
                <w:szCs w:val="21"/>
              </w:rPr>
              <w:t>M</w:t>
            </w:r>
            <w:r w:rsidRPr="00276EA4">
              <w:rPr>
                <w:rFonts w:hint="eastAsia"/>
                <w:szCs w:val="21"/>
              </w:rPr>
              <w:t>车</w:t>
            </w:r>
            <w:r w:rsidRPr="00276EA4">
              <w:rPr>
                <w:rFonts w:hint="eastAsia"/>
                <w:szCs w:val="21"/>
              </w:rPr>
              <w:t>G</w:t>
            </w:r>
            <w:r w:rsidRPr="00276EA4">
              <w:rPr>
                <w:rFonts w:hint="eastAsia"/>
                <w:szCs w:val="21"/>
              </w:rPr>
              <w:t>阀数据；</w:t>
            </w:r>
            <w:r>
              <w:rPr>
                <w:rFonts w:hint="eastAsia"/>
                <w:szCs w:val="21"/>
              </w:rPr>
              <w:t>否，通信异常</w:t>
            </w:r>
            <w:r w:rsidR="00ED36ED">
              <w:rPr>
                <w:rFonts w:hint="eastAsia"/>
                <w:szCs w:val="21"/>
              </w:rPr>
              <w:t>。</w:t>
            </w:r>
            <w:r w:rsidR="00ED36ED" w:rsidRPr="00276EA4">
              <w:rPr>
                <w:rFonts w:hint="eastAsia"/>
                <w:szCs w:val="21"/>
              </w:rPr>
              <w:t>G</w:t>
            </w:r>
            <w:r w:rsidR="00ED36ED" w:rsidRPr="00276EA4">
              <w:rPr>
                <w:rFonts w:hint="eastAsia"/>
                <w:szCs w:val="21"/>
              </w:rPr>
              <w:t>阀为主</w:t>
            </w:r>
            <w:r w:rsidR="00ED36ED">
              <w:rPr>
                <w:rFonts w:hint="eastAsia"/>
                <w:szCs w:val="21"/>
              </w:rPr>
              <w:t>（</w:t>
            </w:r>
            <w:r w:rsidR="00ED36ED" w:rsidRPr="00F43D50">
              <w:rPr>
                <w:szCs w:val="21"/>
              </w:rPr>
              <w:t xml:space="preserve">0x110 </w:t>
            </w:r>
            <w:r w:rsidR="00ED36ED" w:rsidRPr="00F43D50">
              <w:rPr>
                <w:szCs w:val="21"/>
              </w:rPr>
              <w:lastRenderedPageBreak/>
              <w:t>0x310 0x410 0x610</w:t>
            </w:r>
            <w:r w:rsidR="00ED36ED">
              <w:rPr>
                <w:rFonts w:hint="eastAsia"/>
                <w:szCs w:val="21"/>
              </w:rPr>
              <w:t>/6/7</w:t>
            </w:r>
            <w:r w:rsidR="009C37C2">
              <w:rPr>
                <w:rFonts w:hint="eastAsia"/>
                <w:szCs w:val="21"/>
              </w:rPr>
              <w:t>）。优先级：失败、中断、激活、成功。</w:t>
            </w:r>
          </w:p>
        </w:tc>
      </w:tr>
      <w:tr w:rsidR="004C21BB" w:rsidRPr="00A233AB" w:rsidTr="004C21BB">
        <w:trPr>
          <w:jc w:val="center"/>
        </w:trPr>
        <w:tc>
          <w:tcPr>
            <w:tcW w:w="1314" w:type="dxa"/>
            <w:vAlign w:val="center"/>
          </w:tcPr>
          <w:p w:rsidR="004C21BB" w:rsidRDefault="004C21BB" w:rsidP="00C70041">
            <w:pPr>
              <w:spacing w:line="400" w:lineRule="exact"/>
              <w:jc w:val="center"/>
              <w:rPr>
                <w:szCs w:val="21"/>
              </w:rPr>
            </w:pPr>
            <w:r>
              <w:rPr>
                <w:rFonts w:hint="eastAsia"/>
                <w:szCs w:val="21"/>
              </w:rPr>
              <w:lastRenderedPageBreak/>
              <w:t>1</w:t>
            </w:r>
            <w:r>
              <w:rPr>
                <w:rFonts w:hint="eastAsia"/>
                <w:szCs w:val="21"/>
              </w:rPr>
              <w:t>单元</w:t>
            </w:r>
          </w:p>
          <w:p w:rsidR="004C21BB" w:rsidRPr="00A233AB" w:rsidRDefault="004C21BB" w:rsidP="00C70041">
            <w:pPr>
              <w:spacing w:line="400" w:lineRule="exact"/>
              <w:jc w:val="center"/>
              <w:rPr>
                <w:szCs w:val="21"/>
              </w:rPr>
            </w:pPr>
            <w:r>
              <w:rPr>
                <w:rFonts w:hint="eastAsia"/>
                <w:szCs w:val="21"/>
              </w:rPr>
              <w:t>自检状态</w:t>
            </w:r>
          </w:p>
        </w:tc>
        <w:tc>
          <w:tcPr>
            <w:tcW w:w="1071" w:type="dxa"/>
            <w:vAlign w:val="center"/>
          </w:tcPr>
          <w:p w:rsidR="004C21BB" w:rsidRPr="00A233AB" w:rsidRDefault="004C21BB" w:rsidP="00C70041">
            <w:pPr>
              <w:spacing w:line="400" w:lineRule="exact"/>
              <w:jc w:val="center"/>
              <w:rPr>
                <w:szCs w:val="21"/>
              </w:rPr>
            </w:pPr>
            <w:r>
              <w:rPr>
                <w:rFonts w:hint="eastAsia"/>
                <w:szCs w:val="21"/>
              </w:rPr>
              <w:t>BCU</w:t>
            </w:r>
          </w:p>
        </w:tc>
        <w:tc>
          <w:tcPr>
            <w:tcW w:w="1753" w:type="dxa"/>
            <w:vAlign w:val="center"/>
          </w:tcPr>
          <w:p w:rsidR="004C21BB" w:rsidRDefault="004C21BB" w:rsidP="00C70041">
            <w:pPr>
              <w:spacing w:line="400" w:lineRule="exact"/>
              <w:jc w:val="center"/>
              <w:rPr>
                <w:szCs w:val="21"/>
              </w:rPr>
            </w:pPr>
            <w:r>
              <w:rPr>
                <w:rFonts w:hint="eastAsia"/>
                <w:szCs w:val="21"/>
              </w:rPr>
              <w:t>中断：</w:t>
            </w:r>
          </w:p>
          <w:p w:rsidR="004C21BB" w:rsidRDefault="004C21BB" w:rsidP="00C70041">
            <w:pPr>
              <w:spacing w:line="400" w:lineRule="exact"/>
              <w:jc w:val="center"/>
              <w:rPr>
                <w:szCs w:val="21"/>
              </w:rPr>
            </w:pPr>
            <w:r>
              <w:rPr>
                <w:rFonts w:hint="eastAsia"/>
                <w:szCs w:val="21"/>
              </w:rPr>
              <w:t>0x*10/</w:t>
            </w:r>
            <w:del w:id="88" w:author="wangzhenxian" w:date="2016-05-19T14:39:00Z">
              <w:r w:rsidDel="00C42398">
                <w:rPr>
                  <w:rFonts w:hint="eastAsia"/>
                  <w:szCs w:val="21"/>
                </w:rPr>
                <w:delText>5</w:delText>
              </w:r>
            </w:del>
            <w:ins w:id="89" w:author="wangzhenxian" w:date="2016-05-19T14:39:00Z">
              <w:r w:rsidR="00C42398">
                <w:rPr>
                  <w:rFonts w:hint="eastAsia"/>
                  <w:szCs w:val="21"/>
                </w:rPr>
                <w:t>6</w:t>
              </w:r>
            </w:ins>
            <w:r>
              <w:rPr>
                <w:rFonts w:hint="eastAsia"/>
                <w:szCs w:val="21"/>
              </w:rPr>
              <w:t>/0</w:t>
            </w:r>
          </w:p>
          <w:p w:rsidR="004C21BB" w:rsidRDefault="004C21BB" w:rsidP="00C70041">
            <w:pPr>
              <w:spacing w:line="400" w:lineRule="exact"/>
              <w:jc w:val="center"/>
              <w:rPr>
                <w:szCs w:val="21"/>
              </w:rPr>
            </w:pPr>
            <w:r>
              <w:rPr>
                <w:rFonts w:hint="eastAsia"/>
                <w:szCs w:val="21"/>
              </w:rPr>
              <w:t>激活：</w:t>
            </w:r>
          </w:p>
          <w:p w:rsidR="004C21BB" w:rsidRDefault="004C21BB" w:rsidP="00C70041">
            <w:pPr>
              <w:spacing w:line="400" w:lineRule="exact"/>
              <w:jc w:val="center"/>
              <w:rPr>
                <w:szCs w:val="21"/>
              </w:rPr>
            </w:pPr>
            <w:r>
              <w:rPr>
                <w:rFonts w:hint="eastAsia"/>
                <w:szCs w:val="21"/>
              </w:rPr>
              <w:t>0x*10/</w:t>
            </w:r>
            <w:del w:id="90" w:author="wangzhenxian" w:date="2016-05-19T14:39:00Z">
              <w:r w:rsidDel="00C42398">
                <w:rPr>
                  <w:rFonts w:hint="eastAsia"/>
                  <w:szCs w:val="21"/>
                </w:rPr>
                <w:delText>5</w:delText>
              </w:r>
            </w:del>
            <w:ins w:id="91" w:author="wangzhenxian" w:date="2016-05-19T14:39:00Z">
              <w:r w:rsidR="00C42398">
                <w:rPr>
                  <w:rFonts w:hint="eastAsia"/>
                  <w:szCs w:val="21"/>
                </w:rPr>
                <w:t>6</w:t>
              </w:r>
            </w:ins>
            <w:r>
              <w:rPr>
                <w:rFonts w:hint="eastAsia"/>
                <w:szCs w:val="21"/>
              </w:rPr>
              <w:t>/1</w:t>
            </w:r>
          </w:p>
          <w:p w:rsidR="004C21BB" w:rsidRDefault="004C21BB" w:rsidP="00C70041">
            <w:pPr>
              <w:spacing w:line="400" w:lineRule="exact"/>
              <w:jc w:val="center"/>
              <w:rPr>
                <w:szCs w:val="21"/>
              </w:rPr>
            </w:pPr>
            <w:r>
              <w:rPr>
                <w:rFonts w:hint="eastAsia"/>
                <w:szCs w:val="21"/>
              </w:rPr>
              <w:t>成功：</w:t>
            </w:r>
          </w:p>
          <w:p w:rsidR="004C21BB" w:rsidRDefault="004C21BB" w:rsidP="00C70041">
            <w:pPr>
              <w:spacing w:line="400" w:lineRule="exact"/>
              <w:jc w:val="center"/>
              <w:rPr>
                <w:szCs w:val="21"/>
              </w:rPr>
            </w:pPr>
            <w:r>
              <w:rPr>
                <w:rFonts w:hint="eastAsia"/>
                <w:szCs w:val="21"/>
              </w:rPr>
              <w:t>0x*10/</w:t>
            </w:r>
            <w:del w:id="92" w:author="wangzhenxian" w:date="2016-05-19T14:39:00Z">
              <w:r w:rsidDel="00C42398">
                <w:rPr>
                  <w:rFonts w:hint="eastAsia"/>
                  <w:szCs w:val="21"/>
                </w:rPr>
                <w:delText>5</w:delText>
              </w:r>
            </w:del>
            <w:ins w:id="93" w:author="wangzhenxian" w:date="2016-05-19T14:39:00Z">
              <w:r w:rsidR="00C42398">
                <w:rPr>
                  <w:rFonts w:hint="eastAsia"/>
                  <w:szCs w:val="21"/>
                </w:rPr>
                <w:t>6</w:t>
              </w:r>
            </w:ins>
            <w:r>
              <w:rPr>
                <w:rFonts w:hint="eastAsia"/>
                <w:szCs w:val="21"/>
              </w:rPr>
              <w:t>/2</w:t>
            </w:r>
          </w:p>
          <w:p w:rsidR="004C21BB" w:rsidRDefault="004C21BB" w:rsidP="00C70041">
            <w:pPr>
              <w:spacing w:line="400" w:lineRule="exact"/>
              <w:jc w:val="center"/>
              <w:rPr>
                <w:szCs w:val="21"/>
              </w:rPr>
            </w:pPr>
            <w:r>
              <w:rPr>
                <w:rFonts w:hint="eastAsia"/>
                <w:szCs w:val="21"/>
              </w:rPr>
              <w:t>失败：</w:t>
            </w:r>
          </w:p>
          <w:p w:rsidR="004C21BB" w:rsidRDefault="004C21BB" w:rsidP="00C70041">
            <w:pPr>
              <w:spacing w:line="400" w:lineRule="exact"/>
              <w:jc w:val="center"/>
              <w:rPr>
                <w:szCs w:val="21"/>
              </w:rPr>
            </w:pPr>
            <w:r>
              <w:rPr>
                <w:rFonts w:hint="eastAsia"/>
                <w:szCs w:val="21"/>
              </w:rPr>
              <w:t>0x*10/</w:t>
            </w:r>
            <w:del w:id="94" w:author="wangzhenxian" w:date="2016-05-19T14:39:00Z">
              <w:r w:rsidDel="00C42398">
                <w:rPr>
                  <w:rFonts w:hint="eastAsia"/>
                  <w:szCs w:val="21"/>
                </w:rPr>
                <w:delText>5</w:delText>
              </w:r>
            </w:del>
            <w:ins w:id="95" w:author="wangzhenxian" w:date="2016-05-19T14:39:00Z">
              <w:r w:rsidR="00C42398">
                <w:rPr>
                  <w:rFonts w:hint="eastAsia"/>
                  <w:szCs w:val="21"/>
                </w:rPr>
                <w:t>6</w:t>
              </w:r>
            </w:ins>
            <w:r>
              <w:rPr>
                <w:rFonts w:hint="eastAsia"/>
                <w:szCs w:val="21"/>
              </w:rPr>
              <w:t>/3</w:t>
            </w:r>
          </w:p>
          <w:p w:rsidR="004C21BB" w:rsidRPr="00A233AB" w:rsidRDefault="004C21BB" w:rsidP="00C70041">
            <w:pPr>
              <w:spacing w:line="400" w:lineRule="exact"/>
              <w:jc w:val="center"/>
              <w:rPr>
                <w:szCs w:val="21"/>
              </w:rPr>
            </w:pPr>
            <w:r>
              <w:rPr>
                <w:rFonts w:hint="eastAsia"/>
                <w:szCs w:val="21"/>
              </w:rPr>
              <w:t>（</w:t>
            </w:r>
            <w:r>
              <w:rPr>
                <w:rFonts w:hint="eastAsia"/>
                <w:szCs w:val="21"/>
              </w:rPr>
              <w:t>*=1/3</w:t>
            </w:r>
            <w:r>
              <w:rPr>
                <w:rFonts w:hint="eastAsia"/>
                <w:szCs w:val="21"/>
              </w:rPr>
              <w:t>）</w:t>
            </w:r>
          </w:p>
        </w:tc>
        <w:tc>
          <w:tcPr>
            <w:tcW w:w="1235" w:type="dxa"/>
          </w:tcPr>
          <w:p w:rsidR="004C21BB" w:rsidRPr="00A233AB" w:rsidRDefault="004C21BB" w:rsidP="00C70041">
            <w:pPr>
              <w:spacing w:line="400" w:lineRule="exact"/>
              <w:jc w:val="center"/>
              <w:rPr>
                <w:szCs w:val="21"/>
              </w:rPr>
            </w:pPr>
            <w:r>
              <w:rPr>
                <w:rFonts w:hint="eastAsia"/>
                <w:szCs w:val="21"/>
              </w:rPr>
              <w:t>位</w:t>
            </w:r>
          </w:p>
        </w:tc>
        <w:tc>
          <w:tcPr>
            <w:tcW w:w="1276" w:type="dxa"/>
          </w:tcPr>
          <w:p w:rsidR="004C21BB" w:rsidRDefault="004C21BB" w:rsidP="00C70041">
            <w:pPr>
              <w:spacing w:line="400" w:lineRule="exact"/>
              <w:rPr>
                <w:sz w:val="18"/>
                <w:szCs w:val="18"/>
              </w:rPr>
            </w:pPr>
            <w:r>
              <w:rPr>
                <w:rFonts w:hint="eastAsia"/>
                <w:sz w:val="18"/>
                <w:szCs w:val="18"/>
              </w:rPr>
              <w:t>1-</w:t>
            </w:r>
            <w:r>
              <w:rPr>
                <w:rFonts w:hint="eastAsia"/>
                <w:sz w:val="18"/>
                <w:szCs w:val="18"/>
              </w:rPr>
              <w:t>有效</w:t>
            </w:r>
          </w:p>
          <w:p w:rsidR="004C21BB" w:rsidRPr="00AF7BF7" w:rsidRDefault="004C21BB" w:rsidP="00C70041">
            <w:pPr>
              <w:spacing w:line="400" w:lineRule="exact"/>
              <w:rPr>
                <w:sz w:val="18"/>
                <w:szCs w:val="18"/>
              </w:rPr>
            </w:pPr>
            <w:r>
              <w:rPr>
                <w:rFonts w:hint="eastAsia"/>
                <w:sz w:val="18"/>
                <w:szCs w:val="18"/>
              </w:rPr>
              <w:t>0-</w:t>
            </w:r>
            <w:r>
              <w:rPr>
                <w:rFonts w:hint="eastAsia"/>
                <w:sz w:val="18"/>
                <w:szCs w:val="18"/>
              </w:rPr>
              <w:t>无效</w:t>
            </w:r>
          </w:p>
        </w:tc>
        <w:tc>
          <w:tcPr>
            <w:tcW w:w="1445" w:type="dxa"/>
          </w:tcPr>
          <w:p w:rsidR="004C21BB" w:rsidRDefault="004C21BB" w:rsidP="00C70041">
            <w:pPr>
              <w:spacing w:line="400" w:lineRule="exact"/>
              <w:rPr>
                <w:szCs w:val="21"/>
              </w:rPr>
            </w:pPr>
            <w:r>
              <w:rPr>
                <w:rFonts w:hint="eastAsia"/>
                <w:szCs w:val="21"/>
              </w:rPr>
              <w:t>特指</w:t>
            </w:r>
            <w:r>
              <w:rPr>
                <w:rFonts w:hint="eastAsia"/>
                <w:szCs w:val="21"/>
              </w:rPr>
              <w:t>1</w:t>
            </w:r>
            <w:r>
              <w:rPr>
                <w:rFonts w:hint="eastAsia"/>
                <w:szCs w:val="21"/>
              </w:rPr>
              <w:t>单元：</w:t>
            </w:r>
          </w:p>
          <w:p w:rsidR="004C21BB" w:rsidRDefault="004C21BB" w:rsidP="00C70041">
            <w:pPr>
              <w:spacing w:line="400" w:lineRule="exact"/>
              <w:rPr>
                <w:szCs w:val="21"/>
              </w:rPr>
            </w:pPr>
            <w:r>
              <w:rPr>
                <w:rFonts w:hint="eastAsia"/>
                <w:szCs w:val="21"/>
              </w:rPr>
              <w:t>激活（所有激活才激活）</w:t>
            </w:r>
          </w:p>
          <w:p w:rsidR="004C21BB" w:rsidRDefault="004C21BB" w:rsidP="00C70041">
            <w:pPr>
              <w:spacing w:line="400" w:lineRule="exact"/>
              <w:rPr>
                <w:szCs w:val="21"/>
              </w:rPr>
            </w:pPr>
            <w:r>
              <w:rPr>
                <w:rFonts w:hint="eastAsia"/>
                <w:szCs w:val="21"/>
              </w:rPr>
              <w:t>成功（所有成功才成功）</w:t>
            </w:r>
          </w:p>
          <w:p w:rsidR="004C21BB" w:rsidRDefault="004C21BB" w:rsidP="00C70041">
            <w:pPr>
              <w:spacing w:line="400" w:lineRule="exact"/>
              <w:rPr>
                <w:szCs w:val="21"/>
              </w:rPr>
            </w:pPr>
            <w:r>
              <w:rPr>
                <w:rFonts w:hint="eastAsia"/>
                <w:szCs w:val="21"/>
              </w:rPr>
              <w:t>失败（</w:t>
            </w:r>
            <w:r>
              <w:rPr>
                <w:rFonts w:hint="eastAsia"/>
                <w:szCs w:val="21"/>
              </w:rPr>
              <w:t>1</w:t>
            </w:r>
            <w:r>
              <w:rPr>
                <w:rFonts w:hint="eastAsia"/>
                <w:szCs w:val="21"/>
              </w:rPr>
              <w:t>个失败即失败）</w:t>
            </w:r>
          </w:p>
          <w:p w:rsidR="004C21BB" w:rsidRPr="00A233AB" w:rsidRDefault="004C21BB" w:rsidP="00C70041">
            <w:pPr>
              <w:spacing w:line="400" w:lineRule="exact"/>
              <w:rPr>
                <w:szCs w:val="21"/>
              </w:rPr>
            </w:pPr>
            <w:r>
              <w:rPr>
                <w:rFonts w:hint="eastAsia"/>
                <w:szCs w:val="21"/>
              </w:rPr>
              <w:t>中断（</w:t>
            </w:r>
            <w:r>
              <w:rPr>
                <w:rFonts w:hint="eastAsia"/>
                <w:szCs w:val="21"/>
              </w:rPr>
              <w:t>1</w:t>
            </w:r>
            <w:r>
              <w:rPr>
                <w:rFonts w:hint="eastAsia"/>
                <w:szCs w:val="21"/>
              </w:rPr>
              <w:t>个中断即中断）</w:t>
            </w:r>
          </w:p>
        </w:tc>
        <w:tc>
          <w:tcPr>
            <w:tcW w:w="1445" w:type="dxa"/>
          </w:tcPr>
          <w:p w:rsidR="004C21BB" w:rsidRDefault="004C21BB" w:rsidP="00C70041">
            <w:pPr>
              <w:spacing w:line="400" w:lineRule="exact"/>
              <w:rPr>
                <w:szCs w:val="21"/>
              </w:rPr>
            </w:pPr>
          </w:p>
        </w:tc>
      </w:tr>
      <w:tr w:rsidR="004C21BB" w:rsidRPr="00A233AB" w:rsidTr="004C21BB">
        <w:trPr>
          <w:jc w:val="center"/>
        </w:trPr>
        <w:tc>
          <w:tcPr>
            <w:tcW w:w="1314" w:type="dxa"/>
            <w:vAlign w:val="center"/>
          </w:tcPr>
          <w:p w:rsidR="004C21BB" w:rsidRDefault="004C21BB" w:rsidP="00C70041">
            <w:pPr>
              <w:spacing w:line="400" w:lineRule="exact"/>
              <w:jc w:val="center"/>
              <w:rPr>
                <w:szCs w:val="21"/>
              </w:rPr>
            </w:pPr>
            <w:r>
              <w:rPr>
                <w:rFonts w:hint="eastAsia"/>
                <w:szCs w:val="21"/>
              </w:rPr>
              <w:t>2</w:t>
            </w:r>
            <w:r>
              <w:rPr>
                <w:rFonts w:hint="eastAsia"/>
                <w:szCs w:val="21"/>
              </w:rPr>
              <w:t>单元</w:t>
            </w:r>
          </w:p>
          <w:p w:rsidR="004C21BB" w:rsidRDefault="004C21BB" w:rsidP="00C70041">
            <w:pPr>
              <w:spacing w:line="400" w:lineRule="exact"/>
              <w:jc w:val="center"/>
              <w:rPr>
                <w:szCs w:val="21"/>
              </w:rPr>
            </w:pPr>
            <w:r>
              <w:rPr>
                <w:rFonts w:hint="eastAsia"/>
                <w:szCs w:val="21"/>
              </w:rPr>
              <w:t>自检状态</w:t>
            </w:r>
          </w:p>
        </w:tc>
        <w:tc>
          <w:tcPr>
            <w:tcW w:w="1071" w:type="dxa"/>
            <w:vAlign w:val="center"/>
          </w:tcPr>
          <w:p w:rsidR="004C21BB" w:rsidRDefault="004C21BB" w:rsidP="00C70041">
            <w:pPr>
              <w:spacing w:line="400" w:lineRule="exact"/>
              <w:jc w:val="center"/>
              <w:rPr>
                <w:szCs w:val="21"/>
              </w:rPr>
            </w:pPr>
            <w:r>
              <w:rPr>
                <w:rFonts w:hint="eastAsia"/>
                <w:szCs w:val="21"/>
              </w:rPr>
              <w:t>BCU</w:t>
            </w:r>
          </w:p>
        </w:tc>
        <w:tc>
          <w:tcPr>
            <w:tcW w:w="1753" w:type="dxa"/>
            <w:vAlign w:val="center"/>
          </w:tcPr>
          <w:p w:rsidR="004C21BB" w:rsidRDefault="004C21BB" w:rsidP="00C70041">
            <w:pPr>
              <w:spacing w:line="400" w:lineRule="exact"/>
              <w:jc w:val="center"/>
              <w:rPr>
                <w:szCs w:val="21"/>
              </w:rPr>
            </w:pPr>
            <w:r>
              <w:rPr>
                <w:rFonts w:hint="eastAsia"/>
                <w:szCs w:val="21"/>
              </w:rPr>
              <w:t>中断：</w:t>
            </w:r>
          </w:p>
          <w:p w:rsidR="004C21BB" w:rsidRDefault="004C21BB" w:rsidP="00C70041">
            <w:pPr>
              <w:spacing w:line="400" w:lineRule="exact"/>
              <w:jc w:val="center"/>
              <w:rPr>
                <w:szCs w:val="21"/>
              </w:rPr>
            </w:pPr>
            <w:r>
              <w:rPr>
                <w:rFonts w:hint="eastAsia"/>
                <w:szCs w:val="21"/>
              </w:rPr>
              <w:t>0x*10/</w:t>
            </w:r>
            <w:del w:id="96" w:author="wangzhenxian" w:date="2016-05-19T15:00:00Z">
              <w:r w:rsidDel="00895306">
                <w:rPr>
                  <w:rFonts w:hint="eastAsia"/>
                  <w:szCs w:val="21"/>
                </w:rPr>
                <w:delText>5</w:delText>
              </w:r>
            </w:del>
            <w:ins w:id="97" w:author="wangzhenxian" w:date="2016-05-19T15:00:00Z">
              <w:r w:rsidR="00895306">
                <w:rPr>
                  <w:rFonts w:hint="eastAsia"/>
                  <w:szCs w:val="21"/>
                </w:rPr>
                <w:t>6</w:t>
              </w:r>
            </w:ins>
            <w:r>
              <w:rPr>
                <w:rFonts w:hint="eastAsia"/>
                <w:szCs w:val="21"/>
              </w:rPr>
              <w:t>/0</w:t>
            </w:r>
          </w:p>
          <w:p w:rsidR="004C21BB" w:rsidRDefault="004C21BB" w:rsidP="00C70041">
            <w:pPr>
              <w:spacing w:line="400" w:lineRule="exact"/>
              <w:jc w:val="center"/>
              <w:rPr>
                <w:szCs w:val="21"/>
              </w:rPr>
            </w:pPr>
            <w:r>
              <w:rPr>
                <w:rFonts w:hint="eastAsia"/>
                <w:szCs w:val="21"/>
              </w:rPr>
              <w:t>激活：</w:t>
            </w:r>
          </w:p>
          <w:p w:rsidR="004C21BB" w:rsidRDefault="004C21BB" w:rsidP="00C70041">
            <w:pPr>
              <w:spacing w:line="400" w:lineRule="exact"/>
              <w:jc w:val="center"/>
              <w:rPr>
                <w:szCs w:val="21"/>
              </w:rPr>
            </w:pPr>
            <w:r>
              <w:rPr>
                <w:rFonts w:hint="eastAsia"/>
                <w:szCs w:val="21"/>
              </w:rPr>
              <w:t>0x*10/</w:t>
            </w:r>
            <w:del w:id="98" w:author="wangzhenxian" w:date="2016-05-19T15:00:00Z">
              <w:r w:rsidDel="00895306">
                <w:rPr>
                  <w:rFonts w:hint="eastAsia"/>
                  <w:szCs w:val="21"/>
                </w:rPr>
                <w:delText>5</w:delText>
              </w:r>
            </w:del>
            <w:ins w:id="99" w:author="wangzhenxian" w:date="2016-05-19T15:00:00Z">
              <w:r w:rsidR="00895306">
                <w:rPr>
                  <w:rFonts w:hint="eastAsia"/>
                  <w:szCs w:val="21"/>
                </w:rPr>
                <w:t>6</w:t>
              </w:r>
            </w:ins>
            <w:r>
              <w:rPr>
                <w:rFonts w:hint="eastAsia"/>
                <w:szCs w:val="21"/>
              </w:rPr>
              <w:t>/1</w:t>
            </w:r>
          </w:p>
          <w:p w:rsidR="004C21BB" w:rsidRDefault="004C21BB" w:rsidP="00C70041">
            <w:pPr>
              <w:spacing w:line="400" w:lineRule="exact"/>
              <w:jc w:val="center"/>
              <w:rPr>
                <w:szCs w:val="21"/>
              </w:rPr>
            </w:pPr>
            <w:r>
              <w:rPr>
                <w:rFonts w:hint="eastAsia"/>
                <w:szCs w:val="21"/>
              </w:rPr>
              <w:t>成功：</w:t>
            </w:r>
          </w:p>
          <w:p w:rsidR="004C21BB" w:rsidRDefault="004C21BB" w:rsidP="00C70041">
            <w:pPr>
              <w:spacing w:line="400" w:lineRule="exact"/>
              <w:jc w:val="center"/>
              <w:rPr>
                <w:szCs w:val="21"/>
              </w:rPr>
            </w:pPr>
            <w:r>
              <w:rPr>
                <w:rFonts w:hint="eastAsia"/>
                <w:szCs w:val="21"/>
              </w:rPr>
              <w:t>0x*10/</w:t>
            </w:r>
            <w:del w:id="100" w:author="wangzhenxian" w:date="2016-05-19T15:00:00Z">
              <w:r w:rsidDel="00895306">
                <w:rPr>
                  <w:rFonts w:hint="eastAsia"/>
                  <w:szCs w:val="21"/>
                </w:rPr>
                <w:delText>5</w:delText>
              </w:r>
            </w:del>
            <w:ins w:id="101" w:author="wangzhenxian" w:date="2016-05-19T15:00:00Z">
              <w:r w:rsidR="00895306">
                <w:rPr>
                  <w:rFonts w:hint="eastAsia"/>
                  <w:szCs w:val="21"/>
                </w:rPr>
                <w:t>6</w:t>
              </w:r>
            </w:ins>
            <w:r>
              <w:rPr>
                <w:rFonts w:hint="eastAsia"/>
                <w:szCs w:val="21"/>
              </w:rPr>
              <w:t>/2</w:t>
            </w:r>
          </w:p>
          <w:p w:rsidR="004C21BB" w:rsidRDefault="004C21BB" w:rsidP="00C70041">
            <w:pPr>
              <w:spacing w:line="400" w:lineRule="exact"/>
              <w:jc w:val="center"/>
              <w:rPr>
                <w:szCs w:val="21"/>
              </w:rPr>
            </w:pPr>
            <w:r>
              <w:rPr>
                <w:rFonts w:hint="eastAsia"/>
                <w:szCs w:val="21"/>
              </w:rPr>
              <w:t>失败：</w:t>
            </w:r>
          </w:p>
          <w:p w:rsidR="004C21BB" w:rsidRDefault="004C21BB" w:rsidP="00C70041">
            <w:pPr>
              <w:spacing w:line="400" w:lineRule="exact"/>
              <w:jc w:val="center"/>
              <w:rPr>
                <w:szCs w:val="21"/>
              </w:rPr>
            </w:pPr>
            <w:r>
              <w:rPr>
                <w:rFonts w:hint="eastAsia"/>
                <w:szCs w:val="21"/>
              </w:rPr>
              <w:t>0x*10/</w:t>
            </w:r>
            <w:del w:id="102" w:author="wangzhenxian" w:date="2016-05-19T15:01:00Z">
              <w:r w:rsidDel="00895306">
                <w:rPr>
                  <w:rFonts w:hint="eastAsia"/>
                  <w:szCs w:val="21"/>
                </w:rPr>
                <w:delText>5</w:delText>
              </w:r>
            </w:del>
            <w:ins w:id="103" w:author="wangzhenxian" w:date="2016-05-19T15:01:00Z">
              <w:r w:rsidR="00895306">
                <w:rPr>
                  <w:rFonts w:hint="eastAsia"/>
                  <w:szCs w:val="21"/>
                </w:rPr>
                <w:t>6</w:t>
              </w:r>
            </w:ins>
            <w:r>
              <w:rPr>
                <w:rFonts w:hint="eastAsia"/>
                <w:szCs w:val="21"/>
              </w:rPr>
              <w:t>/3</w:t>
            </w:r>
          </w:p>
          <w:p w:rsidR="004C21BB" w:rsidRPr="00A233AB" w:rsidRDefault="004C21BB" w:rsidP="00C70041">
            <w:pPr>
              <w:spacing w:line="400" w:lineRule="exact"/>
              <w:jc w:val="center"/>
              <w:rPr>
                <w:szCs w:val="21"/>
              </w:rPr>
            </w:pPr>
            <w:r>
              <w:rPr>
                <w:rFonts w:hint="eastAsia"/>
                <w:szCs w:val="21"/>
              </w:rPr>
              <w:t>（</w:t>
            </w:r>
            <w:r>
              <w:rPr>
                <w:rFonts w:hint="eastAsia"/>
                <w:szCs w:val="21"/>
              </w:rPr>
              <w:t>*=4/6</w:t>
            </w:r>
            <w:r>
              <w:rPr>
                <w:rFonts w:hint="eastAsia"/>
                <w:szCs w:val="21"/>
              </w:rPr>
              <w:t>）</w:t>
            </w:r>
          </w:p>
        </w:tc>
        <w:tc>
          <w:tcPr>
            <w:tcW w:w="1235" w:type="dxa"/>
          </w:tcPr>
          <w:p w:rsidR="004C21BB" w:rsidRPr="00A233AB" w:rsidRDefault="004C21BB" w:rsidP="00C70041">
            <w:pPr>
              <w:spacing w:line="400" w:lineRule="exact"/>
              <w:jc w:val="center"/>
              <w:rPr>
                <w:szCs w:val="21"/>
              </w:rPr>
            </w:pPr>
            <w:r>
              <w:rPr>
                <w:rFonts w:hint="eastAsia"/>
                <w:szCs w:val="21"/>
              </w:rPr>
              <w:t>位</w:t>
            </w:r>
          </w:p>
        </w:tc>
        <w:tc>
          <w:tcPr>
            <w:tcW w:w="1276" w:type="dxa"/>
          </w:tcPr>
          <w:p w:rsidR="004C21BB" w:rsidRDefault="004C21BB" w:rsidP="00C70041">
            <w:pPr>
              <w:spacing w:line="400" w:lineRule="exact"/>
              <w:rPr>
                <w:sz w:val="18"/>
                <w:szCs w:val="18"/>
              </w:rPr>
            </w:pPr>
            <w:r>
              <w:rPr>
                <w:rFonts w:hint="eastAsia"/>
                <w:sz w:val="18"/>
                <w:szCs w:val="18"/>
              </w:rPr>
              <w:t>1-</w:t>
            </w:r>
            <w:r>
              <w:rPr>
                <w:rFonts w:hint="eastAsia"/>
                <w:sz w:val="18"/>
                <w:szCs w:val="18"/>
              </w:rPr>
              <w:t>有效</w:t>
            </w:r>
          </w:p>
          <w:p w:rsidR="004C21BB" w:rsidRPr="00AF7BF7" w:rsidRDefault="004C21BB" w:rsidP="00C70041">
            <w:pPr>
              <w:spacing w:line="400" w:lineRule="exact"/>
              <w:rPr>
                <w:sz w:val="18"/>
                <w:szCs w:val="18"/>
              </w:rPr>
            </w:pPr>
            <w:r>
              <w:rPr>
                <w:rFonts w:hint="eastAsia"/>
                <w:sz w:val="18"/>
                <w:szCs w:val="18"/>
              </w:rPr>
              <w:t>0-</w:t>
            </w:r>
            <w:r>
              <w:rPr>
                <w:rFonts w:hint="eastAsia"/>
                <w:sz w:val="18"/>
                <w:szCs w:val="18"/>
              </w:rPr>
              <w:t>无效</w:t>
            </w:r>
          </w:p>
        </w:tc>
        <w:tc>
          <w:tcPr>
            <w:tcW w:w="1445" w:type="dxa"/>
          </w:tcPr>
          <w:p w:rsidR="004C21BB" w:rsidRDefault="004C21BB" w:rsidP="00C70041">
            <w:pPr>
              <w:spacing w:line="400" w:lineRule="exact"/>
              <w:rPr>
                <w:szCs w:val="21"/>
              </w:rPr>
            </w:pPr>
            <w:r>
              <w:rPr>
                <w:rFonts w:hint="eastAsia"/>
                <w:szCs w:val="21"/>
              </w:rPr>
              <w:t>特指</w:t>
            </w:r>
            <w:r>
              <w:rPr>
                <w:rFonts w:hint="eastAsia"/>
                <w:szCs w:val="21"/>
              </w:rPr>
              <w:t>2</w:t>
            </w:r>
            <w:r>
              <w:rPr>
                <w:rFonts w:hint="eastAsia"/>
                <w:szCs w:val="21"/>
              </w:rPr>
              <w:t>单元：</w:t>
            </w:r>
          </w:p>
          <w:p w:rsidR="004C21BB" w:rsidRDefault="004C21BB" w:rsidP="00C70041">
            <w:pPr>
              <w:spacing w:line="400" w:lineRule="exact"/>
              <w:rPr>
                <w:szCs w:val="21"/>
              </w:rPr>
            </w:pPr>
            <w:r>
              <w:rPr>
                <w:rFonts w:hint="eastAsia"/>
                <w:szCs w:val="21"/>
              </w:rPr>
              <w:t>激活（所有激活才激活）</w:t>
            </w:r>
          </w:p>
          <w:p w:rsidR="004C21BB" w:rsidRDefault="004C21BB" w:rsidP="00C70041">
            <w:pPr>
              <w:spacing w:line="400" w:lineRule="exact"/>
              <w:rPr>
                <w:szCs w:val="21"/>
              </w:rPr>
            </w:pPr>
            <w:r>
              <w:rPr>
                <w:rFonts w:hint="eastAsia"/>
                <w:szCs w:val="21"/>
              </w:rPr>
              <w:t>成功（所有成功才成功）</w:t>
            </w:r>
          </w:p>
          <w:p w:rsidR="004C21BB" w:rsidRDefault="004C21BB" w:rsidP="00C70041">
            <w:pPr>
              <w:spacing w:line="400" w:lineRule="exact"/>
              <w:rPr>
                <w:szCs w:val="21"/>
              </w:rPr>
            </w:pPr>
            <w:r>
              <w:rPr>
                <w:rFonts w:hint="eastAsia"/>
                <w:szCs w:val="21"/>
              </w:rPr>
              <w:t>失败（</w:t>
            </w:r>
            <w:r>
              <w:rPr>
                <w:rFonts w:hint="eastAsia"/>
                <w:szCs w:val="21"/>
              </w:rPr>
              <w:t>1</w:t>
            </w:r>
            <w:r>
              <w:rPr>
                <w:rFonts w:hint="eastAsia"/>
                <w:szCs w:val="21"/>
              </w:rPr>
              <w:t>个失败即失败）</w:t>
            </w:r>
          </w:p>
          <w:p w:rsidR="004C21BB" w:rsidRPr="00A233AB" w:rsidRDefault="004C21BB" w:rsidP="00C70041">
            <w:pPr>
              <w:spacing w:line="400" w:lineRule="exact"/>
              <w:rPr>
                <w:szCs w:val="21"/>
              </w:rPr>
            </w:pPr>
            <w:r>
              <w:rPr>
                <w:rFonts w:hint="eastAsia"/>
                <w:szCs w:val="21"/>
              </w:rPr>
              <w:t>中断（</w:t>
            </w:r>
            <w:r>
              <w:rPr>
                <w:rFonts w:hint="eastAsia"/>
                <w:szCs w:val="21"/>
              </w:rPr>
              <w:t>1</w:t>
            </w:r>
            <w:r>
              <w:rPr>
                <w:rFonts w:hint="eastAsia"/>
                <w:szCs w:val="21"/>
              </w:rPr>
              <w:t>个中断即中断）</w:t>
            </w:r>
          </w:p>
        </w:tc>
        <w:tc>
          <w:tcPr>
            <w:tcW w:w="1445" w:type="dxa"/>
          </w:tcPr>
          <w:p w:rsidR="004C21BB" w:rsidRDefault="004C21BB" w:rsidP="00C70041">
            <w:pPr>
              <w:spacing w:line="400" w:lineRule="exact"/>
              <w:rPr>
                <w:szCs w:val="21"/>
              </w:rPr>
            </w:pPr>
          </w:p>
        </w:tc>
      </w:tr>
      <w:tr w:rsidR="00101583" w:rsidRPr="00A233AB" w:rsidTr="004C21BB">
        <w:trPr>
          <w:jc w:val="center"/>
        </w:trPr>
        <w:tc>
          <w:tcPr>
            <w:tcW w:w="1314" w:type="dxa"/>
            <w:vAlign w:val="center"/>
          </w:tcPr>
          <w:p w:rsidR="00101583" w:rsidRDefault="00101583" w:rsidP="00C70041">
            <w:pPr>
              <w:spacing w:line="400" w:lineRule="exact"/>
              <w:jc w:val="center"/>
              <w:rPr>
                <w:szCs w:val="21"/>
              </w:rPr>
            </w:pPr>
            <w:r>
              <w:rPr>
                <w:rFonts w:hint="eastAsia"/>
                <w:szCs w:val="21"/>
              </w:rPr>
              <w:t>制动缸压力</w:t>
            </w:r>
          </w:p>
        </w:tc>
        <w:tc>
          <w:tcPr>
            <w:tcW w:w="1071" w:type="dxa"/>
            <w:vAlign w:val="center"/>
          </w:tcPr>
          <w:p w:rsidR="00101583" w:rsidRDefault="00101583" w:rsidP="00C70041">
            <w:pPr>
              <w:spacing w:line="400" w:lineRule="exact"/>
              <w:jc w:val="center"/>
              <w:rPr>
                <w:szCs w:val="21"/>
              </w:rPr>
            </w:pPr>
          </w:p>
        </w:tc>
        <w:tc>
          <w:tcPr>
            <w:tcW w:w="1753" w:type="dxa"/>
            <w:vAlign w:val="center"/>
          </w:tcPr>
          <w:p w:rsidR="00101583" w:rsidRDefault="00101583" w:rsidP="00C70041">
            <w:pPr>
              <w:spacing w:line="400" w:lineRule="exact"/>
              <w:jc w:val="center"/>
              <w:rPr>
                <w:szCs w:val="21"/>
              </w:rPr>
            </w:pPr>
          </w:p>
        </w:tc>
        <w:tc>
          <w:tcPr>
            <w:tcW w:w="1235" w:type="dxa"/>
          </w:tcPr>
          <w:p w:rsidR="00101583" w:rsidRDefault="00101583" w:rsidP="00C70041">
            <w:pPr>
              <w:spacing w:line="400" w:lineRule="exact"/>
              <w:jc w:val="center"/>
              <w:rPr>
                <w:szCs w:val="21"/>
              </w:rPr>
            </w:pPr>
          </w:p>
        </w:tc>
        <w:tc>
          <w:tcPr>
            <w:tcW w:w="1276" w:type="dxa"/>
          </w:tcPr>
          <w:p w:rsidR="00101583" w:rsidRDefault="00101583" w:rsidP="00C70041">
            <w:pPr>
              <w:spacing w:line="400" w:lineRule="exact"/>
              <w:rPr>
                <w:sz w:val="18"/>
                <w:szCs w:val="18"/>
              </w:rPr>
            </w:pPr>
          </w:p>
        </w:tc>
        <w:tc>
          <w:tcPr>
            <w:tcW w:w="1445" w:type="dxa"/>
          </w:tcPr>
          <w:p w:rsidR="00101583" w:rsidRDefault="00101583" w:rsidP="00C70041">
            <w:pPr>
              <w:spacing w:line="400" w:lineRule="exact"/>
              <w:rPr>
                <w:szCs w:val="21"/>
              </w:rPr>
            </w:pPr>
          </w:p>
        </w:tc>
        <w:tc>
          <w:tcPr>
            <w:tcW w:w="1445" w:type="dxa"/>
          </w:tcPr>
          <w:p w:rsidR="00101583" w:rsidRPr="00BF6185" w:rsidRDefault="00101583" w:rsidP="00C70041">
            <w:pPr>
              <w:spacing w:line="400" w:lineRule="exact"/>
              <w:rPr>
                <w:b/>
                <w:szCs w:val="21"/>
              </w:rPr>
            </w:pPr>
            <w:r w:rsidRPr="00BF6185">
              <w:rPr>
                <w:rFonts w:hint="eastAsia"/>
                <w:b/>
                <w:color w:val="000000" w:themeColor="text1"/>
                <w:szCs w:val="21"/>
              </w:rPr>
              <w:t>同制动界面</w:t>
            </w:r>
          </w:p>
        </w:tc>
      </w:tr>
    </w:tbl>
    <w:p w:rsidR="00CF30C6" w:rsidRDefault="00CF30C6" w:rsidP="00CF30C6">
      <w:pPr>
        <w:pStyle w:val="a6"/>
        <w:spacing w:line="360" w:lineRule="auto"/>
        <w:ind w:left="1271" w:firstLineChars="0" w:firstLine="0"/>
        <w:jc w:val="center"/>
        <w:rPr>
          <w:rFonts w:hAnsi="宋体"/>
          <w:b/>
          <w:bCs/>
          <w:sz w:val="24"/>
          <w:szCs w:val="21"/>
        </w:rPr>
      </w:pP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702FCE" w:rsidRDefault="002A0394" w:rsidP="00C70041">
            <w:pPr>
              <w:spacing w:line="400" w:lineRule="exact"/>
              <w:jc w:val="center"/>
              <w:rPr>
                <w:szCs w:val="21"/>
              </w:rPr>
            </w:pPr>
            <w:r>
              <w:rPr>
                <w:rFonts w:hint="eastAsia"/>
                <w:szCs w:val="21"/>
              </w:rPr>
              <w:t>制动</w:t>
            </w:r>
            <w:r w:rsidR="00CF30C6">
              <w:rPr>
                <w:rFonts w:hint="eastAsia"/>
                <w:szCs w:val="21"/>
              </w:rPr>
              <w:t>自检</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0x1D0/24/0</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0x6D0/24/0</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开始</w:t>
            </w:r>
          </w:p>
          <w:p w:rsidR="00CF30C6" w:rsidRPr="00702FCE" w:rsidRDefault="00CF30C6" w:rsidP="00C70041">
            <w:pPr>
              <w:spacing w:line="400" w:lineRule="exact"/>
              <w:jc w:val="center"/>
              <w:rPr>
                <w:szCs w:val="21"/>
              </w:rPr>
            </w:pPr>
            <w:r>
              <w:rPr>
                <w:rFonts w:hint="eastAsia"/>
                <w:szCs w:val="21"/>
              </w:rPr>
              <w:t>0-</w:t>
            </w:r>
            <w:r>
              <w:rPr>
                <w:rFonts w:hint="eastAsia"/>
                <w:szCs w:val="21"/>
              </w:rPr>
              <w:t>未开始</w:t>
            </w: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2s</w:t>
            </w:r>
            <w:r>
              <w:rPr>
                <w:rFonts w:hint="eastAsia"/>
                <w:szCs w:val="21"/>
              </w:rPr>
              <w:t>脉冲</w:t>
            </w:r>
          </w:p>
        </w:tc>
      </w:tr>
      <w:tr w:rsidR="00101583" w:rsidRPr="0083023E" w:rsidTr="00C70041">
        <w:trPr>
          <w:jc w:val="center"/>
        </w:trPr>
        <w:tc>
          <w:tcPr>
            <w:tcW w:w="1526" w:type="dxa"/>
            <w:vAlign w:val="center"/>
          </w:tcPr>
          <w:p w:rsidR="00101583" w:rsidRDefault="00101583" w:rsidP="00C70041">
            <w:pPr>
              <w:spacing w:line="400" w:lineRule="exact"/>
              <w:jc w:val="center"/>
              <w:rPr>
                <w:szCs w:val="21"/>
              </w:rPr>
            </w:pPr>
            <w:r>
              <w:rPr>
                <w:rFonts w:hint="eastAsia"/>
                <w:szCs w:val="21"/>
              </w:rPr>
              <w:t>制动试验</w:t>
            </w:r>
          </w:p>
        </w:tc>
        <w:tc>
          <w:tcPr>
            <w:tcW w:w="1115" w:type="dxa"/>
            <w:vAlign w:val="center"/>
          </w:tcPr>
          <w:p w:rsidR="00101583" w:rsidRPr="00702FCE" w:rsidRDefault="00101583" w:rsidP="00C70041">
            <w:pPr>
              <w:spacing w:line="400" w:lineRule="exact"/>
              <w:jc w:val="center"/>
              <w:rPr>
                <w:szCs w:val="21"/>
              </w:rPr>
            </w:pPr>
            <w:r w:rsidRPr="00702FCE">
              <w:rPr>
                <w:rFonts w:hint="eastAsia"/>
                <w:szCs w:val="21"/>
              </w:rPr>
              <w:t>TCMS</w:t>
            </w:r>
          </w:p>
        </w:tc>
        <w:tc>
          <w:tcPr>
            <w:tcW w:w="2041" w:type="dxa"/>
          </w:tcPr>
          <w:p w:rsidR="00101583" w:rsidRDefault="00101583" w:rsidP="00101583">
            <w:pPr>
              <w:spacing w:line="400" w:lineRule="exact"/>
              <w:jc w:val="center"/>
              <w:rPr>
                <w:szCs w:val="21"/>
              </w:rPr>
            </w:pPr>
            <w:r>
              <w:rPr>
                <w:rFonts w:hint="eastAsia"/>
                <w:szCs w:val="21"/>
              </w:rPr>
              <w:t>1</w:t>
            </w:r>
            <w:r>
              <w:rPr>
                <w:rFonts w:hint="eastAsia"/>
                <w:szCs w:val="21"/>
              </w:rPr>
              <w:t>车：</w:t>
            </w:r>
          </w:p>
          <w:p w:rsidR="00101583" w:rsidRDefault="00101583" w:rsidP="00101583">
            <w:pPr>
              <w:spacing w:line="400" w:lineRule="exact"/>
              <w:jc w:val="center"/>
              <w:rPr>
                <w:szCs w:val="21"/>
              </w:rPr>
            </w:pPr>
            <w:r>
              <w:rPr>
                <w:rFonts w:hint="eastAsia"/>
                <w:szCs w:val="21"/>
              </w:rPr>
              <w:t>0x1D0/11/7</w:t>
            </w:r>
          </w:p>
          <w:p w:rsidR="00101583" w:rsidRDefault="00101583" w:rsidP="00101583">
            <w:pPr>
              <w:spacing w:line="400" w:lineRule="exact"/>
              <w:jc w:val="center"/>
              <w:rPr>
                <w:szCs w:val="21"/>
              </w:rPr>
            </w:pPr>
            <w:r>
              <w:rPr>
                <w:rFonts w:hint="eastAsia"/>
                <w:szCs w:val="21"/>
              </w:rPr>
              <w:t>6</w:t>
            </w:r>
            <w:r>
              <w:rPr>
                <w:rFonts w:hint="eastAsia"/>
                <w:szCs w:val="21"/>
              </w:rPr>
              <w:t>车：</w:t>
            </w:r>
          </w:p>
          <w:p w:rsidR="00101583" w:rsidRDefault="00101583" w:rsidP="00101583">
            <w:pPr>
              <w:spacing w:line="400" w:lineRule="exact"/>
              <w:jc w:val="center"/>
              <w:rPr>
                <w:szCs w:val="21"/>
              </w:rPr>
            </w:pPr>
            <w:r>
              <w:rPr>
                <w:rFonts w:hint="eastAsia"/>
                <w:szCs w:val="21"/>
              </w:rPr>
              <w:t>0x6D0/11/7</w:t>
            </w:r>
          </w:p>
        </w:tc>
        <w:tc>
          <w:tcPr>
            <w:tcW w:w="1727" w:type="dxa"/>
            <w:vAlign w:val="center"/>
          </w:tcPr>
          <w:p w:rsidR="00101583" w:rsidRPr="00702FCE" w:rsidRDefault="00101583" w:rsidP="00C02E77">
            <w:pPr>
              <w:spacing w:line="400" w:lineRule="exact"/>
              <w:jc w:val="center"/>
              <w:rPr>
                <w:szCs w:val="21"/>
              </w:rPr>
            </w:pPr>
            <w:r>
              <w:rPr>
                <w:rFonts w:hint="eastAsia"/>
                <w:szCs w:val="21"/>
              </w:rPr>
              <w:t>位</w:t>
            </w:r>
          </w:p>
        </w:tc>
        <w:tc>
          <w:tcPr>
            <w:tcW w:w="2345" w:type="dxa"/>
            <w:shd w:val="clear" w:color="auto" w:fill="auto"/>
          </w:tcPr>
          <w:p w:rsidR="00101583" w:rsidRDefault="00101583" w:rsidP="00C02E77">
            <w:pPr>
              <w:spacing w:line="400" w:lineRule="exact"/>
              <w:jc w:val="center"/>
              <w:rPr>
                <w:szCs w:val="21"/>
              </w:rPr>
            </w:pPr>
            <w:r>
              <w:rPr>
                <w:rFonts w:hint="eastAsia"/>
                <w:szCs w:val="21"/>
              </w:rPr>
              <w:t>1-</w:t>
            </w:r>
            <w:r>
              <w:rPr>
                <w:rFonts w:hint="eastAsia"/>
                <w:szCs w:val="21"/>
              </w:rPr>
              <w:t>开始</w:t>
            </w:r>
          </w:p>
          <w:p w:rsidR="00101583" w:rsidRPr="00702FCE" w:rsidRDefault="00101583" w:rsidP="00C02E77">
            <w:pPr>
              <w:spacing w:line="400" w:lineRule="exact"/>
              <w:jc w:val="center"/>
              <w:rPr>
                <w:szCs w:val="21"/>
              </w:rPr>
            </w:pPr>
            <w:r>
              <w:rPr>
                <w:rFonts w:hint="eastAsia"/>
                <w:szCs w:val="21"/>
              </w:rPr>
              <w:t>0-</w:t>
            </w:r>
            <w:r>
              <w:rPr>
                <w:rFonts w:hint="eastAsia"/>
                <w:szCs w:val="21"/>
              </w:rPr>
              <w:t>未开始</w:t>
            </w:r>
          </w:p>
        </w:tc>
        <w:tc>
          <w:tcPr>
            <w:tcW w:w="1096" w:type="dxa"/>
            <w:shd w:val="clear" w:color="auto" w:fill="auto"/>
          </w:tcPr>
          <w:p w:rsidR="00101583" w:rsidRDefault="00BF6185" w:rsidP="00C70041">
            <w:pPr>
              <w:spacing w:line="400" w:lineRule="exact"/>
              <w:jc w:val="center"/>
              <w:rPr>
                <w:szCs w:val="21"/>
              </w:rPr>
            </w:pPr>
            <w:r>
              <w:rPr>
                <w:rFonts w:hint="eastAsia"/>
                <w:szCs w:val="21"/>
              </w:rPr>
              <w:t>保持制动切除</w:t>
            </w:r>
            <w:r>
              <w:rPr>
                <w:rFonts w:hint="eastAsia"/>
                <w:szCs w:val="21"/>
              </w:rPr>
              <w:t xml:space="preserve"> </w:t>
            </w:r>
            <w:r w:rsidR="00101583">
              <w:rPr>
                <w:rFonts w:hint="eastAsia"/>
                <w:szCs w:val="21"/>
              </w:rPr>
              <w:t>电平（退出制动界面清零）</w:t>
            </w:r>
          </w:p>
        </w:tc>
      </w:tr>
    </w:tbl>
    <w:p w:rsidR="00CF30C6" w:rsidRPr="00B5508C" w:rsidRDefault="00CF30C6" w:rsidP="00CF30C6">
      <w:pPr>
        <w:pStyle w:val="a6"/>
        <w:spacing w:line="360" w:lineRule="auto"/>
        <w:ind w:left="1271" w:firstLineChars="0" w:firstLine="0"/>
        <w:jc w:val="center"/>
        <w:rPr>
          <w:rFonts w:hAnsi="宋体"/>
          <w:b/>
          <w:bCs/>
          <w:sz w:val="24"/>
          <w:szCs w:val="21"/>
        </w:rPr>
      </w:pPr>
    </w:p>
    <w:p w:rsidR="00CF30C6" w:rsidRDefault="00CF30C6" w:rsidP="007954B7">
      <w:pPr>
        <w:pStyle w:val="3"/>
      </w:pPr>
      <w:bookmarkStart w:id="104" w:name="_Toc469301107"/>
      <w:r>
        <w:rPr>
          <w:rFonts w:hint="eastAsia"/>
        </w:rPr>
        <w:lastRenderedPageBreak/>
        <w:t>空压机试验</w:t>
      </w:r>
      <w:bookmarkEnd w:id="104"/>
    </w:p>
    <w:p w:rsidR="00CF30C6" w:rsidRDefault="00CF30C6" w:rsidP="00CF30C6">
      <w:pPr>
        <w:pStyle w:val="a6"/>
        <w:spacing w:line="360" w:lineRule="auto"/>
        <w:ind w:left="1271" w:firstLineChars="0" w:firstLine="0"/>
        <w:jc w:val="center"/>
        <w:rPr>
          <w:rFonts w:hAnsi="宋体"/>
          <w:b/>
          <w:bCs/>
          <w:sz w:val="24"/>
          <w:szCs w:val="21"/>
        </w:rPr>
      </w:pPr>
      <w:r>
        <w:rPr>
          <w:rFonts w:hAnsi="宋体"/>
          <w:b/>
          <w:bCs/>
          <w:noProof/>
          <w:sz w:val="24"/>
          <w:szCs w:val="21"/>
        </w:rPr>
        <w:drawing>
          <wp:inline distT="0" distB="0" distL="0" distR="0">
            <wp:extent cx="4264660" cy="3181985"/>
            <wp:effectExtent l="0" t="0" r="2540" b="0"/>
            <wp:docPr id="64" name="图片 64" descr="空压机试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空压机试验"/>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4660" cy="3181985"/>
                    </a:xfrm>
                    <a:prstGeom prst="rect">
                      <a:avLst/>
                    </a:prstGeom>
                    <a:noFill/>
                    <a:ln>
                      <a:noFill/>
                    </a:ln>
                  </pic:spPr>
                </pic:pic>
              </a:graphicData>
            </a:graphic>
          </wp:inline>
        </w:drawing>
      </w:r>
    </w:p>
    <w:tbl>
      <w:tblPr>
        <w:tblW w:w="9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9"/>
        <w:gridCol w:w="1267"/>
        <w:gridCol w:w="1635"/>
        <w:gridCol w:w="1168"/>
        <w:gridCol w:w="1242"/>
        <w:gridCol w:w="1849"/>
        <w:gridCol w:w="1706"/>
      </w:tblGrid>
      <w:tr w:rsidR="007B708A" w:rsidRPr="00A233AB" w:rsidTr="007B708A">
        <w:trPr>
          <w:jc w:val="center"/>
        </w:trPr>
        <w:tc>
          <w:tcPr>
            <w:tcW w:w="1089" w:type="dxa"/>
            <w:vAlign w:val="center"/>
          </w:tcPr>
          <w:p w:rsidR="007B708A" w:rsidRPr="00A233AB" w:rsidRDefault="007B708A" w:rsidP="00C70041">
            <w:pPr>
              <w:spacing w:line="400" w:lineRule="exact"/>
              <w:jc w:val="center"/>
              <w:rPr>
                <w:b/>
                <w:szCs w:val="21"/>
              </w:rPr>
            </w:pPr>
            <w:r w:rsidRPr="00A233AB">
              <w:rPr>
                <w:rFonts w:hint="eastAsia"/>
                <w:b/>
                <w:szCs w:val="21"/>
              </w:rPr>
              <w:t>信号名称</w:t>
            </w:r>
          </w:p>
        </w:tc>
        <w:tc>
          <w:tcPr>
            <w:tcW w:w="1267" w:type="dxa"/>
            <w:vAlign w:val="center"/>
          </w:tcPr>
          <w:p w:rsidR="007B708A" w:rsidRPr="00A233AB" w:rsidRDefault="007B708A" w:rsidP="00C70041">
            <w:pPr>
              <w:spacing w:line="400" w:lineRule="exact"/>
              <w:jc w:val="center"/>
              <w:rPr>
                <w:b/>
                <w:szCs w:val="21"/>
              </w:rPr>
            </w:pPr>
            <w:r w:rsidRPr="00A233AB">
              <w:rPr>
                <w:rFonts w:hint="eastAsia"/>
                <w:b/>
                <w:szCs w:val="21"/>
              </w:rPr>
              <w:t>系统</w:t>
            </w:r>
          </w:p>
        </w:tc>
        <w:tc>
          <w:tcPr>
            <w:tcW w:w="1635" w:type="dxa"/>
          </w:tcPr>
          <w:p w:rsidR="007B708A" w:rsidRPr="00A233AB" w:rsidRDefault="007B708A"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168" w:type="dxa"/>
          </w:tcPr>
          <w:p w:rsidR="007B708A" w:rsidRPr="00A233AB" w:rsidRDefault="007B708A"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242" w:type="dxa"/>
            <w:shd w:val="clear" w:color="auto" w:fill="auto"/>
          </w:tcPr>
          <w:p w:rsidR="007B708A" w:rsidRPr="00A233AB" w:rsidRDefault="007B708A" w:rsidP="00C70041">
            <w:pPr>
              <w:spacing w:line="400" w:lineRule="exact"/>
              <w:jc w:val="center"/>
              <w:rPr>
                <w:b/>
                <w:szCs w:val="21"/>
              </w:rPr>
            </w:pPr>
            <w:r w:rsidRPr="00A233AB">
              <w:rPr>
                <w:rFonts w:hint="eastAsia"/>
                <w:b/>
                <w:szCs w:val="21"/>
              </w:rPr>
              <w:t>处理、显示</w:t>
            </w:r>
          </w:p>
        </w:tc>
        <w:tc>
          <w:tcPr>
            <w:tcW w:w="1849" w:type="dxa"/>
            <w:shd w:val="clear" w:color="auto" w:fill="auto"/>
          </w:tcPr>
          <w:p w:rsidR="007B708A" w:rsidRPr="00A233AB" w:rsidRDefault="007B708A" w:rsidP="00C70041">
            <w:pPr>
              <w:spacing w:line="400" w:lineRule="exact"/>
              <w:jc w:val="center"/>
              <w:rPr>
                <w:b/>
                <w:szCs w:val="21"/>
              </w:rPr>
            </w:pPr>
            <w:r w:rsidRPr="00A233AB">
              <w:rPr>
                <w:rFonts w:hint="eastAsia"/>
                <w:b/>
                <w:szCs w:val="21"/>
              </w:rPr>
              <w:t>备注</w:t>
            </w:r>
          </w:p>
        </w:tc>
        <w:tc>
          <w:tcPr>
            <w:tcW w:w="1706" w:type="dxa"/>
          </w:tcPr>
          <w:p w:rsidR="007B708A" w:rsidRPr="00A233AB" w:rsidRDefault="007B708A" w:rsidP="00C70041">
            <w:pPr>
              <w:spacing w:line="400" w:lineRule="exact"/>
              <w:jc w:val="center"/>
              <w:rPr>
                <w:b/>
                <w:szCs w:val="21"/>
              </w:rPr>
            </w:pPr>
          </w:p>
        </w:tc>
      </w:tr>
      <w:tr w:rsidR="007B708A" w:rsidRPr="00A233AB" w:rsidTr="007B708A">
        <w:trPr>
          <w:jc w:val="center"/>
        </w:trPr>
        <w:tc>
          <w:tcPr>
            <w:tcW w:w="1089" w:type="dxa"/>
            <w:vAlign w:val="center"/>
          </w:tcPr>
          <w:p w:rsidR="007B708A" w:rsidRPr="00A233AB" w:rsidRDefault="007B708A" w:rsidP="00C70041">
            <w:pPr>
              <w:spacing w:line="400" w:lineRule="exact"/>
              <w:jc w:val="center"/>
              <w:rPr>
                <w:szCs w:val="21"/>
              </w:rPr>
            </w:pPr>
            <w:r>
              <w:rPr>
                <w:rFonts w:hint="eastAsia"/>
                <w:szCs w:val="21"/>
              </w:rPr>
              <w:t>总风压力</w:t>
            </w:r>
          </w:p>
        </w:tc>
        <w:tc>
          <w:tcPr>
            <w:tcW w:w="1267" w:type="dxa"/>
            <w:vAlign w:val="center"/>
          </w:tcPr>
          <w:p w:rsidR="007B708A" w:rsidRPr="00725FDC" w:rsidRDefault="007B708A" w:rsidP="00C70041">
            <w:pPr>
              <w:spacing w:line="400" w:lineRule="exact"/>
              <w:jc w:val="center"/>
              <w:rPr>
                <w:szCs w:val="21"/>
              </w:rPr>
            </w:pPr>
            <w:r w:rsidRPr="00725FDC">
              <w:rPr>
                <w:rFonts w:hint="eastAsia"/>
                <w:szCs w:val="21"/>
              </w:rPr>
              <w:t>BCU</w:t>
            </w:r>
          </w:p>
        </w:tc>
        <w:tc>
          <w:tcPr>
            <w:tcW w:w="1635" w:type="dxa"/>
          </w:tcPr>
          <w:p w:rsidR="007B708A" w:rsidRDefault="007B708A" w:rsidP="00C70041">
            <w:pPr>
              <w:spacing w:line="400" w:lineRule="exact"/>
              <w:jc w:val="center"/>
              <w:rPr>
                <w:b/>
                <w:szCs w:val="21"/>
              </w:rPr>
            </w:pPr>
            <w:r>
              <w:rPr>
                <w:rFonts w:hint="eastAsia"/>
                <w:b/>
                <w:szCs w:val="21"/>
              </w:rPr>
              <w:t>MP1</w:t>
            </w:r>
            <w:r>
              <w:rPr>
                <w:rFonts w:hint="eastAsia"/>
                <w:b/>
                <w:szCs w:val="21"/>
              </w:rPr>
              <w:t>车：</w:t>
            </w:r>
          </w:p>
          <w:p w:rsidR="007B708A" w:rsidRPr="00633F45" w:rsidRDefault="007B708A" w:rsidP="00C70041">
            <w:pPr>
              <w:spacing w:line="400" w:lineRule="exact"/>
              <w:jc w:val="center"/>
              <w:rPr>
                <w:szCs w:val="21"/>
              </w:rPr>
            </w:pPr>
            <w:r w:rsidRPr="00633F45">
              <w:rPr>
                <w:rFonts w:hint="eastAsia"/>
                <w:szCs w:val="21"/>
              </w:rPr>
              <w:t>0x*1</w:t>
            </w:r>
            <w:r>
              <w:rPr>
                <w:rFonts w:hint="eastAsia"/>
                <w:szCs w:val="21"/>
              </w:rPr>
              <w:t>2</w:t>
            </w:r>
            <w:r w:rsidRPr="00633F45">
              <w:rPr>
                <w:rFonts w:hint="eastAsia"/>
                <w:szCs w:val="21"/>
              </w:rPr>
              <w:t>/</w:t>
            </w:r>
            <w:r>
              <w:rPr>
                <w:rFonts w:hint="eastAsia"/>
                <w:szCs w:val="21"/>
              </w:rPr>
              <w:t>24-25</w:t>
            </w:r>
          </w:p>
          <w:p w:rsidR="007B708A" w:rsidRDefault="007B708A" w:rsidP="00C70041">
            <w:pPr>
              <w:spacing w:line="400" w:lineRule="exact"/>
              <w:jc w:val="center"/>
              <w:rPr>
                <w:b/>
                <w:szCs w:val="21"/>
              </w:rPr>
            </w:pPr>
            <w:r>
              <w:rPr>
                <w:rFonts w:hint="eastAsia"/>
                <w:b/>
                <w:szCs w:val="21"/>
              </w:rPr>
              <w:t>（</w:t>
            </w:r>
            <w:r>
              <w:rPr>
                <w:rFonts w:hint="eastAsia"/>
                <w:b/>
                <w:szCs w:val="21"/>
              </w:rPr>
              <w:t>*=1/3</w:t>
            </w:r>
            <w:r>
              <w:rPr>
                <w:rFonts w:hint="eastAsia"/>
                <w:b/>
                <w:szCs w:val="21"/>
              </w:rPr>
              <w:t>）</w:t>
            </w:r>
          </w:p>
          <w:p w:rsidR="007B708A" w:rsidRDefault="007B708A" w:rsidP="00C70041">
            <w:pPr>
              <w:spacing w:line="400" w:lineRule="exact"/>
              <w:jc w:val="center"/>
              <w:rPr>
                <w:b/>
                <w:szCs w:val="21"/>
              </w:rPr>
            </w:pPr>
            <w:r>
              <w:rPr>
                <w:rFonts w:hint="eastAsia"/>
                <w:b/>
                <w:szCs w:val="21"/>
              </w:rPr>
              <w:t>MP2</w:t>
            </w:r>
            <w:r>
              <w:rPr>
                <w:rFonts w:hint="eastAsia"/>
                <w:b/>
                <w:szCs w:val="21"/>
              </w:rPr>
              <w:t>车：</w:t>
            </w:r>
          </w:p>
          <w:p w:rsidR="007B708A" w:rsidRPr="008D483A" w:rsidRDefault="007B708A" w:rsidP="00C70041">
            <w:pPr>
              <w:spacing w:line="400" w:lineRule="exact"/>
              <w:jc w:val="center"/>
              <w:rPr>
                <w:szCs w:val="21"/>
              </w:rPr>
            </w:pPr>
            <w:r w:rsidRPr="008D483A">
              <w:rPr>
                <w:rFonts w:hint="eastAsia"/>
                <w:szCs w:val="21"/>
              </w:rPr>
              <w:t>0x*1</w:t>
            </w:r>
            <w:r>
              <w:rPr>
                <w:rFonts w:hint="eastAsia"/>
                <w:szCs w:val="21"/>
              </w:rPr>
              <w:t>2</w:t>
            </w:r>
            <w:r w:rsidRPr="008D483A">
              <w:rPr>
                <w:rFonts w:hint="eastAsia"/>
                <w:szCs w:val="21"/>
              </w:rPr>
              <w:t>/</w:t>
            </w:r>
            <w:r>
              <w:rPr>
                <w:rFonts w:hint="eastAsia"/>
                <w:szCs w:val="21"/>
              </w:rPr>
              <w:t>24-25</w:t>
            </w:r>
          </w:p>
          <w:p w:rsidR="007B708A" w:rsidRPr="00A233AB" w:rsidRDefault="007B708A" w:rsidP="00C70041">
            <w:pPr>
              <w:spacing w:line="400" w:lineRule="exact"/>
              <w:jc w:val="center"/>
              <w:rPr>
                <w:b/>
                <w:szCs w:val="21"/>
              </w:rPr>
            </w:pPr>
            <w:r>
              <w:rPr>
                <w:rFonts w:hint="eastAsia"/>
                <w:b/>
                <w:szCs w:val="21"/>
              </w:rPr>
              <w:t>（</w:t>
            </w:r>
            <w:r>
              <w:rPr>
                <w:rFonts w:hint="eastAsia"/>
                <w:b/>
                <w:szCs w:val="21"/>
              </w:rPr>
              <w:t>*=4/6</w:t>
            </w:r>
            <w:r>
              <w:rPr>
                <w:rFonts w:hint="eastAsia"/>
                <w:b/>
                <w:szCs w:val="21"/>
              </w:rPr>
              <w:t>）</w:t>
            </w:r>
          </w:p>
        </w:tc>
        <w:tc>
          <w:tcPr>
            <w:tcW w:w="1168" w:type="dxa"/>
          </w:tcPr>
          <w:p w:rsidR="007B708A" w:rsidRPr="00725FDC" w:rsidRDefault="007B708A" w:rsidP="00C70041">
            <w:pPr>
              <w:spacing w:line="400" w:lineRule="exact"/>
              <w:jc w:val="center"/>
              <w:rPr>
                <w:szCs w:val="21"/>
              </w:rPr>
            </w:pPr>
            <w:r w:rsidRPr="00725FDC">
              <w:rPr>
                <w:rFonts w:hint="eastAsia"/>
                <w:szCs w:val="21"/>
              </w:rPr>
              <w:t>字</w:t>
            </w:r>
          </w:p>
          <w:p w:rsidR="007B708A" w:rsidRPr="00725FDC" w:rsidRDefault="007B708A" w:rsidP="00C70041">
            <w:pPr>
              <w:spacing w:line="400" w:lineRule="exact"/>
              <w:jc w:val="center"/>
              <w:rPr>
                <w:szCs w:val="21"/>
              </w:rPr>
            </w:pPr>
            <w:r w:rsidRPr="00725FDC">
              <w:rPr>
                <w:rFonts w:hint="eastAsia"/>
                <w:szCs w:val="21"/>
              </w:rPr>
              <w:t>0-24000</w:t>
            </w:r>
            <w:r w:rsidRPr="00725FDC">
              <w:rPr>
                <w:szCs w:val="21"/>
              </w:rPr>
              <w:t xml:space="preserve"> </w:t>
            </w:r>
          </w:p>
        </w:tc>
        <w:tc>
          <w:tcPr>
            <w:tcW w:w="1242" w:type="dxa"/>
          </w:tcPr>
          <w:p w:rsidR="007B708A" w:rsidRPr="00725FDC" w:rsidRDefault="007B708A" w:rsidP="00C70041">
            <w:pPr>
              <w:spacing w:line="400" w:lineRule="exact"/>
              <w:jc w:val="center"/>
              <w:rPr>
                <w:szCs w:val="21"/>
              </w:rPr>
            </w:pPr>
            <w:r w:rsidRPr="00725FDC">
              <w:rPr>
                <w:rFonts w:hint="eastAsia"/>
                <w:szCs w:val="21"/>
              </w:rPr>
              <w:t>1=0.05kPa</w:t>
            </w:r>
          </w:p>
        </w:tc>
        <w:tc>
          <w:tcPr>
            <w:tcW w:w="1849" w:type="dxa"/>
          </w:tcPr>
          <w:p w:rsidR="007B708A" w:rsidRDefault="007B708A" w:rsidP="00C70041">
            <w:pPr>
              <w:spacing w:line="400" w:lineRule="exact"/>
              <w:jc w:val="center"/>
              <w:rPr>
                <w:szCs w:val="21"/>
              </w:rPr>
            </w:pPr>
            <w:r>
              <w:rPr>
                <w:rFonts w:hint="eastAsia"/>
                <w:szCs w:val="21"/>
              </w:rPr>
              <w:t>1</w:t>
            </w:r>
            <w:r>
              <w:rPr>
                <w:rFonts w:hint="eastAsia"/>
                <w:szCs w:val="21"/>
              </w:rPr>
              <w:t>单元优先从</w:t>
            </w:r>
            <w:r>
              <w:rPr>
                <w:rFonts w:hint="eastAsia"/>
                <w:szCs w:val="21"/>
              </w:rPr>
              <w:t>1</w:t>
            </w:r>
            <w:r>
              <w:rPr>
                <w:rFonts w:hint="eastAsia"/>
                <w:szCs w:val="21"/>
              </w:rPr>
              <w:t>车</w:t>
            </w:r>
            <w:r>
              <w:rPr>
                <w:rFonts w:hint="eastAsia"/>
                <w:szCs w:val="21"/>
              </w:rPr>
              <w:t>G</w:t>
            </w:r>
            <w:r>
              <w:rPr>
                <w:rFonts w:hint="eastAsia"/>
                <w:szCs w:val="21"/>
              </w:rPr>
              <w:t>阀取数，当</w:t>
            </w:r>
            <w:r>
              <w:rPr>
                <w:rFonts w:hint="eastAsia"/>
                <w:szCs w:val="21"/>
              </w:rPr>
              <w:t>1</w:t>
            </w:r>
            <w:r>
              <w:rPr>
                <w:rFonts w:hint="eastAsia"/>
                <w:szCs w:val="21"/>
              </w:rPr>
              <w:t>车</w:t>
            </w:r>
            <w:r>
              <w:rPr>
                <w:rFonts w:hint="eastAsia"/>
                <w:szCs w:val="21"/>
              </w:rPr>
              <w:t>G</w:t>
            </w:r>
            <w:r>
              <w:rPr>
                <w:rFonts w:hint="eastAsia"/>
                <w:szCs w:val="21"/>
              </w:rPr>
              <w:t>阀通讯异常或数据无效时，取</w:t>
            </w:r>
            <w:r>
              <w:rPr>
                <w:rFonts w:hint="eastAsia"/>
                <w:szCs w:val="21"/>
              </w:rPr>
              <w:t>3</w:t>
            </w:r>
            <w:r>
              <w:rPr>
                <w:rFonts w:hint="eastAsia"/>
                <w:szCs w:val="21"/>
              </w:rPr>
              <w:t>车</w:t>
            </w:r>
            <w:r>
              <w:rPr>
                <w:rFonts w:hint="eastAsia"/>
                <w:szCs w:val="21"/>
              </w:rPr>
              <w:t>G</w:t>
            </w:r>
            <w:r>
              <w:rPr>
                <w:rFonts w:hint="eastAsia"/>
                <w:szCs w:val="21"/>
              </w:rPr>
              <w:t>阀停放制动缸压力；</w:t>
            </w:r>
          </w:p>
          <w:p w:rsidR="007B708A" w:rsidRPr="006658B4" w:rsidRDefault="007B708A" w:rsidP="00C70041">
            <w:pPr>
              <w:spacing w:line="400" w:lineRule="exact"/>
              <w:jc w:val="center"/>
              <w:rPr>
                <w:szCs w:val="21"/>
              </w:rPr>
            </w:pPr>
            <w:r>
              <w:rPr>
                <w:rFonts w:hint="eastAsia"/>
                <w:szCs w:val="21"/>
              </w:rPr>
              <w:t>2</w:t>
            </w:r>
            <w:r>
              <w:rPr>
                <w:rFonts w:hint="eastAsia"/>
                <w:szCs w:val="21"/>
              </w:rPr>
              <w:t>单元优先从</w:t>
            </w:r>
            <w:r>
              <w:rPr>
                <w:rFonts w:hint="eastAsia"/>
                <w:szCs w:val="21"/>
              </w:rPr>
              <w:t>6</w:t>
            </w:r>
            <w:r>
              <w:rPr>
                <w:rFonts w:hint="eastAsia"/>
                <w:szCs w:val="21"/>
              </w:rPr>
              <w:t>车</w:t>
            </w:r>
            <w:r>
              <w:rPr>
                <w:rFonts w:hint="eastAsia"/>
                <w:szCs w:val="21"/>
              </w:rPr>
              <w:t>G</w:t>
            </w:r>
            <w:r>
              <w:rPr>
                <w:rFonts w:hint="eastAsia"/>
                <w:szCs w:val="21"/>
              </w:rPr>
              <w:t>阀取数，当</w:t>
            </w:r>
            <w:r>
              <w:rPr>
                <w:rFonts w:hint="eastAsia"/>
                <w:szCs w:val="21"/>
              </w:rPr>
              <w:t>6</w:t>
            </w:r>
            <w:r>
              <w:rPr>
                <w:rFonts w:hint="eastAsia"/>
                <w:szCs w:val="21"/>
              </w:rPr>
              <w:t>车</w:t>
            </w:r>
            <w:r>
              <w:rPr>
                <w:rFonts w:hint="eastAsia"/>
                <w:szCs w:val="21"/>
              </w:rPr>
              <w:t>G</w:t>
            </w:r>
            <w:r>
              <w:rPr>
                <w:rFonts w:hint="eastAsia"/>
                <w:szCs w:val="21"/>
              </w:rPr>
              <w:t>阀通讯异常或数据无效时，取</w:t>
            </w:r>
            <w:r>
              <w:rPr>
                <w:rFonts w:hint="eastAsia"/>
                <w:szCs w:val="21"/>
              </w:rPr>
              <w:t>4</w:t>
            </w:r>
            <w:r>
              <w:rPr>
                <w:rFonts w:hint="eastAsia"/>
                <w:szCs w:val="21"/>
              </w:rPr>
              <w:t>车</w:t>
            </w:r>
            <w:r>
              <w:rPr>
                <w:rFonts w:hint="eastAsia"/>
                <w:szCs w:val="21"/>
              </w:rPr>
              <w:t>G</w:t>
            </w:r>
            <w:r>
              <w:rPr>
                <w:rFonts w:hint="eastAsia"/>
                <w:szCs w:val="21"/>
              </w:rPr>
              <w:t>阀停放制动缸压力；</w:t>
            </w:r>
          </w:p>
        </w:tc>
        <w:tc>
          <w:tcPr>
            <w:tcW w:w="1706" w:type="dxa"/>
          </w:tcPr>
          <w:p w:rsidR="007B708A" w:rsidRDefault="007B708A" w:rsidP="00C70041">
            <w:pPr>
              <w:spacing w:line="400" w:lineRule="exact"/>
              <w:jc w:val="center"/>
              <w:rPr>
                <w:szCs w:val="21"/>
              </w:rPr>
            </w:pPr>
          </w:p>
        </w:tc>
      </w:tr>
      <w:tr w:rsidR="007B708A" w:rsidRPr="00A233AB" w:rsidTr="007B708A">
        <w:trPr>
          <w:jc w:val="center"/>
        </w:trPr>
        <w:tc>
          <w:tcPr>
            <w:tcW w:w="1089" w:type="dxa"/>
            <w:vAlign w:val="center"/>
          </w:tcPr>
          <w:p w:rsidR="007B708A" w:rsidRDefault="007B708A" w:rsidP="00C70041">
            <w:pPr>
              <w:spacing w:line="400" w:lineRule="exact"/>
              <w:jc w:val="center"/>
              <w:rPr>
                <w:szCs w:val="21"/>
              </w:rPr>
            </w:pPr>
            <w:r>
              <w:rPr>
                <w:rFonts w:hint="eastAsia"/>
                <w:szCs w:val="21"/>
              </w:rPr>
              <w:t>空压机状态</w:t>
            </w:r>
          </w:p>
        </w:tc>
        <w:tc>
          <w:tcPr>
            <w:tcW w:w="1267" w:type="dxa"/>
            <w:vAlign w:val="center"/>
          </w:tcPr>
          <w:p w:rsidR="007B708A" w:rsidRPr="00725FDC" w:rsidRDefault="007B708A" w:rsidP="00C70041">
            <w:pPr>
              <w:spacing w:line="400" w:lineRule="exact"/>
              <w:jc w:val="center"/>
              <w:rPr>
                <w:szCs w:val="21"/>
              </w:rPr>
            </w:pPr>
            <w:r>
              <w:rPr>
                <w:rFonts w:hint="eastAsia"/>
                <w:szCs w:val="21"/>
              </w:rPr>
              <w:t>VCU/RIOM</w:t>
            </w:r>
          </w:p>
        </w:tc>
        <w:tc>
          <w:tcPr>
            <w:tcW w:w="1635" w:type="dxa"/>
          </w:tcPr>
          <w:p w:rsidR="007B708A" w:rsidRDefault="007B708A" w:rsidP="00C70041">
            <w:pPr>
              <w:spacing w:line="400" w:lineRule="exact"/>
              <w:jc w:val="center"/>
              <w:rPr>
                <w:b/>
                <w:szCs w:val="21"/>
              </w:rPr>
            </w:pPr>
            <w:r>
              <w:rPr>
                <w:rFonts w:hint="eastAsia"/>
                <w:b/>
                <w:szCs w:val="21"/>
              </w:rPr>
              <w:t>空压机故障：</w:t>
            </w:r>
          </w:p>
          <w:p w:rsidR="007B708A" w:rsidRPr="00633F45" w:rsidRDefault="007B708A" w:rsidP="00C70041">
            <w:pPr>
              <w:spacing w:line="400" w:lineRule="exact"/>
              <w:jc w:val="center"/>
              <w:rPr>
                <w:szCs w:val="21"/>
              </w:rPr>
            </w:pPr>
            <w:r w:rsidRPr="00633F45">
              <w:rPr>
                <w:rFonts w:hint="eastAsia"/>
                <w:szCs w:val="21"/>
              </w:rPr>
              <w:t>0x</w:t>
            </w:r>
            <w:r>
              <w:rPr>
                <w:rFonts w:hint="eastAsia"/>
                <w:szCs w:val="21"/>
              </w:rPr>
              <w:t>*B1</w:t>
            </w:r>
            <w:r w:rsidRPr="00633F45">
              <w:rPr>
                <w:rFonts w:hint="eastAsia"/>
                <w:szCs w:val="21"/>
              </w:rPr>
              <w:t>/</w:t>
            </w:r>
            <w:r>
              <w:rPr>
                <w:rFonts w:hint="eastAsia"/>
                <w:szCs w:val="21"/>
              </w:rPr>
              <w:t>7/0</w:t>
            </w:r>
          </w:p>
          <w:p w:rsidR="007B708A" w:rsidRDefault="007B708A" w:rsidP="00C70041">
            <w:pPr>
              <w:spacing w:line="400" w:lineRule="exact"/>
              <w:jc w:val="center"/>
              <w:rPr>
                <w:b/>
                <w:szCs w:val="21"/>
              </w:rPr>
            </w:pPr>
            <w:r>
              <w:rPr>
                <w:rFonts w:hint="eastAsia"/>
                <w:b/>
                <w:szCs w:val="21"/>
              </w:rPr>
              <w:t>（</w:t>
            </w:r>
            <w:r>
              <w:rPr>
                <w:rFonts w:hint="eastAsia"/>
                <w:b/>
                <w:szCs w:val="21"/>
              </w:rPr>
              <w:t>*=1/6</w:t>
            </w:r>
            <w:r>
              <w:rPr>
                <w:rFonts w:hint="eastAsia"/>
                <w:b/>
                <w:szCs w:val="21"/>
              </w:rPr>
              <w:t>）</w:t>
            </w:r>
          </w:p>
          <w:p w:rsidR="007B708A" w:rsidRDefault="007B708A" w:rsidP="00C70041">
            <w:pPr>
              <w:spacing w:line="400" w:lineRule="exact"/>
              <w:jc w:val="center"/>
              <w:rPr>
                <w:b/>
                <w:szCs w:val="21"/>
              </w:rPr>
            </w:pPr>
            <w:r>
              <w:rPr>
                <w:rFonts w:hint="eastAsia"/>
                <w:b/>
                <w:szCs w:val="21"/>
              </w:rPr>
              <w:t>线电压工作：</w:t>
            </w:r>
          </w:p>
          <w:p w:rsidR="007B708A" w:rsidRPr="00633F45" w:rsidRDefault="007B708A" w:rsidP="00C70041">
            <w:pPr>
              <w:spacing w:line="400" w:lineRule="exact"/>
              <w:jc w:val="center"/>
              <w:rPr>
                <w:szCs w:val="21"/>
              </w:rPr>
            </w:pPr>
            <w:r w:rsidRPr="00633F45">
              <w:rPr>
                <w:rFonts w:hint="eastAsia"/>
                <w:szCs w:val="21"/>
              </w:rPr>
              <w:t>0x</w:t>
            </w:r>
            <w:r>
              <w:rPr>
                <w:rFonts w:hint="eastAsia"/>
                <w:szCs w:val="21"/>
              </w:rPr>
              <w:t>5*9</w:t>
            </w:r>
            <w:r w:rsidRPr="00633F45">
              <w:rPr>
                <w:rFonts w:hint="eastAsia"/>
                <w:szCs w:val="21"/>
              </w:rPr>
              <w:t>/</w:t>
            </w:r>
            <w:r>
              <w:rPr>
                <w:rFonts w:hint="eastAsia"/>
                <w:szCs w:val="21"/>
              </w:rPr>
              <w:t>12/1</w:t>
            </w:r>
          </w:p>
          <w:p w:rsidR="007B708A" w:rsidRDefault="007B708A" w:rsidP="00C70041">
            <w:pPr>
              <w:spacing w:line="400" w:lineRule="exact"/>
              <w:jc w:val="center"/>
              <w:rPr>
                <w:b/>
                <w:szCs w:val="21"/>
              </w:rPr>
            </w:pPr>
            <w:r>
              <w:rPr>
                <w:rFonts w:hint="eastAsia"/>
                <w:b/>
                <w:szCs w:val="21"/>
              </w:rPr>
              <w:lastRenderedPageBreak/>
              <w:t>（</w:t>
            </w:r>
            <w:r>
              <w:rPr>
                <w:rFonts w:hint="eastAsia"/>
                <w:b/>
                <w:szCs w:val="21"/>
              </w:rPr>
              <w:t>*=0/2</w:t>
            </w:r>
            <w:r>
              <w:rPr>
                <w:rFonts w:hint="eastAsia"/>
                <w:b/>
                <w:szCs w:val="21"/>
              </w:rPr>
              <w:t>）</w:t>
            </w:r>
          </w:p>
          <w:p w:rsidR="007B708A" w:rsidRDefault="007B708A" w:rsidP="00C70041">
            <w:pPr>
              <w:spacing w:line="400" w:lineRule="exact"/>
              <w:jc w:val="center"/>
              <w:rPr>
                <w:b/>
                <w:szCs w:val="21"/>
              </w:rPr>
            </w:pPr>
            <w:r>
              <w:rPr>
                <w:rFonts w:hint="eastAsia"/>
                <w:b/>
                <w:szCs w:val="21"/>
              </w:rPr>
              <w:t>空压机正常：</w:t>
            </w:r>
          </w:p>
          <w:p w:rsidR="007B708A" w:rsidRPr="00633F45" w:rsidRDefault="007B708A" w:rsidP="00C70041">
            <w:pPr>
              <w:spacing w:line="400" w:lineRule="exact"/>
              <w:jc w:val="center"/>
              <w:rPr>
                <w:szCs w:val="21"/>
              </w:rPr>
            </w:pPr>
            <w:r w:rsidRPr="00633F45">
              <w:rPr>
                <w:rFonts w:hint="eastAsia"/>
                <w:szCs w:val="21"/>
              </w:rPr>
              <w:t>0x</w:t>
            </w:r>
            <w:r>
              <w:rPr>
                <w:rFonts w:hint="eastAsia"/>
                <w:szCs w:val="21"/>
              </w:rPr>
              <w:t>*B1</w:t>
            </w:r>
            <w:r w:rsidRPr="00633F45">
              <w:rPr>
                <w:rFonts w:hint="eastAsia"/>
                <w:szCs w:val="21"/>
              </w:rPr>
              <w:t>/</w:t>
            </w:r>
            <w:r>
              <w:rPr>
                <w:rFonts w:hint="eastAsia"/>
                <w:szCs w:val="21"/>
              </w:rPr>
              <w:t>6/7</w:t>
            </w:r>
          </w:p>
          <w:p w:rsidR="007B708A" w:rsidRDefault="007B708A" w:rsidP="00C70041">
            <w:pPr>
              <w:spacing w:line="400" w:lineRule="exact"/>
              <w:jc w:val="center"/>
              <w:rPr>
                <w:b/>
                <w:szCs w:val="21"/>
              </w:rPr>
            </w:pPr>
            <w:r>
              <w:rPr>
                <w:rFonts w:hint="eastAsia"/>
                <w:b/>
                <w:szCs w:val="21"/>
              </w:rPr>
              <w:t>（</w:t>
            </w:r>
            <w:r>
              <w:rPr>
                <w:rFonts w:hint="eastAsia"/>
                <w:b/>
                <w:szCs w:val="21"/>
              </w:rPr>
              <w:t>*=1/6</w:t>
            </w:r>
            <w:r>
              <w:rPr>
                <w:rFonts w:hint="eastAsia"/>
                <w:b/>
                <w:szCs w:val="21"/>
              </w:rPr>
              <w:t>）</w:t>
            </w:r>
          </w:p>
          <w:p w:rsidR="007B708A" w:rsidRDefault="007B708A" w:rsidP="00C70041">
            <w:pPr>
              <w:spacing w:line="400" w:lineRule="exact"/>
              <w:jc w:val="center"/>
              <w:rPr>
                <w:b/>
                <w:szCs w:val="21"/>
              </w:rPr>
            </w:pPr>
          </w:p>
        </w:tc>
        <w:tc>
          <w:tcPr>
            <w:tcW w:w="1168" w:type="dxa"/>
          </w:tcPr>
          <w:p w:rsidR="007B708A" w:rsidRPr="00725FDC" w:rsidRDefault="007B708A" w:rsidP="00C70041">
            <w:pPr>
              <w:spacing w:line="400" w:lineRule="exact"/>
              <w:jc w:val="center"/>
              <w:rPr>
                <w:szCs w:val="21"/>
              </w:rPr>
            </w:pPr>
            <w:r>
              <w:rPr>
                <w:rFonts w:hint="eastAsia"/>
                <w:szCs w:val="21"/>
              </w:rPr>
              <w:lastRenderedPageBreak/>
              <w:t>位</w:t>
            </w:r>
          </w:p>
        </w:tc>
        <w:tc>
          <w:tcPr>
            <w:tcW w:w="1242" w:type="dxa"/>
          </w:tcPr>
          <w:p w:rsidR="007B708A" w:rsidRDefault="007B708A" w:rsidP="00C70041">
            <w:pPr>
              <w:spacing w:line="400" w:lineRule="exact"/>
              <w:jc w:val="center"/>
              <w:rPr>
                <w:szCs w:val="21"/>
              </w:rPr>
            </w:pPr>
            <w:r>
              <w:rPr>
                <w:rFonts w:hint="eastAsia"/>
                <w:szCs w:val="21"/>
              </w:rPr>
              <w:t>故障</w:t>
            </w:r>
            <w:r>
              <w:rPr>
                <w:rFonts w:hint="eastAsia"/>
                <w:szCs w:val="21"/>
              </w:rPr>
              <w:t xml:space="preserve">    </w:t>
            </w:r>
            <w:r>
              <w:rPr>
                <w:noProof/>
                <w:szCs w:val="21"/>
              </w:rPr>
              <w:drawing>
                <wp:inline distT="0" distB="0" distL="0" distR="0">
                  <wp:extent cx="197485" cy="197485"/>
                  <wp:effectExtent l="0" t="0" r="0" b="0"/>
                  <wp:docPr id="319" name="图片 319" descr="AirCompressorFault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rCompressorFault21_2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97485"/>
                          </a:xfrm>
                          <a:prstGeom prst="rect">
                            <a:avLst/>
                          </a:prstGeom>
                          <a:noFill/>
                          <a:ln>
                            <a:noFill/>
                          </a:ln>
                        </pic:spPr>
                      </pic:pic>
                    </a:graphicData>
                  </a:graphic>
                </wp:inline>
              </w:drawing>
            </w:r>
          </w:p>
          <w:p w:rsidR="007B708A" w:rsidRDefault="007B708A" w:rsidP="00C70041">
            <w:pPr>
              <w:spacing w:line="400" w:lineRule="exact"/>
              <w:jc w:val="center"/>
              <w:rPr>
                <w:szCs w:val="21"/>
              </w:rPr>
            </w:pPr>
            <w:r>
              <w:rPr>
                <w:rFonts w:hint="eastAsia"/>
                <w:szCs w:val="21"/>
              </w:rPr>
              <w:t>正常</w:t>
            </w:r>
            <w:r>
              <w:rPr>
                <w:rFonts w:hint="eastAsia"/>
                <w:szCs w:val="21"/>
              </w:rPr>
              <w:t xml:space="preserve">    </w:t>
            </w:r>
            <w:r>
              <w:rPr>
                <w:noProof/>
                <w:szCs w:val="21"/>
              </w:rPr>
              <w:drawing>
                <wp:inline distT="0" distB="0" distL="0" distR="0">
                  <wp:extent cx="197485" cy="197485"/>
                  <wp:effectExtent l="0" t="0" r="0" b="0"/>
                  <wp:docPr id="318" name="图片 318" descr="AirCompressor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irCompressorWork21_2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97485"/>
                          </a:xfrm>
                          <a:prstGeom prst="rect">
                            <a:avLst/>
                          </a:prstGeom>
                          <a:noFill/>
                          <a:ln>
                            <a:noFill/>
                          </a:ln>
                        </pic:spPr>
                      </pic:pic>
                    </a:graphicData>
                  </a:graphic>
                </wp:inline>
              </w:drawing>
            </w:r>
          </w:p>
          <w:p w:rsidR="007B708A" w:rsidRDefault="007B708A" w:rsidP="00C70041">
            <w:pPr>
              <w:spacing w:line="400" w:lineRule="exact"/>
              <w:jc w:val="center"/>
              <w:rPr>
                <w:szCs w:val="21"/>
              </w:rPr>
            </w:pPr>
            <w:r>
              <w:rPr>
                <w:rFonts w:hint="eastAsia"/>
                <w:szCs w:val="21"/>
              </w:rPr>
              <w:t>未工作</w:t>
            </w:r>
            <w:r>
              <w:rPr>
                <w:rFonts w:hint="eastAsia"/>
                <w:szCs w:val="21"/>
              </w:rPr>
              <w:t xml:space="preserve">  </w:t>
            </w:r>
            <w:r>
              <w:rPr>
                <w:noProof/>
                <w:szCs w:val="21"/>
              </w:rPr>
              <w:lastRenderedPageBreak/>
              <w:drawing>
                <wp:inline distT="0" distB="0" distL="0" distR="0">
                  <wp:extent cx="197485" cy="197485"/>
                  <wp:effectExtent l="0" t="0" r="0" b="0"/>
                  <wp:docPr id="317" name="图片 317" descr="AirCompressorNoWork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irCompressorNoWork21_21"/>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97485"/>
                          </a:xfrm>
                          <a:prstGeom prst="rect">
                            <a:avLst/>
                          </a:prstGeom>
                          <a:noFill/>
                          <a:ln>
                            <a:noFill/>
                          </a:ln>
                        </pic:spPr>
                      </pic:pic>
                    </a:graphicData>
                  </a:graphic>
                </wp:inline>
              </w:drawing>
            </w:r>
          </w:p>
          <w:p w:rsidR="007B708A" w:rsidRPr="00725FDC" w:rsidRDefault="007B708A" w:rsidP="00C70041">
            <w:pPr>
              <w:spacing w:line="400" w:lineRule="exact"/>
              <w:jc w:val="center"/>
              <w:rPr>
                <w:szCs w:val="21"/>
              </w:rPr>
            </w:pPr>
            <w:r>
              <w:rPr>
                <w:rFonts w:hint="eastAsia"/>
                <w:szCs w:val="21"/>
              </w:rPr>
              <w:t>通讯异常</w:t>
            </w:r>
            <w:r>
              <w:rPr>
                <w:noProof/>
                <w:szCs w:val="21"/>
              </w:rPr>
              <w:drawing>
                <wp:inline distT="0" distB="0" distL="0" distR="0">
                  <wp:extent cx="197485" cy="197485"/>
                  <wp:effectExtent l="0" t="0" r="0" b="0"/>
                  <wp:docPr id="316" name="图片 316" descr="AirCompressorCommFault2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irCompressorCommFault21_2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97485"/>
                          </a:xfrm>
                          <a:prstGeom prst="rect">
                            <a:avLst/>
                          </a:prstGeom>
                          <a:noFill/>
                          <a:ln>
                            <a:noFill/>
                          </a:ln>
                        </pic:spPr>
                      </pic:pic>
                    </a:graphicData>
                  </a:graphic>
                </wp:inline>
              </w:drawing>
            </w:r>
          </w:p>
        </w:tc>
        <w:tc>
          <w:tcPr>
            <w:tcW w:w="1849" w:type="dxa"/>
          </w:tcPr>
          <w:p w:rsidR="007B708A" w:rsidRDefault="007B708A" w:rsidP="00C70041">
            <w:pPr>
              <w:spacing w:line="400" w:lineRule="exact"/>
              <w:jc w:val="left"/>
              <w:rPr>
                <w:szCs w:val="21"/>
              </w:rPr>
            </w:pPr>
            <w:r>
              <w:rPr>
                <w:rFonts w:hint="eastAsia"/>
                <w:szCs w:val="21"/>
              </w:rPr>
              <w:lastRenderedPageBreak/>
              <w:t>RIOM</w:t>
            </w:r>
            <w:r>
              <w:rPr>
                <w:rFonts w:hint="eastAsia"/>
                <w:szCs w:val="21"/>
              </w:rPr>
              <w:t>通讯正常且空压机故障位为</w:t>
            </w:r>
            <w:r>
              <w:rPr>
                <w:rFonts w:hint="eastAsia"/>
                <w:szCs w:val="21"/>
              </w:rPr>
              <w:t>1</w:t>
            </w:r>
            <w:r>
              <w:rPr>
                <w:rFonts w:hint="eastAsia"/>
                <w:szCs w:val="21"/>
              </w:rPr>
              <w:t>，显示空压机故障；</w:t>
            </w:r>
          </w:p>
          <w:p w:rsidR="007B708A" w:rsidRDefault="007B708A" w:rsidP="00C70041">
            <w:pPr>
              <w:spacing w:line="400" w:lineRule="exact"/>
              <w:jc w:val="left"/>
              <w:rPr>
                <w:szCs w:val="21"/>
              </w:rPr>
            </w:pPr>
            <w:r>
              <w:rPr>
                <w:rFonts w:hint="eastAsia"/>
                <w:szCs w:val="21"/>
              </w:rPr>
              <w:t>VCU</w:t>
            </w:r>
            <w:r>
              <w:rPr>
                <w:rFonts w:hint="eastAsia"/>
                <w:szCs w:val="21"/>
              </w:rPr>
              <w:t>、</w:t>
            </w:r>
            <w:r>
              <w:rPr>
                <w:rFonts w:hint="eastAsia"/>
                <w:szCs w:val="21"/>
              </w:rPr>
              <w:t>RIOM</w:t>
            </w:r>
            <w:r>
              <w:rPr>
                <w:rFonts w:hint="eastAsia"/>
                <w:szCs w:val="21"/>
              </w:rPr>
              <w:t>通讯</w:t>
            </w:r>
            <w:r>
              <w:rPr>
                <w:rFonts w:hint="eastAsia"/>
                <w:szCs w:val="21"/>
              </w:rPr>
              <w:lastRenderedPageBreak/>
              <w:t>正常且线电压工作、空压机正常位为</w:t>
            </w:r>
            <w:r>
              <w:rPr>
                <w:rFonts w:hint="eastAsia"/>
                <w:szCs w:val="21"/>
              </w:rPr>
              <w:t>1</w:t>
            </w:r>
            <w:r>
              <w:rPr>
                <w:rFonts w:hint="eastAsia"/>
                <w:szCs w:val="21"/>
              </w:rPr>
              <w:t>，显示空压机正常；</w:t>
            </w:r>
          </w:p>
          <w:p w:rsidR="007B708A" w:rsidRDefault="007B708A" w:rsidP="00C70041">
            <w:pPr>
              <w:spacing w:line="400" w:lineRule="exact"/>
              <w:jc w:val="left"/>
              <w:rPr>
                <w:szCs w:val="21"/>
              </w:rPr>
            </w:pPr>
            <w:r>
              <w:rPr>
                <w:rFonts w:hint="eastAsia"/>
                <w:szCs w:val="21"/>
              </w:rPr>
              <w:t>VCU</w:t>
            </w:r>
            <w:r>
              <w:rPr>
                <w:rFonts w:hint="eastAsia"/>
                <w:szCs w:val="21"/>
              </w:rPr>
              <w:t>、</w:t>
            </w:r>
            <w:r>
              <w:rPr>
                <w:rFonts w:hint="eastAsia"/>
                <w:szCs w:val="21"/>
              </w:rPr>
              <w:t>RIOM</w:t>
            </w:r>
            <w:r>
              <w:rPr>
                <w:rFonts w:hint="eastAsia"/>
                <w:szCs w:val="21"/>
              </w:rPr>
              <w:t>通讯正常且线电压工作、空压机正常位至少有一个不为</w:t>
            </w:r>
            <w:r>
              <w:rPr>
                <w:rFonts w:hint="eastAsia"/>
                <w:szCs w:val="21"/>
              </w:rPr>
              <w:t>1</w:t>
            </w:r>
            <w:r>
              <w:rPr>
                <w:rFonts w:hint="eastAsia"/>
                <w:szCs w:val="21"/>
              </w:rPr>
              <w:t>，显示空压机未工作；</w:t>
            </w:r>
          </w:p>
          <w:p w:rsidR="007B708A" w:rsidRPr="00ED5837" w:rsidRDefault="007B708A" w:rsidP="00C70041">
            <w:pPr>
              <w:spacing w:line="400" w:lineRule="exact"/>
              <w:jc w:val="left"/>
              <w:rPr>
                <w:szCs w:val="21"/>
              </w:rPr>
            </w:pPr>
            <w:r>
              <w:rPr>
                <w:rFonts w:hint="eastAsia"/>
                <w:szCs w:val="21"/>
              </w:rPr>
              <w:t>VCU</w:t>
            </w:r>
            <w:r>
              <w:rPr>
                <w:rFonts w:hint="eastAsia"/>
                <w:szCs w:val="21"/>
              </w:rPr>
              <w:t>、</w:t>
            </w:r>
            <w:r>
              <w:rPr>
                <w:rFonts w:hint="eastAsia"/>
                <w:szCs w:val="21"/>
              </w:rPr>
              <w:t>RIOM</w:t>
            </w:r>
            <w:r>
              <w:rPr>
                <w:rFonts w:hint="eastAsia"/>
                <w:szCs w:val="21"/>
              </w:rPr>
              <w:t>有一个通讯异常，显示空压机通讯故障。</w:t>
            </w:r>
          </w:p>
        </w:tc>
        <w:tc>
          <w:tcPr>
            <w:tcW w:w="1706" w:type="dxa"/>
          </w:tcPr>
          <w:p w:rsidR="007B708A" w:rsidRDefault="007B708A" w:rsidP="00C70041">
            <w:pPr>
              <w:spacing w:line="400" w:lineRule="exact"/>
              <w:jc w:val="left"/>
              <w:rPr>
                <w:szCs w:val="21"/>
              </w:rPr>
            </w:pPr>
          </w:p>
        </w:tc>
      </w:tr>
    </w:tbl>
    <w:p w:rsidR="00CF30C6" w:rsidRPr="00583781" w:rsidRDefault="00CF30C6" w:rsidP="00CF30C6">
      <w:pPr>
        <w:numPr>
          <w:ilvl w:val="0"/>
          <w:numId w:val="22"/>
        </w:numPr>
        <w:rPr>
          <w:sz w:val="24"/>
        </w:rPr>
      </w:pPr>
      <w:r>
        <w:rPr>
          <w:rFonts w:hint="eastAsia"/>
          <w:sz w:val="24"/>
        </w:rPr>
        <w:lastRenderedPageBreak/>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702FCE" w:rsidRDefault="00CF30C6" w:rsidP="00C70041">
            <w:pPr>
              <w:spacing w:line="400" w:lineRule="exact"/>
              <w:jc w:val="center"/>
              <w:rPr>
                <w:szCs w:val="21"/>
              </w:rPr>
            </w:pPr>
            <w:r>
              <w:rPr>
                <w:rFonts w:hint="eastAsia"/>
                <w:szCs w:val="21"/>
              </w:rPr>
              <w:t>单日测试</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0x1D0/24/7</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0x6D0/24/7</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电平信号，退出界面时清零</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双日测试</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0x1D0/24/6</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0x6D0/24/6</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电平信号，退出界面时清零</w:t>
            </w:r>
          </w:p>
        </w:tc>
      </w:tr>
    </w:tbl>
    <w:p w:rsidR="00CF30C6" w:rsidRPr="002A1CEA" w:rsidRDefault="00CF30C6" w:rsidP="00CF30C6">
      <w:pPr>
        <w:pStyle w:val="a6"/>
        <w:spacing w:line="360" w:lineRule="auto"/>
        <w:ind w:left="1271" w:firstLineChars="0" w:firstLine="0"/>
        <w:jc w:val="center"/>
        <w:rPr>
          <w:rFonts w:hAnsi="宋体"/>
          <w:b/>
          <w:bCs/>
          <w:sz w:val="24"/>
          <w:szCs w:val="21"/>
        </w:rPr>
      </w:pPr>
    </w:p>
    <w:p w:rsidR="003D35AE" w:rsidRDefault="003D35AE" w:rsidP="007954B7">
      <w:pPr>
        <w:pStyle w:val="3"/>
      </w:pPr>
      <w:bookmarkStart w:id="105" w:name="_Toc469301108"/>
      <w:r>
        <w:rPr>
          <w:rFonts w:hint="eastAsia"/>
        </w:rPr>
        <w:t>司控器测试</w:t>
      </w:r>
    </w:p>
    <w:p w:rsidR="003D35AE" w:rsidRDefault="003D35AE" w:rsidP="003D35AE">
      <w:pPr>
        <w:jc w:val="center"/>
      </w:pPr>
      <w:r>
        <w:rPr>
          <w:noProof/>
        </w:rPr>
        <w:lastRenderedPageBreak/>
        <w:drawing>
          <wp:inline distT="0" distB="0" distL="0" distR="0">
            <wp:extent cx="4555823" cy="3434964"/>
            <wp:effectExtent l="0" t="0" r="0" b="0"/>
            <wp:docPr id="48" name="图片 48" descr="C:\Users\wangzhenxian\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ngzhenxian\Desktop\11.jpg"/>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9517" cy="3437749"/>
                    </a:xfrm>
                    <a:prstGeom prst="rect">
                      <a:avLst/>
                    </a:prstGeom>
                    <a:noFill/>
                    <a:ln>
                      <a:noFill/>
                    </a:ln>
                  </pic:spPr>
                </pic:pic>
              </a:graphicData>
            </a:graphic>
          </wp:inline>
        </w:drawing>
      </w:r>
    </w:p>
    <w:tbl>
      <w:tblPr>
        <w:tblW w:w="9103" w:type="dxa"/>
        <w:jc w:val="center"/>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58"/>
        <w:gridCol w:w="878"/>
        <w:gridCol w:w="1750"/>
        <w:gridCol w:w="2090"/>
        <w:gridCol w:w="1760"/>
        <w:gridCol w:w="1067"/>
      </w:tblGrid>
      <w:tr w:rsidR="003D35AE" w:rsidRPr="00A233AB" w:rsidTr="00530DFE">
        <w:trPr>
          <w:jc w:val="center"/>
        </w:trPr>
        <w:tc>
          <w:tcPr>
            <w:tcW w:w="1558" w:type="dxa"/>
            <w:vAlign w:val="center"/>
          </w:tcPr>
          <w:p w:rsidR="003D35AE" w:rsidRPr="00A233AB" w:rsidRDefault="003D35AE" w:rsidP="002A0394">
            <w:pPr>
              <w:spacing w:line="400" w:lineRule="exact"/>
              <w:jc w:val="center"/>
              <w:rPr>
                <w:b/>
                <w:szCs w:val="21"/>
              </w:rPr>
            </w:pPr>
            <w:r w:rsidRPr="00A233AB">
              <w:rPr>
                <w:rFonts w:hint="eastAsia"/>
                <w:b/>
                <w:szCs w:val="21"/>
              </w:rPr>
              <w:t>信号名称</w:t>
            </w:r>
          </w:p>
        </w:tc>
        <w:tc>
          <w:tcPr>
            <w:tcW w:w="878" w:type="dxa"/>
            <w:vAlign w:val="center"/>
          </w:tcPr>
          <w:p w:rsidR="003D35AE" w:rsidRPr="00A233AB" w:rsidRDefault="003D35AE" w:rsidP="002A0394">
            <w:pPr>
              <w:spacing w:line="400" w:lineRule="exact"/>
              <w:jc w:val="center"/>
              <w:rPr>
                <w:b/>
                <w:szCs w:val="21"/>
              </w:rPr>
            </w:pPr>
            <w:r w:rsidRPr="00A233AB">
              <w:rPr>
                <w:rFonts w:hint="eastAsia"/>
                <w:b/>
                <w:szCs w:val="21"/>
              </w:rPr>
              <w:t>系统</w:t>
            </w:r>
          </w:p>
        </w:tc>
        <w:tc>
          <w:tcPr>
            <w:tcW w:w="1750" w:type="dxa"/>
          </w:tcPr>
          <w:p w:rsidR="003D35AE" w:rsidRPr="00A233AB" w:rsidRDefault="003D35AE" w:rsidP="002A0394">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2090" w:type="dxa"/>
          </w:tcPr>
          <w:p w:rsidR="003D35AE" w:rsidRPr="00A233AB" w:rsidRDefault="003D35AE" w:rsidP="002A0394">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760" w:type="dxa"/>
            <w:shd w:val="clear" w:color="auto" w:fill="auto"/>
          </w:tcPr>
          <w:p w:rsidR="003D35AE" w:rsidRPr="00A233AB" w:rsidRDefault="003D35AE" w:rsidP="002A0394">
            <w:pPr>
              <w:spacing w:line="400" w:lineRule="exact"/>
              <w:jc w:val="center"/>
              <w:rPr>
                <w:b/>
                <w:szCs w:val="21"/>
              </w:rPr>
            </w:pPr>
            <w:r w:rsidRPr="00A233AB">
              <w:rPr>
                <w:rFonts w:hint="eastAsia"/>
                <w:b/>
                <w:szCs w:val="21"/>
              </w:rPr>
              <w:t>处理、显示</w:t>
            </w:r>
          </w:p>
        </w:tc>
        <w:tc>
          <w:tcPr>
            <w:tcW w:w="1067" w:type="dxa"/>
            <w:shd w:val="clear" w:color="auto" w:fill="auto"/>
          </w:tcPr>
          <w:p w:rsidR="003D35AE" w:rsidRPr="00A233AB" w:rsidRDefault="003D35AE" w:rsidP="002A0394">
            <w:pPr>
              <w:spacing w:line="400" w:lineRule="exact"/>
              <w:jc w:val="center"/>
              <w:rPr>
                <w:b/>
                <w:szCs w:val="21"/>
              </w:rPr>
            </w:pPr>
            <w:r w:rsidRPr="00A233AB">
              <w:rPr>
                <w:rFonts w:hint="eastAsia"/>
                <w:b/>
                <w:szCs w:val="21"/>
              </w:rPr>
              <w:t>备注</w:t>
            </w:r>
          </w:p>
        </w:tc>
      </w:tr>
      <w:tr w:rsidR="003D35AE" w:rsidRPr="00A233AB" w:rsidTr="00530DFE">
        <w:trPr>
          <w:jc w:val="center"/>
        </w:trPr>
        <w:tc>
          <w:tcPr>
            <w:tcW w:w="1558" w:type="dxa"/>
            <w:vAlign w:val="center"/>
          </w:tcPr>
          <w:p w:rsidR="003D35AE" w:rsidRPr="00A233AB" w:rsidRDefault="00E6084E" w:rsidP="002A0394">
            <w:pPr>
              <w:spacing w:line="400" w:lineRule="exact"/>
              <w:jc w:val="center"/>
              <w:rPr>
                <w:szCs w:val="21"/>
              </w:rPr>
            </w:pPr>
            <w:r>
              <w:rPr>
                <w:rFonts w:hint="eastAsia"/>
                <w:szCs w:val="21"/>
              </w:rPr>
              <w:t>VCU</w:t>
            </w:r>
            <w:r>
              <w:rPr>
                <w:rFonts w:hint="eastAsia"/>
                <w:szCs w:val="21"/>
              </w:rPr>
              <w:t>牵引制动力大小百分比</w:t>
            </w:r>
          </w:p>
        </w:tc>
        <w:tc>
          <w:tcPr>
            <w:tcW w:w="878" w:type="dxa"/>
            <w:vAlign w:val="center"/>
          </w:tcPr>
          <w:p w:rsidR="003D35AE" w:rsidRPr="00A233AB" w:rsidRDefault="00E6084E" w:rsidP="002A0394">
            <w:pPr>
              <w:spacing w:line="400" w:lineRule="exact"/>
              <w:jc w:val="center"/>
              <w:rPr>
                <w:szCs w:val="21"/>
              </w:rPr>
            </w:pPr>
            <w:r>
              <w:rPr>
                <w:rFonts w:hint="eastAsia"/>
                <w:szCs w:val="21"/>
              </w:rPr>
              <w:t>VCU</w:t>
            </w:r>
          </w:p>
        </w:tc>
        <w:tc>
          <w:tcPr>
            <w:tcW w:w="1750" w:type="dxa"/>
            <w:vAlign w:val="center"/>
          </w:tcPr>
          <w:p w:rsidR="003D35AE" w:rsidRPr="00A233AB" w:rsidRDefault="00E6084E" w:rsidP="002A0394">
            <w:pPr>
              <w:spacing w:line="400" w:lineRule="exact"/>
              <w:jc w:val="center"/>
              <w:rPr>
                <w:szCs w:val="21"/>
              </w:rPr>
            </w:pPr>
            <w:r>
              <w:rPr>
                <w:rFonts w:hint="eastAsia"/>
                <w:szCs w:val="21"/>
              </w:rPr>
              <w:t>0xC0/4</w:t>
            </w:r>
          </w:p>
        </w:tc>
        <w:tc>
          <w:tcPr>
            <w:tcW w:w="2090" w:type="dxa"/>
          </w:tcPr>
          <w:p w:rsidR="003D35AE" w:rsidRPr="00A233AB" w:rsidRDefault="00E6084E" w:rsidP="00E6084E">
            <w:pPr>
              <w:spacing w:line="400" w:lineRule="exact"/>
              <w:ind w:firstLineChars="350" w:firstLine="735"/>
              <w:rPr>
                <w:szCs w:val="21"/>
              </w:rPr>
            </w:pPr>
            <w:r>
              <w:rPr>
                <w:rFonts w:hint="eastAsia"/>
                <w:szCs w:val="21"/>
              </w:rPr>
              <w:t>字节</w:t>
            </w:r>
          </w:p>
        </w:tc>
        <w:tc>
          <w:tcPr>
            <w:tcW w:w="1760" w:type="dxa"/>
          </w:tcPr>
          <w:p w:rsidR="003D35AE" w:rsidRPr="00AF7BF7" w:rsidRDefault="003D35AE" w:rsidP="002A0394">
            <w:pPr>
              <w:spacing w:line="400" w:lineRule="exact"/>
              <w:rPr>
                <w:sz w:val="18"/>
                <w:szCs w:val="18"/>
              </w:rPr>
            </w:pPr>
          </w:p>
        </w:tc>
        <w:tc>
          <w:tcPr>
            <w:tcW w:w="1067" w:type="dxa"/>
          </w:tcPr>
          <w:p w:rsidR="003D35AE" w:rsidRPr="00A233AB" w:rsidRDefault="003D35AE" w:rsidP="002A0394">
            <w:pPr>
              <w:spacing w:line="400" w:lineRule="exact"/>
              <w:rPr>
                <w:szCs w:val="21"/>
              </w:rPr>
            </w:pPr>
          </w:p>
        </w:tc>
      </w:tr>
      <w:tr w:rsidR="003D35AE" w:rsidRPr="00A233AB" w:rsidTr="00530DFE">
        <w:trPr>
          <w:jc w:val="center"/>
        </w:trPr>
        <w:tc>
          <w:tcPr>
            <w:tcW w:w="1558" w:type="dxa"/>
            <w:vAlign w:val="center"/>
          </w:tcPr>
          <w:p w:rsidR="003D35AE" w:rsidRDefault="00163A35" w:rsidP="00163A35">
            <w:pPr>
              <w:spacing w:line="400" w:lineRule="exact"/>
              <w:rPr>
                <w:szCs w:val="21"/>
              </w:rPr>
            </w:pPr>
            <w:r>
              <w:rPr>
                <w:rFonts w:hint="eastAsia"/>
                <w:szCs w:val="21"/>
              </w:rPr>
              <w:t>VCU</w:t>
            </w:r>
            <w:r>
              <w:rPr>
                <w:rFonts w:hint="eastAsia"/>
                <w:szCs w:val="21"/>
              </w:rPr>
              <w:t>司控器电压</w:t>
            </w:r>
          </w:p>
        </w:tc>
        <w:tc>
          <w:tcPr>
            <w:tcW w:w="878" w:type="dxa"/>
            <w:vAlign w:val="center"/>
          </w:tcPr>
          <w:p w:rsidR="003D35AE" w:rsidRPr="00A233AB" w:rsidRDefault="00163A35" w:rsidP="002A0394">
            <w:pPr>
              <w:spacing w:line="400" w:lineRule="exact"/>
              <w:jc w:val="center"/>
              <w:rPr>
                <w:szCs w:val="21"/>
              </w:rPr>
            </w:pPr>
            <w:r>
              <w:rPr>
                <w:rFonts w:hint="eastAsia"/>
                <w:szCs w:val="21"/>
              </w:rPr>
              <w:t>RIOM</w:t>
            </w:r>
          </w:p>
        </w:tc>
        <w:tc>
          <w:tcPr>
            <w:tcW w:w="1750" w:type="dxa"/>
            <w:vAlign w:val="center"/>
          </w:tcPr>
          <w:p w:rsidR="00E6084E" w:rsidRDefault="00163A35" w:rsidP="00163A35">
            <w:pPr>
              <w:spacing w:line="400" w:lineRule="exact"/>
              <w:jc w:val="center"/>
              <w:rPr>
                <w:szCs w:val="21"/>
              </w:rPr>
            </w:pPr>
            <w:r>
              <w:rPr>
                <w:rFonts w:hint="eastAsia"/>
                <w:szCs w:val="21"/>
              </w:rPr>
              <w:t>TC1</w:t>
            </w:r>
            <w:r>
              <w:rPr>
                <w:rFonts w:hint="eastAsia"/>
                <w:szCs w:val="21"/>
              </w:rPr>
              <w:t>：</w:t>
            </w:r>
            <w:r w:rsidR="00E6084E">
              <w:rPr>
                <w:rFonts w:hint="eastAsia"/>
                <w:szCs w:val="21"/>
              </w:rPr>
              <w:t>0x1A2/7</w:t>
            </w:r>
            <w:r>
              <w:rPr>
                <w:rFonts w:hint="eastAsia"/>
                <w:szCs w:val="21"/>
              </w:rPr>
              <w:t>-</w:t>
            </w:r>
            <w:r w:rsidR="00E6084E">
              <w:rPr>
                <w:rFonts w:hint="eastAsia"/>
                <w:szCs w:val="21"/>
              </w:rPr>
              <w:t>8</w:t>
            </w:r>
          </w:p>
          <w:p w:rsidR="00163A35" w:rsidRPr="00A233AB" w:rsidRDefault="00163A35" w:rsidP="00163A35">
            <w:pPr>
              <w:spacing w:line="400" w:lineRule="exact"/>
              <w:jc w:val="center"/>
              <w:rPr>
                <w:szCs w:val="21"/>
              </w:rPr>
            </w:pPr>
            <w:r>
              <w:rPr>
                <w:rFonts w:hint="eastAsia"/>
                <w:szCs w:val="21"/>
              </w:rPr>
              <w:t>TC2</w:t>
            </w:r>
            <w:r>
              <w:rPr>
                <w:rFonts w:hint="eastAsia"/>
                <w:szCs w:val="21"/>
              </w:rPr>
              <w:t>：</w:t>
            </w:r>
            <w:r>
              <w:rPr>
                <w:rFonts w:hint="eastAsia"/>
                <w:szCs w:val="21"/>
              </w:rPr>
              <w:t>0x6A2/7-8</w:t>
            </w:r>
          </w:p>
        </w:tc>
        <w:tc>
          <w:tcPr>
            <w:tcW w:w="2090" w:type="dxa"/>
          </w:tcPr>
          <w:p w:rsidR="003D35AE" w:rsidRPr="00A233AB" w:rsidRDefault="00E6084E" w:rsidP="002A0394">
            <w:pPr>
              <w:spacing w:line="400" w:lineRule="exact"/>
              <w:jc w:val="center"/>
              <w:rPr>
                <w:szCs w:val="21"/>
              </w:rPr>
            </w:pPr>
            <w:r>
              <w:rPr>
                <w:rFonts w:hint="eastAsia"/>
                <w:szCs w:val="21"/>
              </w:rPr>
              <w:t>字</w:t>
            </w:r>
          </w:p>
        </w:tc>
        <w:tc>
          <w:tcPr>
            <w:tcW w:w="1760" w:type="dxa"/>
          </w:tcPr>
          <w:p w:rsidR="003D35AE" w:rsidRPr="00AF7BF7" w:rsidRDefault="003D35AE" w:rsidP="002A0394">
            <w:pPr>
              <w:spacing w:line="400" w:lineRule="exact"/>
              <w:rPr>
                <w:sz w:val="18"/>
                <w:szCs w:val="18"/>
              </w:rPr>
            </w:pPr>
          </w:p>
        </w:tc>
        <w:tc>
          <w:tcPr>
            <w:tcW w:w="1067" w:type="dxa"/>
          </w:tcPr>
          <w:p w:rsidR="003D35AE" w:rsidRPr="00A233AB" w:rsidRDefault="003D35AE" w:rsidP="002A0394">
            <w:pPr>
              <w:spacing w:line="400" w:lineRule="exact"/>
              <w:rPr>
                <w:szCs w:val="21"/>
              </w:rPr>
            </w:pPr>
          </w:p>
        </w:tc>
      </w:tr>
      <w:tr w:rsidR="00163A35" w:rsidRPr="00A233AB" w:rsidTr="00530DFE">
        <w:trPr>
          <w:trHeight w:val="527"/>
          <w:jc w:val="center"/>
        </w:trPr>
        <w:tc>
          <w:tcPr>
            <w:tcW w:w="1558" w:type="dxa"/>
            <w:vAlign w:val="center"/>
          </w:tcPr>
          <w:p w:rsidR="00163A35" w:rsidRPr="00A233AB" w:rsidRDefault="00163A35" w:rsidP="002A0394">
            <w:pPr>
              <w:spacing w:line="400" w:lineRule="exact"/>
              <w:jc w:val="center"/>
              <w:rPr>
                <w:szCs w:val="21"/>
              </w:rPr>
            </w:pPr>
            <w:r>
              <w:rPr>
                <w:rFonts w:hint="eastAsia"/>
                <w:szCs w:val="21"/>
              </w:rPr>
              <w:t>RIOM</w:t>
            </w:r>
            <w:r>
              <w:rPr>
                <w:rFonts w:hint="eastAsia"/>
                <w:szCs w:val="21"/>
              </w:rPr>
              <w:t>牵引制动力大小百分比</w:t>
            </w:r>
          </w:p>
        </w:tc>
        <w:tc>
          <w:tcPr>
            <w:tcW w:w="878" w:type="dxa"/>
            <w:vAlign w:val="center"/>
          </w:tcPr>
          <w:p w:rsidR="00163A35" w:rsidRPr="00A233AB" w:rsidRDefault="00163A35" w:rsidP="002A0394">
            <w:pPr>
              <w:spacing w:line="400" w:lineRule="exact"/>
              <w:jc w:val="center"/>
              <w:rPr>
                <w:szCs w:val="21"/>
              </w:rPr>
            </w:pPr>
            <w:r>
              <w:rPr>
                <w:rFonts w:hint="eastAsia"/>
                <w:szCs w:val="21"/>
              </w:rPr>
              <w:t>VCU</w:t>
            </w:r>
          </w:p>
        </w:tc>
        <w:tc>
          <w:tcPr>
            <w:tcW w:w="1750" w:type="dxa"/>
            <w:vAlign w:val="center"/>
          </w:tcPr>
          <w:p w:rsidR="00163A35" w:rsidRPr="00A233AB" w:rsidRDefault="00163A35" w:rsidP="00163A35">
            <w:pPr>
              <w:spacing w:line="400" w:lineRule="exact"/>
              <w:jc w:val="center"/>
              <w:rPr>
                <w:szCs w:val="21"/>
              </w:rPr>
            </w:pPr>
            <w:r>
              <w:rPr>
                <w:rFonts w:hint="eastAsia"/>
                <w:szCs w:val="21"/>
              </w:rPr>
              <w:t>0xC0/3</w:t>
            </w:r>
          </w:p>
        </w:tc>
        <w:tc>
          <w:tcPr>
            <w:tcW w:w="2090" w:type="dxa"/>
          </w:tcPr>
          <w:p w:rsidR="00163A35" w:rsidRPr="00A233AB" w:rsidRDefault="00163A35" w:rsidP="002A0394">
            <w:pPr>
              <w:spacing w:line="400" w:lineRule="exact"/>
              <w:ind w:firstLineChars="350" w:firstLine="735"/>
              <w:rPr>
                <w:szCs w:val="21"/>
              </w:rPr>
            </w:pPr>
            <w:r>
              <w:rPr>
                <w:rFonts w:hint="eastAsia"/>
                <w:szCs w:val="21"/>
              </w:rPr>
              <w:t>字节</w:t>
            </w:r>
          </w:p>
        </w:tc>
        <w:tc>
          <w:tcPr>
            <w:tcW w:w="1760" w:type="dxa"/>
          </w:tcPr>
          <w:p w:rsidR="00163A35" w:rsidRPr="00AF7BF7" w:rsidRDefault="00163A35" w:rsidP="002A0394">
            <w:pPr>
              <w:spacing w:line="400" w:lineRule="exact"/>
              <w:rPr>
                <w:sz w:val="18"/>
                <w:szCs w:val="18"/>
              </w:rPr>
            </w:pPr>
          </w:p>
        </w:tc>
        <w:tc>
          <w:tcPr>
            <w:tcW w:w="1067" w:type="dxa"/>
          </w:tcPr>
          <w:p w:rsidR="00163A35" w:rsidRPr="00A233AB" w:rsidRDefault="00163A35" w:rsidP="002A0394">
            <w:pPr>
              <w:spacing w:line="400" w:lineRule="exact"/>
              <w:rPr>
                <w:szCs w:val="21"/>
              </w:rPr>
            </w:pPr>
          </w:p>
        </w:tc>
      </w:tr>
      <w:tr w:rsidR="00163A35" w:rsidRPr="00A233AB" w:rsidTr="00530DFE">
        <w:trPr>
          <w:trHeight w:val="527"/>
          <w:jc w:val="center"/>
        </w:trPr>
        <w:tc>
          <w:tcPr>
            <w:tcW w:w="1558" w:type="dxa"/>
            <w:vAlign w:val="center"/>
          </w:tcPr>
          <w:p w:rsidR="00163A35" w:rsidRDefault="00163A35" w:rsidP="002A0394">
            <w:pPr>
              <w:spacing w:line="400" w:lineRule="exact"/>
              <w:rPr>
                <w:szCs w:val="21"/>
              </w:rPr>
            </w:pPr>
            <w:r>
              <w:rPr>
                <w:rFonts w:hint="eastAsia"/>
                <w:szCs w:val="21"/>
              </w:rPr>
              <w:t>RIOM</w:t>
            </w:r>
            <w:r>
              <w:rPr>
                <w:rFonts w:hint="eastAsia"/>
                <w:szCs w:val="21"/>
              </w:rPr>
              <w:t>司控器电压</w:t>
            </w:r>
          </w:p>
        </w:tc>
        <w:tc>
          <w:tcPr>
            <w:tcW w:w="878" w:type="dxa"/>
            <w:vAlign w:val="center"/>
          </w:tcPr>
          <w:p w:rsidR="00163A35" w:rsidRPr="00A233AB" w:rsidRDefault="00163A35" w:rsidP="002A0394">
            <w:pPr>
              <w:spacing w:line="400" w:lineRule="exact"/>
              <w:jc w:val="center"/>
              <w:rPr>
                <w:szCs w:val="21"/>
              </w:rPr>
            </w:pPr>
            <w:r>
              <w:rPr>
                <w:rFonts w:hint="eastAsia"/>
                <w:szCs w:val="21"/>
              </w:rPr>
              <w:t>RIOM</w:t>
            </w:r>
          </w:p>
        </w:tc>
        <w:tc>
          <w:tcPr>
            <w:tcW w:w="1750" w:type="dxa"/>
            <w:vAlign w:val="center"/>
          </w:tcPr>
          <w:p w:rsidR="00163A35" w:rsidRDefault="00163A35" w:rsidP="002A0394">
            <w:pPr>
              <w:spacing w:line="400" w:lineRule="exact"/>
              <w:jc w:val="center"/>
              <w:rPr>
                <w:szCs w:val="21"/>
              </w:rPr>
            </w:pPr>
            <w:r>
              <w:rPr>
                <w:rFonts w:hint="eastAsia"/>
                <w:szCs w:val="21"/>
              </w:rPr>
              <w:t>TC1</w:t>
            </w:r>
            <w:r>
              <w:rPr>
                <w:rFonts w:hint="eastAsia"/>
                <w:szCs w:val="21"/>
              </w:rPr>
              <w:t>：</w:t>
            </w:r>
            <w:r>
              <w:rPr>
                <w:rFonts w:hint="eastAsia"/>
                <w:szCs w:val="21"/>
              </w:rPr>
              <w:t>0x1B1/18-19</w:t>
            </w:r>
          </w:p>
          <w:p w:rsidR="00163A35" w:rsidRPr="00A233AB" w:rsidRDefault="00163A35" w:rsidP="00163A35">
            <w:pPr>
              <w:spacing w:line="400" w:lineRule="exact"/>
              <w:jc w:val="center"/>
              <w:rPr>
                <w:szCs w:val="21"/>
              </w:rPr>
            </w:pPr>
            <w:r>
              <w:rPr>
                <w:rFonts w:hint="eastAsia"/>
                <w:szCs w:val="21"/>
              </w:rPr>
              <w:t>TC2</w:t>
            </w:r>
            <w:r>
              <w:rPr>
                <w:rFonts w:hint="eastAsia"/>
                <w:szCs w:val="21"/>
              </w:rPr>
              <w:t>：</w:t>
            </w:r>
            <w:r>
              <w:rPr>
                <w:rFonts w:hint="eastAsia"/>
                <w:szCs w:val="21"/>
              </w:rPr>
              <w:t>0x6B1/18-19</w:t>
            </w:r>
          </w:p>
        </w:tc>
        <w:tc>
          <w:tcPr>
            <w:tcW w:w="2090" w:type="dxa"/>
          </w:tcPr>
          <w:p w:rsidR="00163A35" w:rsidRPr="00A233AB" w:rsidRDefault="00163A35" w:rsidP="002A0394">
            <w:pPr>
              <w:spacing w:line="400" w:lineRule="exact"/>
              <w:jc w:val="center"/>
              <w:rPr>
                <w:szCs w:val="21"/>
              </w:rPr>
            </w:pPr>
            <w:r>
              <w:rPr>
                <w:rFonts w:hint="eastAsia"/>
                <w:szCs w:val="21"/>
              </w:rPr>
              <w:t>字</w:t>
            </w:r>
          </w:p>
        </w:tc>
        <w:tc>
          <w:tcPr>
            <w:tcW w:w="1760" w:type="dxa"/>
          </w:tcPr>
          <w:p w:rsidR="00163A35" w:rsidRPr="00AF7BF7" w:rsidRDefault="00163A35" w:rsidP="002A0394">
            <w:pPr>
              <w:spacing w:line="400" w:lineRule="exact"/>
              <w:rPr>
                <w:sz w:val="18"/>
                <w:szCs w:val="18"/>
              </w:rPr>
            </w:pPr>
          </w:p>
        </w:tc>
        <w:tc>
          <w:tcPr>
            <w:tcW w:w="1067" w:type="dxa"/>
          </w:tcPr>
          <w:p w:rsidR="00163A35" w:rsidRPr="00A233AB" w:rsidRDefault="00163A35" w:rsidP="002A0394">
            <w:pPr>
              <w:spacing w:line="400" w:lineRule="exact"/>
              <w:rPr>
                <w:szCs w:val="21"/>
              </w:rPr>
            </w:pPr>
          </w:p>
        </w:tc>
      </w:tr>
    </w:tbl>
    <w:p w:rsidR="003D35AE" w:rsidRPr="00530DFE" w:rsidRDefault="003D35AE" w:rsidP="003D35AE">
      <w:pPr>
        <w:jc w:val="center"/>
      </w:pPr>
    </w:p>
    <w:p w:rsidR="00CF30C6" w:rsidRDefault="00CF30C6" w:rsidP="007954B7">
      <w:pPr>
        <w:pStyle w:val="3"/>
      </w:pPr>
      <w:r w:rsidRPr="00B5508C">
        <w:rPr>
          <w:rFonts w:hint="eastAsia"/>
        </w:rPr>
        <w:t>加</w:t>
      </w:r>
      <w:r>
        <w:rPr>
          <w:rFonts w:hint="eastAsia"/>
        </w:rPr>
        <w:t>/</w:t>
      </w:r>
      <w:r w:rsidRPr="00B5508C">
        <w:rPr>
          <w:rFonts w:hint="eastAsia"/>
        </w:rPr>
        <w:t>减速度测试</w:t>
      </w:r>
      <w:bookmarkEnd w:id="105"/>
    </w:p>
    <w:p w:rsidR="00CF30C6" w:rsidRDefault="002A0394" w:rsidP="002A0394">
      <w:pPr>
        <w:pStyle w:val="a6"/>
        <w:spacing w:line="360" w:lineRule="auto"/>
        <w:ind w:left="1271" w:firstLineChars="100" w:firstLine="241"/>
        <w:rPr>
          <w:rFonts w:hAnsi="宋体"/>
          <w:b/>
          <w:bCs/>
          <w:sz w:val="24"/>
          <w:szCs w:val="21"/>
        </w:rPr>
      </w:pPr>
      <w:r>
        <w:rPr>
          <w:rFonts w:hAnsi="宋体"/>
          <w:b/>
          <w:bCs/>
          <w:noProof/>
          <w:sz w:val="24"/>
          <w:szCs w:val="21"/>
        </w:rPr>
        <w:lastRenderedPageBreak/>
        <w:drawing>
          <wp:inline distT="0" distB="0" distL="0" distR="0">
            <wp:extent cx="4222143" cy="3183378"/>
            <wp:effectExtent l="0" t="0" r="6985" b="0"/>
            <wp:docPr id="97" name="图片 97" descr="C:\Users\wangzhenxi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angzhenxian\Desktop\1.jpg"/>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5904" cy="3186214"/>
                    </a:xfrm>
                    <a:prstGeom prst="rect">
                      <a:avLst/>
                    </a:prstGeom>
                    <a:noFill/>
                    <a:ln>
                      <a:noFill/>
                    </a:ln>
                  </pic:spPr>
                </pic:pic>
              </a:graphicData>
            </a:graphic>
          </wp:inline>
        </w:drawing>
      </w: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04"/>
        <w:gridCol w:w="981"/>
        <w:gridCol w:w="1753"/>
        <w:gridCol w:w="2114"/>
        <w:gridCol w:w="1772"/>
        <w:gridCol w:w="1771"/>
      </w:tblGrid>
      <w:tr w:rsidR="00CF30C6" w:rsidRPr="00A233AB" w:rsidTr="003D35AE">
        <w:trPr>
          <w:jc w:val="center"/>
        </w:trPr>
        <w:tc>
          <w:tcPr>
            <w:tcW w:w="1404" w:type="dxa"/>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981" w:type="dxa"/>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1753" w:type="dxa"/>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2114" w:type="dxa"/>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772"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1771"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A233AB" w:rsidTr="003D35AE">
        <w:trPr>
          <w:jc w:val="center"/>
        </w:trPr>
        <w:tc>
          <w:tcPr>
            <w:tcW w:w="1404" w:type="dxa"/>
            <w:vAlign w:val="center"/>
          </w:tcPr>
          <w:p w:rsidR="00CF30C6" w:rsidRPr="00A233AB" w:rsidRDefault="00CF30C6" w:rsidP="00C70041">
            <w:pPr>
              <w:spacing w:line="400" w:lineRule="exact"/>
              <w:jc w:val="center"/>
              <w:rPr>
                <w:szCs w:val="21"/>
              </w:rPr>
            </w:pPr>
            <w:r>
              <w:rPr>
                <w:rFonts w:hint="eastAsia"/>
                <w:szCs w:val="21"/>
              </w:rPr>
              <w:t>加</w:t>
            </w:r>
            <w:r>
              <w:rPr>
                <w:rFonts w:hint="eastAsia"/>
                <w:szCs w:val="21"/>
              </w:rPr>
              <w:t>/</w:t>
            </w:r>
            <w:r>
              <w:rPr>
                <w:rFonts w:hint="eastAsia"/>
                <w:szCs w:val="21"/>
              </w:rPr>
              <w:t>减速度值</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0xC0/21</w:t>
            </w:r>
          </w:p>
        </w:tc>
        <w:tc>
          <w:tcPr>
            <w:tcW w:w="2114" w:type="dxa"/>
          </w:tcPr>
          <w:p w:rsidR="00CF30C6" w:rsidRPr="00A233AB" w:rsidRDefault="00CF30C6" w:rsidP="00C70041">
            <w:pPr>
              <w:spacing w:line="400" w:lineRule="exact"/>
              <w:jc w:val="center"/>
              <w:rPr>
                <w:szCs w:val="21"/>
              </w:rPr>
            </w:pPr>
            <w:r>
              <w:rPr>
                <w:rFonts w:hint="eastAsia"/>
                <w:szCs w:val="21"/>
              </w:rPr>
              <w:t>字节</w:t>
            </w:r>
          </w:p>
        </w:tc>
        <w:tc>
          <w:tcPr>
            <w:tcW w:w="1772" w:type="dxa"/>
          </w:tcPr>
          <w:p w:rsidR="00CF30C6" w:rsidRPr="00AF7BF7" w:rsidRDefault="00CF30C6" w:rsidP="00C70041">
            <w:pPr>
              <w:spacing w:line="400" w:lineRule="exact"/>
              <w:rPr>
                <w:sz w:val="18"/>
                <w:szCs w:val="18"/>
              </w:rPr>
            </w:pPr>
            <w:r>
              <w:rPr>
                <w:rFonts w:hint="eastAsia"/>
                <w:sz w:val="18"/>
                <w:szCs w:val="18"/>
              </w:rPr>
              <w:t>1=1m/s2</w:t>
            </w:r>
          </w:p>
        </w:tc>
        <w:tc>
          <w:tcPr>
            <w:tcW w:w="1771" w:type="dxa"/>
          </w:tcPr>
          <w:p w:rsidR="00CF30C6" w:rsidRPr="00A233AB" w:rsidRDefault="00CF30C6" w:rsidP="00C70041">
            <w:pPr>
              <w:spacing w:line="400" w:lineRule="exact"/>
              <w:rPr>
                <w:szCs w:val="21"/>
              </w:rPr>
            </w:pPr>
          </w:p>
        </w:tc>
      </w:tr>
      <w:tr w:rsidR="00CF30C6" w:rsidRPr="00A233AB" w:rsidTr="003D35AE">
        <w:trPr>
          <w:jc w:val="center"/>
        </w:trPr>
        <w:tc>
          <w:tcPr>
            <w:tcW w:w="1404" w:type="dxa"/>
            <w:vAlign w:val="center"/>
          </w:tcPr>
          <w:p w:rsidR="00CF30C6" w:rsidRDefault="00CF30C6" w:rsidP="00C70041">
            <w:pPr>
              <w:spacing w:line="400" w:lineRule="exact"/>
              <w:jc w:val="center"/>
              <w:rPr>
                <w:szCs w:val="21"/>
              </w:rPr>
            </w:pPr>
            <w:r>
              <w:rPr>
                <w:rFonts w:hint="eastAsia"/>
                <w:szCs w:val="21"/>
              </w:rPr>
              <w:t>运行时间</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0xC0/18-19</w:t>
            </w:r>
          </w:p>
        </w:tc>
        <w:tc>
          <w:tcPr>
            <w:tcW w:w="2114" w:type="dxa"/>
          </w:tcPr>
          <w:p w:rsidR="00CF30C6" w:rsidRPr="00A233AB" w:rsidRDefault="00CF30C6" w:rsidP="00C70041">
            <w:pPr>
              <w:spacing w:line="400" w:lineRule="exact"/>
              <w:jc w:val="center"/>
              <w:rPr>
                <w:szCs w:val="21"/>
              </w:rPr>
            </w:pPr>
            <w:r>
              <w:rPr>
                <w:rFonts w:hint="eastAsia"/>
                <w:szCs w:val="21"/>
              </w:rPr>
              <w:t>字</w:t>
            </w:r>
          </w:p>
        </w:tc>
        <w:tc>
          <w:tcPr>
            <w:tcW w:w="1772" w:type="dxa"/>
          </w:tcPr>
          <w:p w:rsidR="00CF30C6" w:rsidRPr="00AF7BF7" w:rsidRDefault="00CF30C6" w:rsidP="00C70041">
            <w:pPr>
              <w:spacing w:line="400" w:lineRule="exact"/>
              <w:rPr>
                <w:sz w:val="18"/>
                <w:szCs w:val="18"/>
              </w:rPr>
            </w:pPr>
            <w:r>
              <w:rPr>
                <w:rFonts w:hint="eastAsia"/>
                <w:sz w:val="18"/>
                <w:szCs w:val="18"/>
              </w:rPr>
              <w:t>100=1s</w:t>
            </w:r>
          </w:p>
        </w:tc>
        <w:tc>
          <w:tcPr>
            <w:tcW w:w="1771" w:type="dxa"/>
          </w:tcPr>
          <w:p w:rsidR="00CF30C6" w:rsidRPr="00A233AB" w:rsidRDefault="00CF30C6" w:rsidP="00C70041">
            <w:pPr>
              <w:spacing w:line="400" w:lineRule="exact"/>
              <w:rPr>
                <w:szCs w:val="21"/>
              </w:rPr>
            </w:pPr>
          </w:p>
        </w:tc>
      </w:tr>
      <w:tr w:rsidR="00CF30C6" w:rsidRPr="00A233AB" w:rsidTr="003D35AE">
        <w:trPr>
          <w:jc w:val="center"/>
        </w:trPr>
        <w:tc>
          <w:tcPr>
            <w:tcW w:w="1404" w:type="dxa"/>
            <w:vAlign w:val="center"/>
          </w:tcPr>
          <w:p w:rsidR="00CF30C6" w:rsidRDefault="00CF30C6" w:rsidP="00C70041">
            <w:pPr>
              <w:spacing w:line="400" w:lineRule="exact"/>
              <w:jc w:val="center"/>
              <w:rPr>
                <w:szCs w:val="21"/>
              </w:rPr>
            </w:pPr>
            <w:r>
              <w:rPr>
                <w:rFonts w:hint="eastAsia"/>
                <w:szCs w:val="21"/>
              </w:rPr>
              <w:t>运行距离</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0xC0/16-17</w:t>
            </w:r>
          </w:p>
        </w:tc>
        <w:tc>
          <w:tcPr>
            <w:tcW w:w="2114" w:type="dxa"/>
          </w:tcPr>
          <w:p w:rsidR="00CF30C6" w:rsidRPr="00A233AB" w:rsidRDefault="00CF30C6" w:rsidP="00C70041">
            <w:pPr>
              <w:spacing w:line="400" w:lineRule="exact"/>
              <w:jc w:val="center"/>
              <w:rPr>
                <w:szCs w:val="21"/>
              </w:rPr>
            </w:pPr>
            <w:r>
              <w:rPr>
                <w:rFonts w:hint="eastAsia"/>
                <w:szCs w:val="21"/>
              </w:rPr>
              <w:t>字</w:t>
            </w:r>
          </w:p>
        </w:tc>
        <w:tc>
          <w:tcPr>
            <w:tcW w:w="1772" w:type="dxa"/>
          </w:tcPr>
          <w:p w:rsidR="00CF30C6" w:rsidRPr="00AF7BF7" w:rsidRDefault="00CF30C6" w:rsidP="00C70041">
            <w:pPr>
              <w:spacing w:line="400" w:lineRule="exact"/>
              <w:rPr>
                <w:sz w:val="18"/>
                <w:szCs w:val="18"/>
              </w:rPr>
            </w:pPr>
            <w:r>
              <w:rPr>
                <w:rFonts w:hint="eastAsia"/>
                <w:sz w:val="18"/>
                <w:szCs w:val="18"/>
              </w:rPr>
              <w:t>1=1m</w:t>
            </w:r>
          </w:p>
        </w:tc>
        <w:tc>
          <w:tcPr>
            <w:tcW w:w="1771" w:type="dxa"/>
          </w:tcPr>
          <w:p w:rsidR="00CF30C6" w:rsidRPr="00A233AB" w:rsidRDefault="00CF30C6" w:rsidP="00C70041">
            <w:pPr>
              <w:spacing w:line="400" w:lineRule="exact"/>
              <w:rPr>
                <w:szCs w:val="21"/>
              </w:rPr>
            </w:pPr>
          </w:p>
        </w:tc>
      </w:tr>
      <w:tr w:rsidR="00CF30C6" w:rsidRPr="00A233AB" w:rsidTr="003D35AE">
        <w:trPr>
          <w:jc w:val="center"/>
        </w:trPr>
        <w:tc>
          <w:tcPr>
            <w:tcW w:w="1404" w:type="dxa"/>
            <w:vAlign w:val="center"/>
          </w:tcPr>
          <w:p w:rsidR="00CF30C6" w:rsidRDefault="00CF30C6" w:rsidP="00C70041">
            <w:pPr>
              <w:spacing w:line="400" w:lineRule="exact"/>
              <w:jc w:val="center"/>
              <w:rPr>
                <w:szCs w:val="21"/>
              </w:rPr>
            </w:pPr>
            <w:r>
              <w:rPr>
                <w:rFonts w:hint="eastAsia"/>
                <w:szCs w:val="21"/>
              </w:rPr>
              <w:t>初始速度</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0xC0/20</w:t>
            </w:r>
          </w:p>
        </w:tc>
        <w:tc>
          <w:tcPr>
            <w:tcW w:w="2114" w:type="dxa"/>
          </w:tcPr>
          <w:p w:rsidR="00CF30C6" w:rsidRPr="00A233AB" w:rsidRDefault="00CF30C6" w:rsidP="00C70041">
            <w:pPr>
              <w:spacing w:line="400" w:lineRule="exact"/>
              <w:jc w:val="center"/>
              <w:rPr>
                <w:szCs w:val="21"/>
              </w:rPr>
            </w:pPr>
            <w:r>
              <w:rPr>
                <w:rFonts w:hint="eastAsia"/>
                <w:szCs w:val="21"/>
              </w:rPr>
              <w:t>字节</w:t>
            </w:r>
          </w:p>
        </w:tc>
        <w:tc>
          <w:tcPr>
            <w:tcW w:w="1772" w:type="dxa"/>
          </w:tcPr>
          <w:p w:rsidR="00CF30C6" w:rsidRPr="00AF7BF7" w:rsidRDefault="00CF30C6" w:rsidP="00C70041">
            <w:pPr>
              <w:spacing w:line="400" w:lineRule="exact"/>
              <w:rPr>
                <w:sz w:val="18"/>
                <w:szCs w:val="18"/>
              </w:rPr>
            </w:pPr>
            <w:r>
              <w:rPr>
                <w:rFonts w:hint="eastAsia"/>
                <w:sz w:val="18"/>
                <w:szCs w:val="18"/>
              </w:rPr>
              <w:t>1=1km/h</w:t>
            </w:r>
          </w:p>
        </w:tc>
        <w:tc>
          <w:tcPr>
            <w:tcW w:w="1771" w:type="dxa"/>
          </w:tcPr>
          <w:p w:rsidR="00CF30C6" w:rsidRPr="00A233AB" w:rsidRDefault="00CF30C6" w:rsidP="00C70041">
            <w:pPr>
              <w:spacing w:line="400" w:lineRule="exact"/>
              <w:rPr>
                <w:szCs w:val="21"/>
              </w:rPr>
            </w:pPr>
          </w:p>
        </w:tc>
      </w:tr>
      <w:tr w:rsidR="00CF30C6" w:rsidRPr="00A233AB" w:rsidTr="003D35AE">
        <w:trPr>
          <w:trHeight w:val="527"/>
          <w:jc w:val="center"/>
        </w:trPr>
        <w:tc>
          <w:tcPr>
            <w:tcW w:w="1404" w:type="dxa"/>
            <w:vAlign w:val="center"/>
          </w:tcPr>
          <w:p w:rsidR="00CF30C6" w:rsidRDefault="00CF30C6" w:rsidP="00C70041">
            <w:pPr>
              <w:spacing w:line="400" w:lineRule="exact"/>
              <w:jc w:val="center"/>
              <w:rPr>
                <w:szCs w:val="21"/>
              </w:rPr>
            </w:pPr>
            <w:r>
              <w:rPr>
                <w:rFonts w:hint="eastAsia"/>
                <w:szCs w:val="21"/>
              </w:rPr>
              <w:t>加速度测试结束位</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0xC0/15/0</w:t>
            </w:r>
          </w:p>
        </w:tc>
        <w:tc>
          <w:tcPr>
            <w:tcW w:w="2114" w:type="dxa"/>
          </w:tcPr>
          <w:p w:rsidR="00CF30C6" w:rsidRPr="00A233AB" w:rsidRDefault="00CF30C6" w:rsidP="00C70041">
            <w:pPr>
              <w:spacing w:line="400" w:lineRule="exact"/>
              <w:jc w:val="center"/>
              <w:rPr>
                <w:szCs w:val="21"/>
              </w:rPr>
            </w:pPr>
            <w:r>
              <w:rPr>
                <w:rFonts w:hint="eastAsia"/>
                <w:szCs w:val="21"/>
              </w:rPr>
              <w:t>位</w:t>
            </w:r>
          </w:p>
        </w:tc>
        <w:tc>
          <w:tcPr>
            <w:tcW w:w="1772" w:type="dxa"/>
          </w:tcPr>
          <w:p w:rsidR="00CF30C6" w:rsidRDefault="00CF30C6" w:rsidP="00C70041">
            <w:pPr>
              <w:spacing w:line="400" w:lineRule="exact"/>
              <w:rPr>
                <w:sz w:val="18"/>
                <w:szCs w:val="18"/>
              </w:rPr>
            </w:pPr>
            <w:r>
              <w:rPr>
                <w:rFonts w:hint="eastAsia"/>
                <w:sz w:val="18"/>
                <w:szCs w:val="18"/>
              </w:rPr>
              <w:t>1-</w:t>
            </w:r>
            <w:r>
              <w:rPr>
                <w:rFonts w:hint="eastAsia"/>
                <w:sz w:val="18"/>
                <w:szCs w:val="18"/>
              </w:rPr>
              <w:t>结束</w:t>
            </w:r>
          </w:p>
          <w:p w:rsidR="00CF30C6" w:rsidRPr="00AF7BF7" w:rsidRDefault="00CF30C6" w:rsidP="00C70041">
            <w:pPr>
              <w:spacing w:line="400" w:lineRule="exact"/>
              <w:rPr>
                <w:sz w:val="18"/>
                <w:szCs w:val="18"/>
              </w:rPr>
            </w:pPr>
            <w:r>
              <w:rPr>
                <w:rFonts w:hint="eastAsia"/>
                <w:sz w:val="18"/>
                <w:szCs w:val="18"/>
              </w:rPr>
              <w:t>0-</w:t>
            </w:r>
            <w:r>
              <w:rPr>
                <w:rFonts w:hint="eastAsia"/>
                <w:sz w:val="18"/>
                <w:szCs w:val="18"/>
              </w:rPr>
              <w:t>未结束</w:t>
            </w:r>
          </w:p>
        </w:tc>
        <w:tc>
          <w:tcPr>
            <w:tcW w:w="1771" w:type="dxa"/>
          </w:tcPr>
          <w:p w:rsidR="00CF30C6" w:rsidRPr="00A233AB" w:rsidRDefault="00CF30C6" w:rsidP="00C70041">
            <w:pPr>
              <w:spacing w:line="400" w:lineRule="exact"/>
              <w:rPr>
                <w:szCs w:val="21"/>
              </w:rPr>
            </w:pPr>
          </w:p>
        </w:tc>
      </w:tr>
      <w:tr w:rsidR="00CF30C6" w:rsidRPr="00A233AB" w:rsidTr="003D35AE">
        <w:trPr>
          <w:trHeight w:val="527"/>
          <w:jc w:val="center"/>
        </w:trPr>
        <w:tc>
          <w:tcPr>
            <w:tcW w:w="1404" w:type="dxa"/>
            <w:vAlign w:val="center"/>
          </w:tcPr>
          <w:p w:rsidR="00CF30C6" w:rsidRDefault="00CF30C6" w:rsidP="00C70041">
            <w:pPr>
              <w:spacing w:line="400" w:lineRule="exact"/>
              <w:jc w:val="center"/>
              <w:rPr>
                <w:szCs w:val="21"/>
              </w:rPr>
            </w:pPr>
            <w:r>
              <w:rPr>
                <w:rFonts w:hint="eastAsia"/>
                <w:szCs w:val="21"/>
              </w:rPr>
              <w:t>减速度测试结束位</w:t>
            </w:r>
          </w:p>
        </w:tc>
        <w:tc>
          <w:tcPr>
            <w:tcW w:w="981" w:type="dxa"/>
            <w:vAlign w:val="center"/>
          </w:tcPr>
          <w:p w:rsidR="00CF30C6" w:rsidRPr="00A233AB" w:rsidRDefault="00CF30C6" w:rsidP="00C70041">
            <w:pPr>
              <w:spacing w:line="400" w:lineRule="exact"/>
              <w:jc w:val="center"/>
              <w:rPr>
                <w:szCs w:val="21"/>
              </w:rPr>
            </w:pPr>
            <w:r>
              <w:rPr>
                <w:rFonts w:hint="eastAsia"/>
                <w:szCs w:val="21"/>
              </w:rPr>
              <w:t>VCU</w:t>
            </w:r>
          </w:p>
        </w:tc>
        <w:tc>
          <w:tcPr>
            <w:tcW w:w="1753" w:type="dxa"/>
            <w:vAlign w:val="center"/>
          </w:tcPr>
          <w:p w:rsidR="00CF30C6" w:rsidRPr="00A233AB" w:rsidRDefault="00CF30C6" w:rsidP="00C70041">
            <w:pPr>
              <w:spacing w:line="400" w:lineRule="exact"/>
              <w:jc w:val="center"/>
              <w:rPr>
                <w:szCs w:val="21"/>
              </w:rPr>
            </w:pPr>
            <w:r>
              <w:rPr>
                <w:rFonts w:hint="eastAsia"/>
                <w:szCs w:val="21"/>
              </w:rPr>
              <w:t>0xC0/15/1</w:t>
            </w:r>
          </w:p>
        </w:tc>
        <w:tc>
          <w:tcPr>
            <w:tcW w:w="2114" w:type="dxa"/>
          </w:tcPr>
          <w:p w:rsidR="00CF30C6" w:rsidRPr="00A233AB" w:rsidRDefault="00CF30C6" w:rsidP="00C70041">
            <w:pPr>
              <w:spacing w:line="400" w:lineRule="exact"/>
              <w:jc w:val="center"/>
              <w:rPr>
                <w:szCs w:val="21"/>
              </w:rPr>
            </w:pPr>
            <w:r>
              <w:rPr>
                <w:rFonts w:hint="eastAsia"/>
                <w:szCs w:val="21"/>
              </w:rPr>
              <w:t>位</w:t>
            </w:r>
          </w:p>
        </w:tc>
        <w:tc>
          <w:tcPr>
            <w:tcW w:w="1772" w:type="dxa"/>
          </w:tcPr>
          <w:p w:rsidR="00CF30C6" w:rsidRDefault="00CF30C6" w:rsidP="00C70041">
            <w:pPr>
              <w:spacing w:line="400" w:lineRule="exact"/>
              <w:rPr>
                <w:sz w:val="18"/>
                <w:szCs w:val="18"/>
              </w:rPr>
            </w:pPr>
            <w:r>
              <w:rPr>
                <w:rFonts w:hint="eastAsia"/>
                <w:sz w:val="18"/>
                <w:szCs w:val="18"/>
              </w:rPr>
              <w:t>1-</w:t>
            </w:r>
            <w:r>
              <w:rPr>
                <w:rFonts w:hint="eastAsia"/>
                <w:sz w:val="18"/>
                <w:szCs w:val="18"/>
              </w:rPr>
              <w:t>结束</w:t>
            </w:r>
          </w:p>
          <w:p w:rsidR="00CF30C6" w:rsidRPr="00AF7BF7" w:rsidRDefault="00CF30C6" w:rsidP="00C70041">
            <w:pPr>
              <w:spacing w:line="400" w:lineRule="exact"/>
              <w:rPr>
                <w:sz w:val="18"/>
                <w:szCs w:val="18"/>
              </w:rPr>
            </w:pPr>
            <w:r>
              <w:rPr>
                <w:rFonts w:hint="eastAsia"/>
                <w:sz w:val="18"/>
                <w:szCs w:val="18"/>
              </w:rPr>
              <w:t>0-</w:t>
            </w:r>
            <w:r>
              <w:rPr>
                <w:rFonts w:hint="eastAsia"/>
                <w:sz w:val="18"/>
                <w:szCs w:val="18"/>
              </w:rPr>
              <w:t>未结束</w:t>
            </w:r>
          </w:p>
        </w:tc>
        <w:tc>
          <w:tcPr>
            <w:tcW w:w="1771" w:type="dxa"/>
          </w:tcPr>
          <w:p w:rsidR="00CF30C6" w:rsidRPr="00A233AB" w:rsidRDefault="00CF30C6" w:rsidP="00C70041">
            <w:pPr>
              <w:spacing w:line="400" w:lineRule="exact"/>
              <w:rPr>
                <w:szCs w:val="21"/>
              </w:rPr>
            </w:pPr>
          </w:p>
        </w:tc>
      </w:tr>
      <w:tr w:rsidR="00CF30C6" w:rsidRPr="00A233AB" w:rsidTr="003D35AE">
        <w:trPr>
          <w:jc w:val="center"/>
        </w:trPr>
        <w:tc>
          <w:tcPr>
            <w:tcW w:w="1404" w:type="dxa"/>
            <w:vAlign w:val="center"/>
          </w:tcPr>
          <w:p w:rsidR="00CF30C6" w:rsidRDefault="00CF30C6" w:rsidP="00C70041">
            <w:pPr>
              <w:spacing w:line="400" w:lineRule="exact"/>
              <w:jc w:val="center"/>
              <w:rPr>
                <w:szCs w:val="21"/>
              </w:rPr>
            </w:pPr>
            <w:r>
              <w:rPr>
                <w:rFonts w:hint="eastAsia"/>
                <w:szCs w:val="21"/>
              </w:rPr>
              <w:t>电制动</w:t>
            </w:r>
          </w:p>
        </w:tc>
        <w:tc>
          <w:tcPr>
            <w:tcW w:w="981" w:type="dxa"/>
            <w:vAlign w:val="center"/>
          </w:tcPr>
          <w:p w:rsidR="00CF30C6" w:rsidRDefault="00CF30C6" w:rsidP="00C70041">
            <w:pPr>
              <w:spacing w:line="400" w:lineRule="exact"/>
              <w:jc w:val="center"/>
              <w:rPr>
                <w:szCs w:val="21"/>
              </w:rPr>
            </w:pPr>
            <w:r>
              <w:rPr>
                <w:rFonts w:hint="eastAsia"/>
                <w:szCs w:val="21"/>
              </w:rPr>
              <w:t>DCUM</w:t>
            </w:r>
          </w:p>
        </w:tc>
        <w:tc>
          <w:tcPr>
            <w:tcW w:w="1753" w:type="dxa"/>
            <w:vAlign w:val="center"/>
          </w:tcPr>
          <w:p w:rsidR="00CF30C6" w:rsidRDefault="00CF30C6" w:rsidP="00C70041">
            <w:pPr>
              <w:spacing w:line="400" w:lineRule="exact"/>
              <w:jc w:val="center"/>
              <w:rPr>
                <w:szCs w:val="21"/>
              </w:rPr>
            </w:pPr>
            <w:r>
              <w:rPr>
                <w:rFonts w:hint="eastAsia"/>
                <w:szCs w:val="21"/>
              </w:rPr>
              <w:t>电制动可用：</w:t>
            </w:r>
          </w:p>
          <w:p w:rsidR="00CF30C6" w:rsidRDefault="00CF30C6" w:rsidP="00C70041">
            <w:pPr>
              <w:spacing w:line="400" w:lineRule="exact"/>
              <w:jc w:val="center"/>
              <w:rPr>
                <w:szCs w:val="21"/>
              </w:rPr>
            </w:pPr>
            <w:r>
              <w:rPr>
                <w:rFonts w:hint="eastAsia"/>
                <w:szCs w:val="21"/>
              </w:rPr>
              <w:t>0x4*0/14/5</w:t>
            </w:r>
          </w:p>
          <w:p w:rsidR="00CF30C6" w:rsidRPr="00A233AB" w:rsidRDefault="00CF30C6" w:rsidP="00C70041">
            <w:pPr>
              <w:spacing w:line="400" w:lineRule="exact"/>
              <w:jc w:val="center"/>
              <w:rPr>
                <w:szCs w:val="21"/>
              </w:rPr>
            </w:pPr>
            <w:r>
              <w:rPr>
                <w:rFonts w:hint="eastAsia"/>
                <w:szCs w:val="21"/>
              </w:rPr>
              <w:t>（</w:t>
            </w:r>
            <w:r>
              <w:rPr>
                <w:rFonts w:hint="eastAsia"/>
                <w:szCs w:val="21"/>
              </w:rPr>
              <w:t>*=9/C/D/8</w:t>
            </w:r>
            <w:r>
              <w:rPr>
                <w:rFonts w:hint="eastAsia"/>
                <w:szCs w:val="21"/>
              </w:rPr>
              <w:t>）</w:t>
            </w:r>
          </w:p>
        </w:tc>
        <w:tc>
          <w:tcPr>
            <w:tcW w:w="2114" w:type="dxa"/>
          </w:tcPr>
          <w:p w:rsidR="00CF30C6" w:rsidRPr="00A233AB" w:rsidRDefault="00CF30C6" w:rsidP="00C70041">
            <w:pPr>
              <w:spacing w:line="400" w:lineRule="exact"/>
              <w:jc w:val="center"/>
              <w:rPr>
                <w:szCs w:val="21"/>
              </w:rPr>
            </w:pPr>
            <w:r>
              <w:rPr>
                <w:rFonts w:hint="eastAsia"/>
                <w:szCs w:val="21"/>
              </w:rPr>
              <w:t>位</w:t>
            </w:r>
          </w:p>
        </w:tc>
        <w:tc>
          <w:tcPr>
            <w:tcW w:w="1772" w:type="dxa"/>
          </w:tcPr>
          <w:p w:rsidR="00CF30C6" w:rsidRDefault="00CF30C6" w:rsidP="00C70041">
            <w:pPr>
              <w:spacing w:line="400" w:lineRule="exact"/>
            </w:pPr>
            <w:r>
              <w:rPr>
                <w:rFonts w:hint="eastAsia"/>
              </w:rPr>
              <w:t>施加：</w:t>
            </w:r>
            <w:r>
              <w:rPr>
                <w:rFonts w:hint="eastAsia"/>
              </w:rPr>
              <w:t xml:space="preserve"> </w:t>
            </w:r>
            <w:r>
              <w:object w:dxaOrig="705" w:dyaOrig="300">
                <v:shape id="_x0000_i1059" type="#_x0000_t75" style="width:35.05pt;height:15.05pt" o:ole="">
                  <v:imagedata r:id="rId131" o:title=""/>
                </v:shape>
                <o:OLEObject Type="Embed" ProgID="PBrush" ShapeID="_x0000_i1059" DrawAspect="Content" ObjectID="_1562413789" r:id="rId132"/>
              </w:object>
            </w:r>
          </w:p>
          <w:p w:rsidR="00CF30C6" w:rsidRPr="00AF7BF7" w:rsidRDefault="00CF30C6" w:rsidP="00C70041">
            <w:pPr>
              <w:spacing w:line="400" w:lineRule="exact"/>
              <w:rPr>
                <w:sz w:val="18"/>
                <w:szCs w:val="18"/>
              </w:rPr>
            </w:pPr>
            <w:r>
              <w:rPr>
                <w:rFonts w:hint="eastAsia"/>
              </w:rPr>
              <w:t>未施加：</w:t>
            </w:r>
            <w:r>
              <w:object w:dxaOrig="645" w:dyaOrig="345">
                <v:shape id="_x0000_i1060" type="#_x0000_t75" style="width:32.55pt;height:17.55pt" o:ole="">
                  <v:imagedata r:id="rId133" o:title=""/>
                </v:shape>
                <o:OLEObject Type="Embed" ProgID="PBrush" ShapeID="_x0000_i1060" DrawAspect="Content" ObjectID="_1562413790" r:id="rId134"/>
              </w:object>
            </w:r>
          </w:p>
        </w:tc>
        <w:tc>
          <w:tcPr>
            <w:tcW w:w="1771" w:type="dxa"/>
          </w:tcPr>
          <w:p w:rsidR="00CF30C6" w:rsidRDefault="00CF30C6" w:rsidP="00C70041">
            <w:pPr>
              <w:spacing w:line="400" w:lineRule="exact"/>
              <w:rPr>
                <w:szCs w:val="21"/>
              </w:rPr>
            </w:pPr>
            <w:r w:rsidRPr="00A233AB">
              <w:rPr>
                <w:szCs w:val="21"/>
              </w:rPr>
              <w:t xml:space="preserve"> </w:t>
            </w:r>
            <w:r>
              <w:rPr>
                <w:rFonts w:hint="eastAsia"/>
                <w:szCs w:val="21"/>
              </w:rPr>
              <w:t>2/3/4/5</w:t>
            </w:r>
            <w:r>
              <w:rPr>
                <w:rFonts w:hint="eastAsia"/>
                <w:szCs w:val="21"/>
              </w:rPr>
              <w:t>车至少有一个车满足：</w:t>
            </w:r>
          </w:p>
          <w:p w:rsidR="00CF30C6" w:rsidRDefault="00CF30C6" w:rsidP="00C70041">
            <w:pPr>
              <w:spacing w:line="400" w:lineRule="exact"/>
              <w:rPr>
                <w:szCs w:val="21"/>
              </w:rPr>
            </w:pPr>
            <w:r>
              <w:rPr>
                <w:rFonts w:hint="eastAsia"/>
                <w:szCs w:val="21"/>
              </w:rPr>
              <w:t>DCUM</w:t>
            </w:r>
            <w:r>
              <w:rPr>
                <w:rFonts w:hint="eastAsia"/>
                <w:szCs w:val="21"/>
              </w:rPr>
              <w:t>通讯正常且电制动可用为</w:t>
            </w:r>
            <w:r>
              <w:rPr>
                <w:rFonts w:hint="eastAsia"/>
                <w:szCs w:val="21"/>
              </w:rPr>
              <w:t>1</w:t>
            </w:r>
            <w:r>
              <w:rPr>
                <w:rFonts w:hint="eastAsia"/>
                <w:szCs w:val="21"/>
              </w:rPr>
              <w:t>，则显示施加；</w:t>
            </w:r>
          </w:p>
          <w:p w:rsidR="00CF30C6" w:rsidRPr="00CF5BDF" w:rsidRDefault="00CF30C6" w:rsidP="00C70041">
            <w:pPr>
              <w:spacing w:line="400" w:lineRule="exact"/>
              <w:rPr>
                <w:szCs w:val="21"/>
              </w:rPr>
            </w:pPr>
            <w:r>
              <w:rPr>
                <w:rFonts w:hint="eastAsia"/>
                <w:szCs w:val="21"/>
              </w:rPr>
              <w:t>否则显示未施加。</w:t>
            </w:r>
          </w:p>
        </w:tc>
      </w:tr>
    </w:tbl>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1584"/>
        <w:gridCol w:w="1857"/>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1584"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857"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DC46E5" w:rsidRDefault="00CF30C6" w:rsidP="00C70041">
            <w:pPr>
              <w:spacing w:line="400" w:lineRule="exact"/>
              <w:jc w:val="center"/>
              <w:rPr>
                <w:szCs w:val="21"/>
              </w:rPr>
            </w:pPr>
            <w:r w:rsidRPr="00DC46E5">
              <w:rPr>
                <w:rFonts w:hint="eastAsia"/>
                <w:szCs w:val="21"/>
              </w:rPr>
              <w:t>画面号</w:t>
            </w:r>
          </w:p>
        </w:tc>
        <w:tc>
          <w:tcPr>
            <w:tcW w:w="1115" w:type="dxa"/>
            <w:vAlign w:val="center"/>
          </w:tcPr>
          <w:p w:rsidR="00CF30C6" w:rsidRPr="00DC46E5" w:rsidRDefault="00CF30C6" w:rsidP="00C70041">
            <w:pPr>
              <w:spacing w:line="400" w:lineRule="exact"/>
              <w:jc w:val="center"/>
              <w:rPr>
                <w:szCs w:val="21"/>
              </w:rPr>
            </w:pPr>
            <w:r w:rsidRPr="00DC46E5">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lastRenderedPageBreak/>
              <w:t>0x1D0/10</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DC46E5" w:rsidRDefault="00CF30C6" w:rsidP="00C70041">
            <w:pPr>
              <w:spacing w:line="400" w:lineRule="exact"/>
              <w:jc w:val="center"/>
              <w:rPr>
                <w:szCs w:val="21"/>
              </w:rPr>
            </w:pPr>
            <w:r>
              <w:rPr>
                <w:rFonts w:hint="eastAsia"/>
                <w:szCs w:val="21"/>
              </w:rPr>
              <w:t>0x6D0/10</w:t>
            </w:r>
          </w:p>
        </w:tc>
        <w:tc>
          <w:tcPr>
            <w:tcW w:w="1727" w:type="dxa"/>
            <w:vAlign w:val="center"/>
          </w:tcPr>
          <w:p w:rsidR="00CF30C6" w:rsidRDefault="00CF30C6" w:rsidP="00C70041">
            <w:pPr>
              <w:spacing w:line="400" w:lineRule="exact"/>
              <w:jc w:val="center"/>
              <w:rPr>
                <w:szCs w:val="21"/>
              </w:rPr>
            </w:pPr>
            <w:r w:rsidRPr="00DC46E5">
              <w:rPr>
                <w:rFonts w:hint="eastAsia"/>
                <w:szCs w:val="21"/>
              </w:rPr>
              <w:lastRenderedPageBreak/>
              <w:t>字节</w:t>
            </w:r>
          </w:p>
          <w:p w:rsidR="00CF30C6" w:rsidRPr="00DC46E5" w:rsidRDefault="00CF30C6" w:rsidP="00C70041">
            <w:pPr>
              <w:spacing w:line="400" w:lineRule="exact"/>
              <w:jc w:val="center"/>
              <w:rPr>
                <w:szCs w:val="21"/>
              </w:rPr>
            </w:pPr>
            <w:r>
              <w:rPr>
                <w:rFonts w:hint="eastAsia"/>
                <w:szCs w:val="21"/>
              </w:rPr>
              <w:lastRenderedPageBreak/>
              <w:t>88</w:t>
            </w:r>
          </w:p>
        </w:tc>
        <w:tc>
          <w:tcPr>
            <w:tcW w:w="1584" w:type="dxa"/>
            <w:shd w:val="clear" w:color="auto" w:fill="auto"/>
          </w:tcPr>
          <w:p w:rsidR="00CF30C6" w:rsidRPr="00DC46E5" w:rsidRDefault="00CF30C6" w:rsidP="00C70041">
            <w:pPr>
              <w:spacing w:line="400" w:lineRule="exact"/>
              <w:jc w:val="center"/>
              <w:rPr>
                <w:szCs w:val="21"/>
              </w:rPr>
            </w:pPr>
          </w:p>
        </w:tc>
        <w:tc>
          <w:tcPr>
            <w:tcW w:w="1857" w:type="dxa"/>
            <w:shd w:val="clear" w:color="auto" w:fill="auto"/>
          </w:tcPr>
          <w:p w:rsidR="00CF30C6" w:rsidRDefault="00CF30C6" w:rsidP="00C70041">
            <w:pPr>
              <w:spacing w:line="400" w:lineRule="exact"/>
              <w:jc w:val="center"/>
              <w:rPr>
                <w:szCs w:val="21"/>
              </w:rPr>
            </w:pPr>
            <w:r>
              <w:rPr>
                <w:rFonts w:hint="eastAsia"/>
                <w:szCs w:val="21"/>
              </w:rPr>
              <w:t>退出界面时置</w:t>
            </w:r>
            <w:r>
              <w:rPr>
                <w:rFonts w:hint="eastAsia"/>
                <w:szCs w:val="21"/>
              </w:rPr>
              <w:t>0</w:t>
            </w:r>
          </w:p>
          <w:p w:rsidR="00CF30C6" w:rsidRPr="00DC46E5" w:rsidRDefault="00CF30C6" w:rsidP="00C70041">
            <w:pPr>
              <w:spacing w:line="400" w:lineRule="exact"/>
              <w:jc w:val="center"/>
              <w:rPr>
                <w:szCs w:val="21"/>
              </w:rPr>
            </w:pPr>
            <w:r>
              <w:rPr>
                <w:rFonts w:hint="eastAsia"/>
                <w:szCs w:val="21"/>
              </w:rPr>
              <w:lastRenderedPageBreak/>
              <w:t>注意弹出牵引封锁界面不发画面号，维持上一次</w:t>
            </w:r>
          </w:p>
        </w:tc>
      </w:tr>
      <w:tr w:rsidR="00CF30C6" w:rsidRPr="0083023E" w:rsidTr="00C70041">
        <w:trPr>
          <w:jc w:val="center"/>
        </w:trPr>
        <w:tc>
          <w:tcPr>
            <w:tcW w:w="1526" w:type="dxa"/>
            <w:vAlign w:val="center"/>
          </w:tcPr>
          <w:p w:rsidR="00CF30C6" w:rsidRPr="00702FCE" w:rsidRDefault="00CF30C6" w:rsidP="00C70041">
            <w:pPr>
              <w:spacing w:line="400" w:lineRule="exact"/>
              <w:jc w:val="center"/>
              <w:rPr>
                <w:szCs w:val="21"/>
              </w:rPr>
            </w:pPr>
            <w:r>
              <w:rPr>
                <w:rFonts w:hint="eastAsia"/>
                <w:szCs w:val="21"/>
              </w:rPr>
              <w:lastRenderedPageBreak/>
              <w:t>目标速度</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0x1D0/9</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DC46E5" w:rsidRDefault="00CF30C6" w:rsidP="00C70041">
            <w:pPr>
              <w:spacing w:line="400" w:lineRule="exact"/>
              <w:jc w:val="center"/>
              <w:rPr>
                <w:szCs w:val="21"/>
              </w:rPr>
            </w:pPr>
            <w:r>
              <w:rPr>
                <w:rFonts w:hint="eastAsia"/>
                <w:szCs w:val="21"/>
              </w:rPr>
              <w:t>0x6D0/9</w:t>
            </w:r>
          </w:p>
        </w:tc>
        <w:tc>
          <w:tcPr>
            <w:tcW w:w="1727" w:type="dxa"/>
            <w:vAlign w:val="center"/>
          </w:tcPr>
          <w:p w:rsidR="00CF30C6" w:rsidRPr="00DC46E5" w:rsidRDefault="00CF30C6" w:rsidP="00C70041">
            <w:pPr>
              <w:spacing w:line="400" w:lineRule="exact"/>
              <w:jc w:val="center"/>
              <w:rPr>
                <w:szCs w:val="21"/>
              </w:rPr>
            </w:pPr>
            <w:r w:rsidRPr="00DC46E5">
              <w:rPr>
                <w:rFonts w:hint="eastAsia"/>
                <w:szCs w:val="21"/>
              </w:rPr>
              <w:t>字节</w:t>
            </w:r>
          </w:p>
        </w:tc>
        <w:tc>
          <w:tcPr>
            <w:tcW w:w="1584" w:type="dxa"/>
            <w:shd w:val="clear" w:color="auto" w:fill="auto"/>
          </w:tcPr>
          <w:p w:rsidR="00CF30C6" w:rsidRPr="00DC46E5" w:rsidRDefault="00CF30C6" w:rsidP="00C70041">
            <w:pPr>
              <w:spacing w:line="400" w:lineRule="exact"/>
              <w:jc w:val="center"/>
              <w:rPr>
                <w:szCs w:val="21"/>
              </w:rPr>
            </w:pPr>
          </w:p>
        </w:tc>
        <w:tc>
          <w:tcPr>
            <w:tcW w:w="1857" w:type="dxa"/>
            <w:shd w:val="clear" w:color="auto" w:fill="auto"/>
          </w:tcPr>
          <w:p w:rsidR="00CF30C6" w:rsidRPr="00DC46E5" w:rsidRDefault="00CF30C6" w:rsidP="00C70041">
            <w:pPr>
              <w:spacing w:line="400" w:lineRule="exact"/>
              <w:jc w:val="center"/>
              <w:rPr>
                <w:szCs w:val="21"/>
              </w:rPr>
            </w:pPr>
            <w:r w:rsidRPr="00DC46E5">
              <w:rPr>
                <w:rFonts w:hint="eastAsia"/>
                <w:szCs w:val="21"/>
              </w:rPr>
              <w:t>加速度测试时为设定值；</w:t>
            </w:r>
          </w:p>
          <w:p w:rsidR="00CF30C6" w:rsidRPr="00DC46E5" w:rsidRDefault="00CF30C6" w:rsidP="00C70041">
            <w:pPr>
              <w:spacing w:line="400" w:lineRule="exact"/>
              <w:jc w:val="center"/>
              <w:rPr>
                <w:szCs w:val="21"/>
              </w:rPr>
            </w:pPr>
            <w:r w:rsidRPr="00DC46E5">
              <w:rPr>
                <w:rFonts w:hint="eastAsia"/>
                <w:szCs w:val="21"/>
              </w:rPr>
              <w:t>减速度测试时为</w:t>
            </w:r>
            <w:r w:rsidRPr="00DC46E5">
              <w:rPr>
                <w:rFonts w:hint="eastAsia"/>
                <w:szCs w:val="21"/>
              </w:rPr>
              <w:t>0</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加速度测试</w:t>
            </w:r>
          </w:p>
          <w:p w:rsidR="00CF30C6" w:rsidRDefault="00CF30C6" w:rsidP="00C70041">
            <w:pPr>
              <w:spacing w:line="400" w:lineRule="exact"/>
              <w:jc w:val="center"/>
              <w:rPr>
                <w:szCs w:val="21"/>
              </w:rPr>
            </w:pPr>
            <w:r>
              <w:rPr>
                <w:rFonts w:hint="eastAsia"/>
                <w:szCs w:val="21"/>
              </w:rPr>
              <w:t>开始位</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0x1D0/11/1</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0x6D0/11/1</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1584"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开始</w:t>
            </w:r>
          </w:p>
          <w:p w:rsidR="00CF30C6" w:rsidRPr="00702FCE" w:rsidRDefault="00CF30C6" w:rsidP="00C70041">
            <w:pPr>
              <w:spacing w:line="400" w:lineRule="exact"/>
              <w:jc w:val="center"/>
              <w:rPr>
                <w:szCs w:val="21"/>
              </w:rPr>
            </w:pPr>
            <w:r>
              <w:rPr>
                <w:rFonts w:hint="eastAsia"/>
                <w:szCs w:val="21"/>
              </w:rPr>
              <w:t>0-</w:t>
            </w:r>
            <w:r>
              <w:rPr>
                <w:rFonts w:hint="eastAsia"/>
                <w:szCs w:val="21"/>
              </w:rPr>
              <w:t>未开始</w:t>
            </w:r>
          </w:p>
        </w:tc>
        <w:tc>
          <w:tcPr>
            <w:tcW w:w="1857" w:type="dxa"/>
            <w:shd w:val="clear" w:color="auto" w:fill="auto"/>
          </w:tcPr>
          <w:p w:rsidR="00CF30C6" w:rsidRPr="00702FCE" w:rsidRDefault="00CF30C6" w:rsidP="00C70041">
            <w:pPr>
              <w:spacing w:line="400" w:lineRule="exact"/>
              <w:jc w:val="center"/>
              <w:rPr>
                <w:szCs w:val="21"/>
              </w:rPr>
            </w:pPr>
            <w:r>
              <w:rPr>
                <w:rFonts w:hint="eastAsia"/>
                <w:szCs w:val="21"/>
              </w:rPr>
              <w:t>电平，收到加速度测试结束位置</w:t>
            </w:r>
            <w:r>
              <w:rPr>
                <w:rFonts w:hint="eastAsia"/>
                <w:szCs w:val="21"/>
              </w:rPr>
              <w:t>0</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减速度测试</w:t>
            </w:r>
          </w:p>
          <w:p w:rsidR="00CF30C6" w:rsidRDefault="00CF30C6" w:rsidP="00C70041">
            <w:pPr>
              <w:spacing w:line="400" w:lineRule="exact"/>
              <w:jc w:val="center"/>
              <w:rPr>
                <w:szCs w:val="21"/>
              </w:rPr>
            </w:pPr>
            <w:r>
              <w:rPr>
                <w:rFonts w:hint="eastAsia"/>
                <w:szCs w:val="21"/>
              </w:rPr>
              <w:t>开始位</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0x1D0/11/2</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0x6D0/11/2</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1584" w:type="dxa"/>
            <w:shd w:val="clear" w:color="auto" w:fill="auto"/>
          </w:tcPr>
          <w:p w:rsidR="00CF30C6" w:rsidRDefault="00CF30C6" w:rsidP="00C70041">
            <w:pPr>
              <w:spacing w:line="400" w:lineRule="exact"/>
              <w:jc w:val="center"/>
              <w:rPr>
                <w:szCs w:val="21"/>
              </w:rPr>
            </w:pPr>
            <w:r>
              <w:rPr>
                <w:rFonts w:hint="eastAsia"/>
                <w:szCs w:val="21"/>
              </w:rPr>
              <w:t>1-</w:t>
            </w:r>
            <w:r>
              <w:rPr>
                <w:rFonts w:hint="eastAsia"/>
                <w:szCs w:val="21"/>
              </w:rPr>
              <w:t>开始</w:t>
            </w:r>
          </w:p>
          <w:p w:rsidR="00CF30C6" w:rsidRPr="00702FCE" w:rsidRDefault="00CF30C6" w:rsidP="00C70041">
            <w:pPr>
              <w:spacing w:line="400" w:lineRule="exact"/>
              <w:jc w:val="center"/>
              <w:rPr>
                <w:szCs w:val="21"/>
              </w:rPr>
            </w:pPr>
            <w:r>
              <w:rPr>
                <w:rFonts w:hint="eastAsia"/>
                <w:szCs w:val="21"/>
              </w:rPr>
              <w:t>0-</w:t>
            </w:r>
            <w:r>
              <w:rPr>
                <w:rFonts w:hint="eastAsia"/>
                <w:szCs w:val="21"/>
              </w:rPr>
              <w:t>未开始</w:t>
            </w:r>
          </w:p>
        </w:tc>
        <w:tc>
          <w:tcPr>
            <w:tcW w:w="1857" w:type="dxa"/>
            <w:shd w:val="clear" w:color="auto" w:fill="auto"/>
          </w:tcPr>
          <w:p w:rsidR="00CF30C6" w:rsidRPr="00702FCE" w:rsidRDefault="00CF30C6" w:rsidP="00C70041">
            <w:pPr>
              <w:spacing w:line="400" w:lineRule="exact"/>
              <w:jc w:val="center"/>
              <w:rPr>
                <w:szCs w:val="21"/>
              </w:rPr>
            </w:pPr>
            <w:r>
              <w:rPr>
                <w:rFonts w:hint="eastAsia"/>
                <w:szCs w:val="21"/>
              </w:rPr>
              <w:t>电平，收到减速度测试结束位置</w:t>
            </w:r>
            <w:r>
              <w:rPr>
                <w:rFonts w:hint="eastAsia"/>
                <w:szCs w:val="21"/>
              </w:rPr>
              <w:t>0</w:t>
            </w:r>
          </w:p>
        </w:tc>
      </w:tr>
    </w:tbl>
    <w:p w:rsidR="00CF30C6" w:rsidRDefault="00CF30C6" w:rsidP="00CF30C6">
      <w:pPr>
        <w:pStyle w:val="a6"/>
        <w:spacing w:line="360" w:lineRule="auto"/>
        <w:ind w:left="1271" w:firstLineChars="0" w:firstLine="0"/>
        <w:jc w:val="center"/>
        <w:rPr>
          <w:rFonts w:hAnsi="宋体"/>
          <w:b/>
          <w:bCs/>
          <w:sz w:val="24"/>
          <w:szCs w:val="21"/>
        </w:rPr>
      </w:pPr>
    </w:p>
    <w:p w:rsidR="00CF30C6" w:rsidRDefault="00C56030" w:rsidP="00CF30C6">
      <w:pPr>
        <w:pStyle w:val="a6"/>
        <w:spacing w:line="360" w:lineRule="auto"/>
        <w:ind w:left="1271" w:firstLineChars="0" w:firstLine="0"/>
        <w:jc w:val="center"/>
        <w:rPr>
          <w:noProof/>
          <w:sz w:val="24"/>
        </w:rPr>
      </w:pPr>
      <w:r>
        <w:rPr>
          <w:noProof/>
          <w:sz w:val="24"/>
        </w:rPr>
        <w:drawing>
          <wp:inline distT="0" distB="0" distL="0" distR="0">
            <wp:extent cx="4740252" cy="3570136"/>
            <wp:effectExtent l="0" t="0" r="3810" b="0"/>
            <wp:docPr id="111" name="图片 111" descr="E:\工作\项目\成都7、10号线\成都7号线画面\记录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工作\项目\成都7、10号线\成都7号线画面\记录查询.JPG"/>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897" cy="3573634"/>
                    </a:xfrm>
                    <a:prstGeom prst="rect">
                      <a:avLst/>
                    </a:prstGeom>
                    <a:noFill/>
                    <a:ln>
                      <a:noFill/>
                    </a:ln>
                  </pic:spPr>
                </pic:pic>
              </a:graphicData>
            </a:graphic>
          </wp:inline>
        </w:drawing>
      </w:r>
    </w:p>
    <w:p w:rsidR="00CF30C6" w:rsidRPr="00B5508C" w:rsidRDefault="00CF30C6" w:rsidP="00CF30C6">
      <w:pPr>
        <w:pStyle w:val="a6"/>
        <w:spacing w:line="360" w:lineRule="auto"/>
        <w:ind w:left="1271" w:firstLineChars="0" w:firstLine="0"/>
        <w:jc w:val="left"/>
        <w:rPr>
          <w:rFonts w:hAnsi="宋体"/>
          <w:b/>
          <w:bCs/>
          <w:sz w:val="24"/>
          <w:szCs w:val="21"/>
        </w:rPr>
      </w:pPr>
      <w:r>
        <w:rPr>
          <w:rFonts w:hint="eastAsia"/>
          <w:noProof/>
          <w:sz w:val="24"/>
        </w:rPr>
        <w:t>该界面显示最新</w:t>
      </w:r>
      <w:r>
        <w:rPr>
          <w:rFonts w:hint="eastAsia"/>
          <w:noProof/>
          <w:sz w:val="24"/>
        </w:rPr>
        <w:t>10</w:t>
      </w:r>
      <w:r>
        <w:rPr>
          <w:rFonts w:hint="eastAsia"/>
          <w:noProof/>
          <w:sz w:val="24"/>
        </w:rPr>
        <w:t>次加、减速度测试的内容，显示器掉电保持。</w:t>
      </w:r>
    </w:p>
    <w:p w:rsidR="00CF30C6" w:rsidRDefault="00CF30C6" w:rsidP="007954B7">
      <w:pPr>
        <w:pStyle w:val="3"/>
      </w:pPr>
      <w:bookmarkStart w:id="106" w:name="_Toc469301109"/>
      <w:r w:rsidRPr="00B5508C">
        <w:rPr>
          <w:rFonts w:hint="eastAsia"/>
        </w:rPr>
        <w:t>累计数据</w:t>
      </w:r>
      <w:bookmarkEnd w:id="106"/>
    </w:p>
    <w:p w:rsidR="00CF30C6" w:rsidRDefault="00C02E77" w:rsidP="00CF30C6">
      <w:pPr>
        <w:pStyle w:val="a6"/>
        <w:spacing w:line="360" w:lineRule="auto"/>
        <w:ind w:left="1271" w:firstLineChars="0" w:firstLine="0"/>
        <w:jc w:val="center"/>
        <w:rPr>
          <w:rFonts w:hAnsi="宋体"/>
          <w:b/>
          <w:bCs/>
          <w:sz w:val="24"/>
          <w:szCs w:val="21"/>
        </w:rPr>
      </w:pPr>
      <w:r>
        <w:rPr>
          <w:noProof/>
          <w:sz w:val="24"/>
        </w:rPr>
        <w:lastRenderedPageBreak/>
        <w:drawing>
          <wp:inline distT="0" distB="0" distL="0" distR="0">
            <wp:extent cx="4633314" cy="3466769"/>
            <wp:effectExtent l="0" t="0" r="0" b="635"/>
            <wp:docPr id="315" name="图片 315" descr="E:\工作\项目\成都7、10号线\成都7号线画面\累计数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工作\项目\成都7、10号线\成都7号线画面\累计数据.JPG"/>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212" cy="3468189"/>
                    </a:xfrm>
                    <a:prstGeom prst="rect">
                      <a:avLst/>
                    </a:prstGeom>
                    <a:noFill/>
                    <a:ln>
                      <a:noFill/>
                    </a:ln>
                  </pic:spPr>
                </pic:pic>
              </a:graphicData>
            </a:graphic>
          </wp:inline>
        </w:drawing>
      </w:r>
    </w:p>
    <w:tbl>
      <w:tblPr>
        <w:tblW w:w="9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8"/>
        <w:gridCol w:w="992"/>
        <w:gridCol w:w="1843"/>
        <w:gridCol w:w="1597"/>
        <w:gridCol w:w="814"/>
        <w:gridCol w:w="1543"/>
        <w:gridCol w:w="1499"/>
      </w:tblGrid>
      <w:tr w:rsidR="00346E71" w:rsidRPr="00A233AB" w:rsidTr="00C02E77">
        <w:trPr>
          <w:jc w:val="center"/>
        </w:trPr>
        <w:tc>
          <w:tcPr>
            <w:tcW w:w="1668" w:type="dxa"/>
            <w:vAlign w:val="center"/>
          </w:tcPr>
          <w:p w:rsidR="00346E71" w:rsidRPr="00A233AB" w:rsidRDefault="00346E71" w:rsidP="00C70041">
            <w:pPr>
              <w:spacing w:line="400" w:lineRule="exact"/>
              <w:jc w:val="center"/>
              <w:rPr>
                <w:b/>
                <w:szCs w:val="21"/>
              </w:rPr>
            </w:pPr>
            <w:r w:rsidRPr="00A233AB">
              <w:rPr>
                <w:rFonts w:hint="eastAsia"/>
                <w:b/>
                <w:szCs w:val="21"/>
              </w:rPr>
              <w:t>信号名称</w:t>
            </w:r>
          </w:p>
        </w:tc>
        <w:tc>
          <w:tcPr>
            <w:tcW w:w="992" w:type="dxa"/>
            <w:vAlign w:val="center"/>
          </w:tcPr>
          <w:p w:rsidR="00346E71" w:rsidRPr="00A233AB" w:rsidRDefault="00346E71" w:rsidP="00C70041">
            <w:pPr>
              <w:spacing w:line="400" w:lineRule="exact"/>
              <w:jc w:val="center"/>
              <w:rPr>
                <w:b/>
                <w:szCs w:val="21"/>
              </w:rPr>
            </w:pPr>
            <w:r w:rsidRPr="00A233AB">
              <w:rPr>
                <w:rFonts w:hint="eastAsia"/>
                <w:b/>
                <w:szCs w:val="21"/>
              </w:rPr>
              <w:t>系统</w:t>
            </w:r>
          </w:p>
        </w:tc>
        <w:tc>
          <w:tcPr>
            <w:tcW w:w="1843" w:type="dxa"/>
          </w:tcPr>
          <w:p w:rsidR="00346E71" w:rsidRPr="00A233AB" w:rsidRDefault="00346E71"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597" w:type="dxa"/>
          </w:tcPr>
          <w:p w:rsidR="00346E71" w:rsidRPr="00A233AB" w:rsidRDefault="00346E71"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814" w:type="dxa"/>
            <w:shd w:val="clear" w:color="auto" w:fill="auto"/>
          </w:tcPr>
          <w:p w:rsidR="00346E71" w:rsidRPr="00A233AB" w:rsidRDefault="00346E71" w:rsidP="00C70041">
            <w:pPr>
              <w:spacing w:line="400" w:lineRule="exact"/>
              <w:jc w:val="center"/>
              <w:rPr>
                <w:b/>
                <w:szCs w:val="21"/>
              </w:rPr>
            </w:pPr>
            <w:r w:rsidRPr="00A233AB">
              <w:rPr>
                <w:rFonts w:hint="eastAsia"/>
                <w:b/>
                <w:szCs w:val="21"/>
              </w:rPr>
              <w:t>处理、显示</w:t>
            </w:r>
          </w:p>
        </w:tc>
        <w:tc>
          <w:tcPr>
            <w:tcW w:w="1543" w:type="dxa"/>
            <w:shd w:val="clear" w:color="auto" w:fill="auto"/>
          </w:tcPr>
          <w:p w:rsidR="00346E71" w:rsidRPr="00A233AB" w:rsidRDefault="00346E71" w:rsidP="00C70041">
            <w:pPr>
              <w:spacing w:line="400" w:lineRule="exact"/>
              <w:jc w:val="center"/>
              <w:rPr>
                <w:b/>
                <w:szCs w:val="21"/>
              </w:rPr>
            </w:pPr>
            <w:r w:rsidRPr="00A233AB">
              <w:rPr>
                <w:rFonts w:hint="eastAsia"/>
                <w:b/>
                <w:szCs w:val="21"/>
              </w:rPr>
              <w:t>备注</w:t>
            </w:r>
          </w:p>
        </w:tc>
        <w:tc>
          <w:tcPr>
            <w:tcW w:w="1499" w:type="dxa"/>
          </w:tcPr>
          <w:p w:rsidR="00346E71" w:rsidRPr="00A233AB" w:rsidRDefault="00346E71" w:rsidP="00C70041">
            <w:pPr>
              <w:spacing w:line="400" w:lineRule="exact"/>
              <w:jc w:val="center"/>
              <w:rPr>
                <w:b/>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当日运行里程</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02E77">
            <w:pPr>
              <w:spacing w:line="400" w:lineRule="exact"/>
              <w:jc w:val="center"/>
              <w:rPr>
                <w:szCs w:val="21"/>
              </w:rPr>
            </w:pPr>
            <w:r>
              <w:rPr>
                <w:rFonts w:hint="eastAsia"/>
                <w:szCs w:val="21"/>
              </w:rPr>
              <w:t>0xC1/22-25</w:t>
            </w:r>
          </w:p>
        </w:tc>
        <w:tc>
          <w:tcPr>
            <w:tcW w:w="1597" w:type="dxa"/>
          </w:tcPr>
          <w:p w:rsidR="00C02E77" w:rsidRPr="00A233AB" w:rsidRDefault="00C02E77" w:rsidP="00C02E77">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Default="00C02E77" w:rsidP="00C02E77">
            <w:pPr>
              <w:spacing w:line="400" w:lineRule="exact"/>
              <w:rPr>
                <w:szCs w:val="21"/>
              </w:rPr>
            </w:pPr>
            <w:r>
              <w:rPr>
                <w:rFonts w:hint="eastAsia"/>
                <w:szCs w:val="21"/>
              </w:rPr>
              <w:t>VCU</w:t>
            </w:r>
            <w:r>
              <w:rPr>
                <w:rFonts w:hint="eastAsia"/>
                <w:szCs w:val="21"/>
              </w:rPr>
              <w:t>通讯正常时，取数显示；</w:t>
            </w:r>
          </w:p>
          <w:p w:rsidR="00C02E77" w:rsidRDefault="00C02E77" w:rsidP="00C02E77">
            <w:pPr>
              <w:spacing w:line="400" w:lineRule="exact"/>
              <w:rPr>
                <w:szCs w:val="21"/>
              </w:rPr>
            </w:pPr>
            <w:r>
              <w:rPr>
                <w:rFonts w:hint="eastAsia"/>
                <w:szCs w:val="21"/>
              </w:rPr>
              <w:t>VCU</w:t>
            </w:r>
            <w:r>
              <w:rPr>
                <w:rFonts w:hint="eastAsia"/>
                <w:szCs w:val="21"/>
              </w:rPr>
              <w:t>通讯异常时，显示“</w:t>
            </w:r>
            <w:r>
              <w:rPr>
                <w:rFonts w:hint="eastAsia"/>
                <w:szCs w:val="21"/>
              </w:rPr>
              <w:t>--------</w:t>
            </w:r>
            <w:r>
              <w:rPr>
                <w:rFonts w:hint="eastAsia"/>
                <w:szCs w:val="21"/>
              </w:rPr>
              <w:t>”</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Pr="00A233AB" w:rsidRDefault="00C02E77" w:rsidP="00C70041">
            <w:pPr>
              <w:spacing w:line="400" w:lineRule="exact"/>
              <w:rPr>
                <w:szCs w:val="21"/>
              </w:rPr>
            </w:pPr>
            <w:r>
              <w:rPr>
                <w:rFonts w:hint="eastAsia"/>
                <w:szCs w:val="21"/>
              </w:rPr>
              <w:t>总里程</w:t>
            </w:r>
          </w:p>
        </w:tc>
        <w:tc>
          <w:tcPr>
            <w:tcW w:w="992" w:type="dxa"/>
            <w:vAlign w:val="center"/>
          </w:tcPr>
          <w:p w:rsidR="00C02E77" w:rsidRPr="00A233AB"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0xC2/6-9</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TC1</w:t>
            </w:r>
            <w:r>
              <w:rPr>
                <w:rFonts w:hint="eastAsia"/>
                <w:szCs w:val="21"/>
              </w:rPr>
              <w:t>压缩机工作时间</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0xC2/10-13</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TC2</w:t>
            </w:r>
            <w:r>
              <w:rPr>
                <w:rFonts w:hint="eastAsia"/>
                <w:szCs w:val="21"/>
              </w:rPr>
              <w:t>压缩机工作时间</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0xC2/14-17</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牵引能耗</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0xC2/18-21</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辅助能耗</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0xC2/22-25</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再生电量</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C70041">
            <w:pPr>
              <w:spacing w:line="400" w:lineRule="exact"/>
              <w:jc w:val="center"/>
              <w:rPr>
                <w:szCs w:val="21"/>
              </w:rPr>
            </w:pPr>
            <w:r>
              <w:rPr>
                <w:rFonts w:hint="eastAsia"/>
                <w:szCs w:val="21"/>
              </w:rPr>
              <w:t>0xC2/26-29</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02E77">
            <w:pPr>
              <w:spacing w:line="400" w:lineRule="exact"/>
              <w:rPr>
                <w:szCs w:val="21"/>
              </w:rPr>
            </w:pPr>
            <w:r>
              <w:rPr>
                <w:rFonts w:hint="eastAsia"/>
                <w:szCs w:val="21"/>
              </w:rPr>
              <w:t>当日</w:t>
            </w:r>
            <w:r>
              <w:rPr>
                <w:rFonts w:hint="eastAsia"/>
                <w:szCs w:val="21"/>
              </w:rPr>
              <w:t>TCMS</w:t>
            </w:r>
            <w:r>
              <w:rPr>
                <w:rFonts w:hint="eastAsia"/>
                <w:szCs w:val="21"/>
              </w:rPr>
              <w:t>工作时间</w:t>
            </w:r>
          </w:p>
        </w:tc>
        <w:tc>
          <w:tcPr>
            <w:tcW w:w="992" w:type="dxa"/>
            <w:vAlign w:val="center"/>
          </w:tcPr>
          <w:p w:rsidR="00C02E77" w:rsidRDefault="00C02E77" w:rsidP="00C02E77">
            <w:pPr>
              <w:spacing w:line="400" w:lineRule="exact"/>
              <w:rPr>
                <w:szCs w:val="21"/>
              </w:rPr>
            </w:pPr>
            <w:r>
              <w:rPr>
                <w:rFonts w:hint="eastAsia"/>
                <w:szCs w:val="21"/>
              </w:rPr>
              <w:t>VCU</w:t>
            </w:r>
          </w:p>
        </w:tc>
        <w:tc>
          <w:tcPr>
            <w:tcW w:w="1843" w:type="dxa"/>
            <w:vAlign w:val="center"/>
          </w:tcPr>
          <w:p w:rsidR="00C02E77" w:rsidRPr="00A233AB" w:rsidRDefault="00C02E77" w:rsidP="00C02E77">
            <w:pPr>
              <w:spacing w:line="400" w:lineRule="exact"/>
              <w:jc w:val="center"/>
              <w:rPr>
                <w:szCs w:val="21"/>
              </w:rPr>
            </w:pPr>
            <w:r>
              <w:rPr>
                <w:rFonts w:hint="eastAsia"/>
                <w:szCs w:val="21"/>
              </w:rPr>
              <w:t>0xC0/12-13</w:t>
            </w:r>
          </w:p>
        </w:tc>
        <w:tc>
          <w:tcPr>
            <w:tcW w:w="1597" w:type="dxa"/>
          </w:tcPr>
          <w:p w:rsidR="00C02E77" w:rsidRPr="00A233AB" w:rsidRDefault="00C02E77" w:rsidP="00C02E77">
            <w:pPr>
              <w:spacing w:line="400" w:lineRule="exact"/>
              <w:jc w:val="center"/>
              <w:rPr>
                <w:szCs w:val="21"/>
              </w:rPr>
            </w:pPr>
            <w:r>
              <w:rPr>
                <w:rFonts w:hint="eastAsia"/>
                <w:szCs w:val="21"/>
              </w:rPr>
              <w:t>字</w:t>
            </w:r>
          </w:p>
        </w:tc>
        <w:tc>
          <w:tcPr>
            <w:tcW w:w="814" w:type="dxa"/>
          </w:tcPr>
          <w:p w:rsidR="00C02E77" w:rsidRPr="00AF7BF7" w:rsidRDefault="00C02E77" w:rsidP="00C02E77">
            <w:pPr>
              <w:spacing w:line="400" w:lineRule="exact"/>
              <w:rPr>
                <w:sz w:val="18"/>
                <w:szCs w:val="18"/>
              </w:rPr>
            </w:pPr>
          </w:p>
        </w:tc>
        <w:tc>
          <w:tcPr>
            <w:tcW w:w="1543" w:type="dxa"/>
          </w:tcPr>
          <w:p w:rsidR="00C02E77" w:rsidRPr="00A233AB" w:rsidRDefault="00C02E77" w:rsidP="00C02E77">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r w:rsidR="00C02E77" w:rsidRPr="00A233AB" w:rsidTr="00C02E77">
        <w:trPr>
          <w:jc w:val="center"/>
        </w:trPr>
        <w:tc>
          <w:tcPr>
            <w:tcW w:w="1668" w:type="dxa"/>
            <w:vAlign w:val="center"/>
          </w:tcPr>
          <w:p w:rsidR="00C02E77" w:rsidRDefault="00C02E77" w:rsidP="00C70041">
            <w:pPr>
              <w:spacing w:line="400" w:lineRule="exact"/>
              <w:rPr>
                <w:szCs w:val="21"/>
              </w:rPr>
            </w:pPr>
            <w:r>
              <w:rPr>
                <w:rFonts w:hint="eastAsia"/>
                <w:szCs w:val="21"/>
              </w:rPr>
              <w:t>TCMS</w:t>
            </w:r>
            <w:r>
              <w:rPr>
                <w:rFonts w:hint="eastAsia"/>
                <w:szCs w:val="21"/>
              </w:rPr>
              <w:t>工作时间</w:t>
            </w:r>
          </w:p>
        </w:tc>
        <w:tc>
          <w:tcPr>
            <w:tcW w:w="992" w:type="dxa"/>
            <w:vAlign w:val="center"/>
          </w:tcPr>
          <w:p w:rsidR="00C02E77" w:rsidRDefault="00C02E77" w:rsidP="00C70041">
            <w:pPr>
              <w:spacing w:line="400" w:lineRule="exact"/>
              <w:rPr>
                <w:szCs w:val="21"/>
              </w:rPr>
            </w:pPr>
            <w:r>
              <w:rPr>
                <w:rFonts w:hint="eastAsia"/>
                <w:szCs w:val="21"/>
              </w:rPr>
              <w:t>VCU</w:t>
            </w:r>
          </w:p>
        </w:tc>
        <w:tc>
          <w:tcPr>
            <w:tcW w:w="1843" w:type="dxa"/>
            <w:vAlign w:val="center"/>
          </w:tcPr>
          <w:p w:rsidR="00C02E77" w:rsidRPr="00A233AB" w:rsidRDefault="00C02E77" w:rsidP="00346E71">
            <w:pPr>
              <w:spacing w:line="400" w:lineRule="exact"/>
              <w:jc w:val="center"/>
              <w:rPr>
                <w:szCs w:val="21"/>
              </w:rPr>
            </w:pPr>
            <w:r>
              <w:rPr>
                <w:rFonts w:hint="eastAsia"/>
                <w:szCs w:val="21"/>
              </w:rPr>
              <w:t>0xC2/4-5</w:t>
            </w:r>
          </w:p>
        </w:tc>
        <w:tc>
          <w:tcPr>
            <w:tcW w:w="1597" w:type="dxa"/>
          </w:tcPr>
          <w:p w:rsidR="00C02E77" w:rsidRPr="00A233AB" w:rsidRDefault="00C02E77" w:rsidP="00C70041">
            <w:pPr>
              <w:spacing w:line="400" w:lineRule="exact"/>
              <w:jc w:val="center"/>
              <w:rPr>
                <w:szCs w:val="21"/>
              </w:rPr>
            </w:pPr>
            <w:r>
              <w:rPr>
                <w:rFonts w:hint="eastAsia"/>
                <w:szCs w:val="21"/>
              </w:rPr>
              <w:t>双字</w:t>
            </w:r>
          </w:p>
        </w:tc>
        <w:tc>
          <w:tcPr>
            <w:tcW w:w="814" w:type="dxa"/>
          </w:tcPr>
          <w:p w:rsidR="00C02E77" w:rsidRPr="00AF7BF7" w:rsidRDefault="00C02E77" w:rsidP="00C70041">
            <w:pPr>
              <w:spacing w:line="400" w:lineRule="exact"/>
              <w:rPr>
                <w:sz w:val="18"/>
                <w:szCs w:val="18"/>
              </w:rPr>
            </w:pPr>
          </w:p>
        </w:tc>
        <w:tc>
          <w:tcPr>
            <w:tcW w:w="1543" w:type="dxa"/>
          </w:tcPr>
          <w:p w:rsidR="00C02E77" w:rsidRPr="00A233AB" w:rsidRDefault="00C02E77" w:rsidP="00C70041">
            <w:pPr>
              <w:spacing w:line="400" w:lineRule="exact"/>
              <w:rPr>
                <w:szCs w:val="21"/>
              </w:rPr>
            </w:pPr>
            <w:r>
              <w:rPr>
                <w:rFonts w:hint="eastAsia"/>
                <w:szCs w:val="21"/>
              </w:rPr>
              <w:t>同上</w:t>
            </w:r>
          </w:p>
        </w:tc>
        <w:tc>
          <w:tcPr>
            <w:tcW w:w="1499" w:type="dxa"/>
          </w:tcPr>
          <w:p w:rsidR="00C02E77" w:rsidRDefault="00C02E77" w:rsidP="00C70041">
            <w:pPr>
              <w:spacing w:line="400" w:lineRule="exact"/>
              <w:rPr>
                <w:szCs w:val="21"/>
              </w:rPr>
            </w:pPr>
          </w:p>
        </w:tc>
      </w:tr>
    </w:tbl>
    <w:p w:rsidR="00CF30C6" w:rsidRPr="00B5508C" w:rsidRDefault="00CF30C6" w:rsidP="00CF30C6">
      <w:pPr>
        <w:pStyle w:val="a6"/>
        <w:spacing w:line="360" w:lineRule="auto"/>
        <w:ind w:left="1271" w:firstLineChars="0" w:firstLine="0"/>
        <w:jc w:val="center"/>
        <w:rPr>
          <w:rFonts w:hAnsi="宋体"/>
          <w:b/>
          <w:bCs/>
          <w:sz w:val="24"/>
          <w:szCs w:val="21"/>
        </w:rPr>
      </w:pPr>
    </w:p>
    <w:p w:rsidR="00CF30C6" w:rsidRDefault="00CF30C6" w:rsidP="007954B7">
      <w:pPr>
        <w:pStyle w:val="3"/>
      </w:pPr>
      <w:bookmarkStart w:id="107" w:name="_Toc469301110"/>
      <w:r w:rsidRPr="00B5508C">
        <w:rPr>
          <w:rFonts w:hint="eastAsia"/>
        </w:rPr>
        <w:lastRenderedPageBreak/>
        <w:t>I/O</w:t>
      </w:r>
      <w:r w:rsidRPr="00B5508C">
        <w:rPr>
          <w:rFonts w:hint="eastAsia"/>
        </w:rPr>
        <w:t>数据</w:t>
      </w:r>
      <w:bookmarkEnd w:id="107"/>
    </w:p>
    <w:p w:rsidR="00CF30C6" w:rsidRDefault="00CF30C6" w:rsidP="00CF30C6">
      <w:pPr>
        <w:pStyle w:val="a6"/>
        <w:spacing w:line="360" w:lineRule="auto"/>
        <w:ind w:left="1271" w:firstLineChars="0" w:firstLine="0"/>
        <w:jc w:val="center"/>
        <w:rPr>
          <w:rFonts w:hAnsi="宋体"/>
          <w:b/>
          <w:bCs/>
          <w:sz w:val="24"/>
          <w:szCs w:val="21"/>
        </w:rPr>
      </w:pPr>
      <w:r>
        <w:rPr>
          <w:rFonts w:hAnsi="宋体"/>
          <w:b/>
          <w:bCs/>
          <w:noProof/>
          <w:sz w:val="24"/>
          <w:szCs w:val="21"/>
        </w:rPr>
        <w:drawing>
          <wp:inline distT="0" distB="0" distL="0" distR="0">
            <wp:extent cx="5047615" cy="3789045"/>
            <wp:effectExtent l="0" t="0" r="635" b="1905"/>
            <wp:docPr id="312" name="图片 312" descr="IO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O界面"/>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7615" cy="3789045"/>
                    </a:xfrm>
                    <a:prstGeom prst="rect">
                      <a:avLst/>
                    </a:prstGeom>
                    <a:noFill/>
                    <a:ln>
                      <a:noFill/>
                    </a:ln>
                  </pic:spPr>
                </pic:pic>
              </a:graphicData>
            </a:graphic>
          </wp:inline>
        </w:drawing>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8"/>
        <w:gridCol w:w="933"/>
        <w:gridCol w:w="2090"/>
        <w:gridCol w:w="696"/>
        <w:gridCol w:w="1382"/>
        <w:gridCol w:w="1806"/>
        <w:gridCol w:w="1562"/>
      </w:tblGrid>
      <w:tr w:rsidR="005E4346" w:rsidRPr="00A233AB" w:rsidTr="005E4346">
        <w:trPr>
          <w:jc w:val="center"/>
        </w:trPr>
        <w:tc>
          <w:tcPr>
            <w:tcW w:w="1278" w:type="dxa"/>
            <w:vAlign w:val="center"/>
          </w:tcPr>
          <w:p w:rsidR="005E4346" w:rsidRPr="00A233AB" w:rsidRDefault="005E4346" w:rsidP="00C70041">
            <w:pPr>
              <w:spacing w:line="400" w:lineRule="exact"/>
              <w:jc w:val="center"/>
              <w:rPr>
                <w:b/>
                <w:szCs w:val="21"/>
              </w:rPr>
            </w:pPr>
            <w:r w:rsidRPr="00A233AB">
              <w:rPr>
                <w:rFonts w:hint="eastAsia"/>
                <w:b/>
                <w:szCs w:val="21"/>
              </w:rPr>
              <w:t>信号名称</w:t>
            </w:r>
          </w:p>
        </w:tc>
        <w:tc>
          <w:tcPr>
            <w:tcW w:w="933" w:type="dxa"/>
            <w:vAlign w:val="center"/>
          </w:tcPr>
          <w:p w:rsidR="005E4346" w:rsidRPr="00A233AB" w:rsidRDefault="005E4346" w:rsidP="00C70041">
            <w:pPr>
              <w:spacing w:line="400" w:lineRule="exact"/>
              <w:jc w:val="center"/>
              <w:rPr>
                <w:b/>
                <w:szCs w:val="21"/>
              </w:rPr>
            </w:pPr>
            <w:r w:rsidRPr="00A233AB">
              <w:rPr>
                <w:rFonts w:hint="eastAsia"/>
                <w:b/>
                <w:szCs w:val="21"/>
              </w:rPr>
              <w:t>系统</w:t>
            </w:r>
          </w:p>
        </w:tc>
        <w:tc>
          <w:tcPr>
            <w:tcW w:w="2090" w:type="dxa"/>
          </w:tcPr>
          <w:p w:rsidR="005E4346" w:rsidRPr="00A233AB" w:rsidRDefault="005E434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696" w:type="dxa"/>
          </w:tcPr>
          <w:p w:rsidR="005E4346" w:rsidRPr="00A233AB" w:rsidRDefault="005E434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382" w:type="dxa"/>
            <w:shd w:val="clear" w:color="auto" w:fill="auto"/>
          </w:tcPr>
          <w:p w:rsidR="005E4346" w:rsidRPr="00A233AB" w:rsidRDefault="005E4346" w:rsidP="00C70041">
            <w:pPr>
              <w:spacing w:line="400" w:lineRule="exact"/>
              <w:jc w:val="center"/>
              <w:rPr>
                <w:b/>
                <w:szCs w:val="21"/>
              </w:rPr>
            </w:pPr>
            <w:r w:rsidRPr="00A233AB">
              <w:rPr>
                <w:rFonts w:hint="eastAsia"/>
                <w:b/>
                <w:szCs w:val="21"/>
              </w:rPr>
              <w:t>处理、显示</w:t>
            </w:r>
          </w:p>
        </w:tc>
        <w:tc>
          <w:tcPr>
            <w:tcW w:w="1806" w:type="dxa"/>
            <w:shd w:val="clear" w:color="auto" w:fill="auto"/>
          </w:tcPr>
          <w:p w:rsidR="005E4346" w:rsidRPr="00A233AB" w:rsidRDefault="005E4346" w:rsidP="00C70041">
            <w:pPr>
              <w:spacing w:line="400" w:lineRule="exact"/>
              <w:jc w:val="center"/>
              <w:rPr>
                <w:b/>
                <w:szCs w:val="21"/>
              </w:rPr>
            </w:pPr>
            <w:r w:rsidRPr="00A233AB">
              <w:rPr>
                <w:rFonts w:hint="eastAsia"/>
                <w:b/>
                <w:szCs w:val="21"/>
              </w:rPr>
              <w:t>备注</w:t>
            </w:r>
          </w:p>
        </w:tc>
        <w:tc>
          <w:tcPr>
            <w:tcW w:w="1562" w:type="dxa"/>
          </w:tcPr>
          <w:p w:rsidR="005E4346" w:rsidRPr="00A233AB" w:rsidRDefault="005E4346" w:rsidP="00C70041">
            <w:pPr>
              <w:spacing w:line="400" w:lineRule="exact"/>
              <w:jc w:val="center"/>
              <w:rPr>
                <w:b/>
                <w:szCs w:val="21"/>
              </w:rPr>
            </w:pPr>
          </w:p>
        </w:tc>
      </w:tr>
      <w:tr w:rsidR="005E4346" w:rsidRPr="00A233AB" w:rsidTr="005E4346">
        <w:trPr>
          <w:jc w:val="center"/>
        </w:trPr>
        <w:tc>
          <w:tcPr>
            <w:tcW w:w="1278" w:type="dxa"/>
            <w:vAlign w:val="center"/>
          </w:tcPr>
          <w:p w:rsidR="005E4346" w:rsidRDefault="005E4346" w:rsidP="00C70041">
            <w:pPr>
              <w:spacing w:line="400" w:lineRule="exact"/>
              <w:jc w:val="center"/>
              <w:rPr>
                <w:szCs w:val="21"/>
              </w:rPr>
            </w:pPr>
            <w:r>
              <w:rPr>
                <w:rFonts w:hint="eastAsia"/>
                <w:szCs w:val="21"/>
              </w:rPr>
              <w:t>I/O</w:t>
            </w:r>
          </w:p>
        </w:tc>
        <w:tc>
          <w:tcPr>
            <w:tcW w:w="933" w:type="dxa"/>
            <w:vAlign w:val="center"/>
          </w:tcPr>
          <w:p w:rsidR="005E4346" w:rsidRPr="00A233AB" w:rsidRDefault="005E4346" w:rsidP="00C70041">
            <w:pPr>
              <w:spacing w:line="400" w:lineRule="exact"/>
              <w:rPr>
                <w:szCs w:val="21"/>
              </w:rPr>
            </w:pPr>
            <w:r>
              <w:rPr>
                <w:rFonts w:hint="eastAsia"/>
                <w:szCs w:val="21"/>
              </w:rPr>
              <w:t>RIOM</w:t>
            </w:r>
          </w:p>
        </w:tc>
        <w:tc>
          <w:tcPr>
            <w:tcW w:w="2090" w:type="dxa"/>
          </w:tcPr>
          <w:p w:rsidR="005E4346" w:rsidRDefault="005E4346" w:rsidP="00C70041">
            <w:pPr>
              <w:spacing w:line="400" w:lineRule="exact"/>
              <w:jc w:val="center"/>
              <w:rPr>
                <w:szCs w:val="21"/>
              </w:rPr>
            </w:pPr>
            <w:r>
              <w:rPr>
                <w:rFonts w:hint="eastAsia"/>
                <w:szCs w:val="21"/>
              </w:rPr>
              <w:t>RIOM1</w:t>
            </w:r>
            <w:r>
              <w:rPr>
                <w:rFonts w:hint="eastAsia"/>
                <w:szCs w:val="21"/>
              </w:rPr>
              <w:t>：</w:t>
            </w:r>
          </w:p>
          <w:p w:rsidR="005E4346" w:rsidRDefault="005E4346" w:rsidP="00C70041">
            <w:pPr>
              <w:spacing w:line="400" w:lineRule="exact"/>
              <w:jc w:val="center"/>
              <w:rPr>
                <w:szCs w:val="21"/>
              </w:rPr>
            </w:pPr>
            <w:r>
              <w:rPr>
                <w:rFonts w:hint="eastAsia"/>
                <w:szCs w:val="21"/>
              </w:rPr>
              <w:t>DIT1 0x1B1/2-5</w:t>
            </w:r>
          </w:p>
          <w:p w:rsidR="005E4346" w:rsidRDefault="005E4346" w:rsidP="00C70041">
            <w:pPr>
              <w:spacing w:line="400" w:lineRule="exact"/>
              <w:jc w:val="center"/>
              <w:rPr>
                <w:szCs w:val="21"/>
              </w:rPr>
            </w:pPr>
            <w:r>
              <w:rPr>
                <w:rFonts w:hint="eastAsia"/>
                <w:szCs w:val="21"/>
              </w:rPr>
              <w:t>DIT2 0x1B1/6-9</w:t>
            </w:r>
          </w:p>
          <w:p w:rsidR="005E4346" w:rsidRDefault="005E4346" w:rsidP="00C70041">
            <w:pPr>
              <w:spacing w:line="400" w:lineRule="exact"/>
              <w:jc w:val="center"/>
              <w:rPr>
                <w:szCs w:val="21"/>
              </w:rPr>
            </w:pPr>
            <w:r>
              <w:rPr>
                <w:rFonts w:hint="eastAsia"/>
                <w:szCs w:val="21"/>
              </w:rPr>
              <w:t>DIT3 0x1B1/10-13</w:t>
            </w:r>
          </w:p>
          <w:p w:rsidR="005E4346" w:rsidRDefault="005E4346" w:rsidP="00C70041">
            <w:pPr>
              <w:spacing w:line="400" w:lineRule="exact"/>
              <w:jc w:val="center"/>
              <w:rPr>
                <w:szCs w:val="21"/>
              </w:rPr>
            </w:pPr>
            <w:r>
              <w:rPr>
                <w:rFonts w:hint="eastAsia"/>
                <w:szCs w:val="21"/>
              </w:rPr>
              <w:t>DDT 0x1B1/14</w:t>
            </w:r>
          </w:p>
          <w:p w:rsidR="005E4346" w:rsidRDefault="005E4346" w:rsidP="00C70041">
            <w:pPr>
              <w:spacing w:line="400" w:lineRule="exact"/>
              <w:jc w:val="center"/>
              <w:rPr>
                <w:szCs w:val="21"/>
              </w:rPr>
            </w:pPr>
            <w:r>
              <w:rPr>
                <w:rFonts w:hint="eastAsia"/>
                <w:szCs w:val="21"/>
              </w:rPr>
              <w:t>DI(</w:t>
            </w:r>
            <w:r>
              <w:rPr>
                <w:rFonts w:hint="eastAsia"/>
                <w:szCs w:val="21"/>
              </w:rPr>
              <w:t>冗余</w:t>
            </w:r>
            <w:r>
              <w:rPr>
                <w:rFonts w:hint="eastAsia"/>
                <w:szCs w:val="21"/>
              </w:rPr>
              <w:t>) 0x1A2/2-5</w:t>
            </w:r>
          </w:p>
          <w:p w:rsidR="005E4346" w:rsidRDefault="005E4346" w:rsidP="00C70041">
            <w:pPr>
              <w:spacing w:line="400" w:lineRule="exact"/>
              <w:jc w:val="center"/>
              <w:rPr>
                <w:szCs w:val="21"/>
              </w:rPr>
            </w:pPr>
            <w:r>
              <w:rPr>
                <w:rFonts w:hint="eastAsia"/>
                <w:szCs w:val="21"/>
              </w:rPr>
              <w:t>RIOM2</w:t>
            </w:r>
            <w:r>
              <w:rPr>
                <w:rFonts w:hint="eastAsia"/>
                <w:szCs w:val="21"/>
              </w:rPr>
              <w:t>：</w:t>
            </w:r>
          </w:p>
          <w:p w:rsidR="005E4346" w:rsidRDefault="005E4346" w:rsidP="00C70041">
            <w:pPr>
              <w:spacing w:line="400" w:lineRule="exact"/>
              <w:jc w:val="center"/>
              <w:rPr>
                <w:szCs w:val="21"/>
              </w:rPr>
            </w:pPr>
            <w:r>
              <w:rPr>
                <w:rFonts w:hint="eastAsia"/>
                <w:szCs w:val="21"/>
              </w:rPr>
              <w:t>DIT1 0x2B1/0-1</w:t>
            </w:r>
          </w:p>
          <w:p w:rsidR="005E4346" w:rsidRDefault="005E4346" w:rsidP="00C70041">
            <w:pPr>
              <w:spacing w:line="400" w:lineRule="exact"/>
              <w:jc w:val="center"/>
              <w:rPr>
                <w:szCs w:val="21"/>
              </w:rPr>
            </w:pPr>
            <w:r>
              <w:rPr>
                <w:rFonts w:hint="eastAsia"/>
                <w:szCs w:val="21"/>
              </w:rPr>
              <w:t>RIOM3</w:t>
            </w:r>
            <w:r>
              <w:rPr>
                <w:rFonts w:hint="eastAsia"/>
                <w:szCs w:val="21"/>
              </w:rPr>
              <w:t>：</w:t>
            </w:r>
          </w:p>
          <w:p w:rsidR="005E4346" w:rsidRDefault="005E4346" w:rsidP="00C70041">
            <w:pPr>
              <w:spacing w:line="400" w:lineRule="exact"/>
              <w:jc w:val="center"/>
              <w:rPr>
                <w:szCs w:val="21"/>
              </w:rPr>
            </w:pPr>
            <w:r>
              <w:rPr>
                <w:rFonts w:hint="eastAsia"/>
                <w:szCs w:val="21"/>
              </w:rPr>
              <w:t>DIT1 0x3B1/0-1</w:t>
            </w:r>
          </w:p>
          <w:p w:rsidR="005E4346" w:rsidRDefault="005E4346" w:rsidP="00C70041">
            <w:pPr>
              <w:spacing w:line="400" w:lineRule="exact"/>
              <w:jc w:val="center"/>
              <w:rPr>
                <w:szCs w:val="21"/>
              </w:rPr>
            </w:pPr>
            <w:r>
              <w:rPr>
                <w:rFonts w:hint="eastAsia"/>
                <w:szCs w:val="21"/>
              </w:rPr>
              <w:t>RIOM4</w:t>
            </w:r>
            <w:r>
              <w:rPr>
                <w:rFonts w:hint="eastAsia"/>
                <w:szCs w:val="21"/>
              </w:rPr>
              <w:t>：</w:t>
            </w:r>
          </w:p>
          <w:p w:rsidR="005E4346" w:rsidRDefault="005E4346" w:rsidP="00C70041">
            <w:pPr>
              <w:spacing w:line="400" w:lineRule="exact"/>
              <w:jc w:val="center"/>
              <w:rPr>
                <w:szCs w:val="21"/>
              </w:rPr>
            </w:pPr>
            <w:r>
              <w:rPr>
                <w:rFonts w:hint="eastAsia"/>
                <w:szCs w:val="21"/>
              </w:rPr>
              <w:t>DIT1 0x4B1/0-1</w:t>
            </w:r>
          </w:p>
          <w:p w:rsidR="005E4346" w:rsidRDefault="005E4346" w:rsidP="00C70041">
            <w:pPr>
              <w:spacing w:line="400" w:lineRule="exact"/>
              <w:jc w:val="center"/>
              <w:rPr>
                <w:szCs w:val="21"/>
              </w:rPr>
            </w:pPr>
            <w:r>
              <w:rPr>
                <w:rFonts w:hint="eastAsia"/>
                <w:szCs w:val="21"/>
              </w:rPr>
              <w:t>RIOM5</w:t>
            </w:r>
            <w:r>
              <w:rPr>
                <w:rFonts w:hint="eastAsia"/>
                <w:szCs w:val="21"/>
              </w:rPr>
              <w:t>：</w:t>
            </w:r>
          </w:p>
          <w:p w:rsidR="005E4346" w:rsidRPr="002D5954" w:rsidRDefault="005E4346" w:rsidP="00C70041">
            <w:pPr>
              <w:spacing w:line="400" w:lineRule="exact"/>
              <w:jc w:val="center"/>
              <w:rPr>
                <w:szCs w:val="21"/>
              </w:rPr>
            </w:pPr>
            <w:r>
              <w:rPr>
                <w:rFonts w:hint="eastAsia"/>
                <w:szCs w:val="21"/>
              </w:rPr>
              <w:lastRenderedPageBreak/>
              <w:t>DIT1 0x5B1/0-1</w:t>
            </w:r>
          </w:p>
          <w:p w:rsidR="005E4346" w:rsidRDefault="005E4346" w:rsidP="00C70041">
            <w:pPr>
              <w:spacing w:line="400" w:lineRule="exact"/>
              <w:jc w:val="center"/>
              <w:rPr>
                <w:szCs w:val="21"/>
              </w:rPr>
            </w:pPr>
            <w:r>
              <w:rPr>
                <w:rFonts w:hint="eastAsia"/>
                <w:szCs w:val="21"/>
              </w:rPr>
              <w:t>RIOM6</w:t>
            </w:r>
            <w:r>
              <w:rPr>
                <w:rFonts w:hint="eastAsia"/>
                <w:szCs w:val="21"/>
              </w:rPr>
              <w:t>：</w:t>
            </w:r>
          </w:p>
          <w:p w:rsidR="005E4346" w:rsidRDefault="005E4346" w:rsidP="00C70041">
            <w:pPr>
              <w:spacing w:line="400" w:lineRule="exact"/>
              <w:jc w:val="center"/>
              <w:rPr>
                <w:szCs w:val="21"/>
              </w:rPr>
            </w:pPr>
            <w:r>
              <w:rPr>
                <w:rFonts w:hint="eastAsia"/>
                <w:szCs w:val="21"/>
              </w:rPr>
              <w:t>DIT1 0x6B1/2-5</w:t>
            </w:r>
          </w:p>
          <w:p w:rsidR="005E4346" w:rsidRDefault="005E4346" w:rsidP="00C70041">
            <w:pPr>
              <w:spacing w:line="400" w:lineRule="exact"/>
              <w:jc w:val="center"/>
              <w:rPr>
                <w:szCs w:val="21"/>
              </w:rPr>
            </w:pPr>
            <w:r>
              <w:rPr>
                <w:rFonts w:hint="eastAsia"/>
                <w:szCs w:val="21"/>
              </w:rPr>
              <w:t>DIT2 0x6B1/6-9</w:t>
            </w:r>
          </w:p>
          <w:p w:rsidR="005E4346" w:rsidRDefault="005E4346" w:rsidP="00C70041">
            <w:pPr>
              <w:spacing w:line="400" w:lineRule="exact"/>
              <w:jc w:val="center"/>
              <w:rPr>
                <w:szCs w:val="21"/>
              </w:rPr>
            </w:pPr>
            <w:r>
              <w:rPr>
                <w:rFonts w:hint="eastAsia"/>
                <w:szCs w:val="21"/>
              </w:rPr>
              <w:t>DIT3 0x6B1/10-13</w:t>
            </w:r>
          </w:p>
          <w:p w:rsidR="005E4346" w:rsidRDefault="005E4346" w:rsidP="00C70041">
            <w:pPr>
              <w:spacing w:line="400" w:lineRule="exact"/>
              <w:jc w:val="center"/>
              <w:rPr>
                <w:szCs w:val="21"/>
              </w:rPr>
            </w:pPr>
            <w:r>
              <w:rPr>
                <w:rFonts w:hint="eastAsia"/>
                <w:szCs w:val="21"/>
              </w:rPr>
              <w:t>DDT 0x6B1/14</w:t>
            </w:r>
          </w:p>
          <w:p w:rsidR="005E4346" w:rsidRDefault="005E4346" w:rsidP="00C70041">
            <w:pPr>
              <w:spacing w:line="400" w:lineRule="exact"/>
              <w:jc w:val="center"/>
              <w:rPr>
                <w:szCs w:val="21"/>
              </w:rPr>
            </w:pPr>
            <w:r>
              <w:rPr>
                <w:rFonts w:hint="eastAsia"/>
                <w:szCs w:val="21"/>
              </w:rPr>
              <w:t>DI(</w:t>
            </w:r>
            <w:r>
              <w:rPr>
                <w:rFonts w:hint="eastAsia"/>
                <w:szCs w:val="21"/>
              </w:rPr>
              <w:t>冗余</w:t>
            </w:r>
            <w:r>
              <w:rPr>
                <w:rFonts w:hint="eastAsia"/>
                <w:szCs w:val="21"/>
              </w:rPr>
              <w:t>) 0x6A2/2-5</w:t>
            </w:r>
          </w:p>
          <w:p w:rsidR="005E4346" w:rsidRDefault="005E4346" w:rsidP="00C70041">
            <w:pPr>
              <w:spacing w:line="400" w:lineRule="exact"/>
              <w:jc w:val="center"/>
              <w:rPr>
                <w:szCs w:val="21"/>
              </w:rPr>
            </w:pPr>
          </w:p>
          <w:p w:rsidR="005E4346" w:rsidRPr="00F67B6C" w:rsidRDefault="005E4346" w:rsidP="00C70041">
            <w:pPr>
              <w:spacing w:line="400" w:lineRule="exact"/>
              <w:jc w:val="center"/>
              <w:rPr>
                <w:b/>
                <w:szCs w:val="21"/>
              </w:rPr>
            </w:pPr>
            <w:r w:rsidRPr="00F67B6C">
              <w:rPr>
                <w:rFonts w:hint="eastAsia"/>
                <w:b/>
                <w:szCs w:val="21"/>
              </w:rPr>
              <w:t>模拟量</w:t>
            </w:r>
          </w:p>
          <w:p w:rsidR="005E4346" w:rsidRDefault="005E4346" w:rsidP="00C70041">
            <w:pPr>
              <w:spacing w:line="400" w:lineRule="exact"/>
              <w:jc w:val="center"/>
              <w:rPr>
                <w:szCs w:val="21"/>
              </w:rPr>
            </w:pPr>
            <w:r>
              <w:rPr>
                <w:rFonts w:hint="eastAsia"/>
                <w:szCs w:val="21"/>
              </w:rPr>
              <w:t>1</w:t>
            </w:r>
            <w:r>
              <w:rPr>
                <w:rFonts w:hint="eastAsia"/>
                <w:szCs w:val="21"/>
              </w:rPr>
              <w:t>车司控器：</w:t>
            </w:r>
          </w:p>
          <w:p w:rsidR="005E4346" w:rsidRDefault="005E4346" w:rsidP="00C70041">
            <w:pPr>
              <w:spacing w:line="400" w:lineRule="exact"/>
              <w:jc w:val="center"/>
              <w:rPr>
                <w:szCs w:val="21"/>
              </w:rPr>
            </w:pPr>
            <w:r>
              <w:rPr>
                <w:rFonts w:hint="eastAsia"/>
                <w:szCs w:val="21"/>
              </w:rPr>
              <w:t>0x1B1/18-19</w:t>
            </w:r>
          </w:p>
          <w:p w:rsidR="005E4346" w:rsidRDefault="005E4346" w:rsidP="00C70041">
            <w:pPr>
              <w:spacing w:line="400" w:lineRule="exact"/>
              <w:jc w:val="center"/>
              <w:rPr>
                <w:szCs w:val="21"/>
              </w:rPr>
            </w:pPr>
            <w:r>
              <w:rPr>
                <w:rFonts w:hint="eastAsia"/>
                <w:szCs w:val="21"/>
              </w:rPr>
              <w:t>6</w:t>
            </w:r>
            <w:r>
              <w:rPr>
                <w:rFonts w:hint="eastAsia"/>
                <w:szCs w:val="21"/>
              </w:rPr>
              <w:t>车司控器：</w:t>
            </w:r>
          </w:p>
          <w:p w:rsidR="005E4346" w:rsidRDefault="005E4346" w:rsidP="00C70041">
            <w:pPr>
              <w:spacing w:line="400" w:lineRule="exact"/>
              <w:jc w:val="center"/>
              <w:rPr>
                <w:szCs w:val="21"/>
              </w:rPr>
            </w:pPr>
            <w:r>
              <w:rPr>
                <w:rFonts w:hint="eastAsia"/>
                <w:szCs w:val="21"/>
              </w:rPr>
              <w:t>0x6B1/18-19</w:t>
            </w:r>
          </w:p>
          <w:p w:rsidR="005E4346" w:rsidRDefault="005E4346" w:rsidP="00C70041">
            <w:pPr>
              <w:spacing w:line="400" w:lineRule="exact"/>
              <w:jc w:val="center"/>
              <w:rPr>
                <w:szCs w:val="21"/>
              </w:rPr>
            </w:pPr>
            <w:r>
              <w:rPr>
                <w:rFonts w:hint="eastAsia"/>
                <w:szCs w:val="21"/>
              </w:rPr>
              <w:t>1</w:t>
            </w:r>
            <w:r>
              <w:rPr>
                <w:rFonts w:hint="eastAsia"/>
                <w:szCs w:val="21"/>
              </w:rPr>
              <w:t>车司控器</w:t>
            </w:r>
            <w:r>
              <w:rPr>
                <w:rFonts w:hint="eastAsia"/>
                <w:szCs w:val="21"/>
              </w:rPr>
              <w:t>(</w:t>
            </w:r>
            <w:r>
              <w:rPr>
                <w:rFonts w:hint="eastAsia"/>
                <w:szCs w:val="21"/>
              </w:rPr>
              <w:t>冗余</w:t>
            </w:r>
            <w:r>
              <w:rPr>
                <w:rFonts w:hint="eastAsia"/>
                <w:szCs w:val="21"/>
              </w:rPr>
              <w:t>)</w:t>
            </w:r>
            <w:r>
              <w:rPr>
                <w:rFonts w:hint="eastAsia"/>
                <w:szCs w:val="21"/>
              </w:rPr>
              <w:t>：</w:t>
            </w:r>
          </w:p>
          <w:p w:rsidR="005E4346" w:rsidRDefault="005E4346" w:rsidP="00C70041">
            <w:pPr>
              <w:spacing w:line="400" w:lineRule="exact"/>
              <w:jc w:val="center"/>
              <w:rPr>
                <w:szCs w:val="21"/>
              </w:rPr>
            </w:pPr>
            <w:r>
              <w:rPr>
                <w:rFonts w:hint="eastAsia"/>
                <w:szCs w:val="21"/>
              </w:rPr>
              <w:t>0x1A2/7-8</w:t>
            </w:r>
          </w:p>
          <w:p w:rsidR="005E4346" w:rsidRDefault="005E4346" w:rsidP="00C70041">
            <w:pPr>
              <w:spacing w:line="400" w:lineRule="exact"/>
              <w:jc w:val="center"/>
              <w:rPr>
                <w:szCs w:val="21"/>
              </w:rPr>
            </w:pPr>
            <w:r>
              <w:rPr>
                <w:rFonts w:hint="eastAsia"/>
                <w:szCs w:val="21"/>
              </w:rPr>
              <w:t>6</w:t>
            </w:r>
            <w:r>
              <w:rPr>
                <w:rFonts w:hint="eastAsia"/>
                <w:szCs w:val="21"/>
              </w:rPr>
              <w:t>车司控器</w:t>
            </w:r>
            <w:r>
              <w:rPr>
                <w:rFonts w:hint="eastAsia"/>
                <w:szCs w:val="21"/>
              </w:rPr>
              <w:t>(</w:t>
            </w:r>
            <w:r>
              <w:rPr>
                <w:rFonts w:hint="eastAsia"/>
                <w:szCs w:val="21"/>
              </w:rPr>
              <w:t>冗余</w:t>
            </w:r>
            <w:r>
              <w:rPr>
                <w:rFonts w:hint="eastAsia"/>
                <w:szCs w:val="21"/>
              </w:rPr>
              <w:t>)</w:t>
            </w:r>
            <w:r>
              <w:rPr>
                <w:rFonts w:hint="eastAsia"/>
                <w:szCs w:val="21"/>
              </w:rPr>
              <w:t>：</w:t>
            </w:r>
          </w:p>
          <w:p w:rsidR="005E4346" w:rsidRPr="002D5954" w:rsidRDefault="005E4346" w:rsidP="00C70041">
            <w:pPr>
              <w:spacing w:line="400" w:lineRule="exact"/>
              <w:jc w:val="center"/>
              <w:rPr>
                <w:szCs w:val="21"/>
              </w:rPr>
            </w:pPr>
            <w:r>
              <w:rPr>
                <w:rFonts w:hint="eastAsia"/>
                <w:szCs w:val="21"/>
              </w:rPr>
              <w:t>0x6A2/7-8</w:t>
            </w:r>
          </w:p>
          <w:p w:rsidR="005E4346" w:rsidRPr="002D5954" w:rsidRDefault="005E4346" w:rsidP="00C70041">
            <w:pPr>
              <w:spacing w:line="400" w:lineRule="exact"/>
              <w:jc w:val="center"/>
              <w:rPr>
                <w:szCs w:val="21"/>
              </w:rPr>
            </w:pPr>
          </w:p>
          <w:p w:rsidR="005E4346" w:rsidRPr="00C24E13" w:rsidRDefault="005E4346" w:rsidP="00C70041">
            <w:pPr>
              <w:spacing w:line="400" w:lineRule="exact"/>
              <w:jc w:val="center"/>
              <w:rPr>
                <w:szCs w:val="21"/>
              </w:rPr>
            </w:pPr>
          </w:p>
        </w:tc>
        <w:tc>
          <w:tcPr>
            <w:tcW w:w="696" w:type="dxa"/>
          </w:tcPr>
          <w:p w:rsidR="005E4346" w:rsidRPr="00C24E13" w:rsidRDefault="005E4346" w:rsidP="00C70041">
            <w:pPr>
              <w:spacing w:line="400" w:lineRule="exact"/>
              <w:jc w:val="center"/>
              <w:rPr>
                <w:szCs w:val="21"/>
              </w:rPr>
            </w:pPr>
          </w:p>
        </w:tc>
        <w:tc>
          <w:tcPr>
            <w:tcW w:w="1382" w:type="dxa"/>
            <w:shd w:val="clear" w:color="auto" w:fill="auto"/>
          </w:tcPr>
          <w:p w:rsidR="005E4346" w:rsidRDefault="005E4346" w:rsidP="00C70041">
            <w:pPr>
              <w:jc w:val="center"/>
              <w:rPr>
                <w:szCs w:val="21"/>
              </w:rPr>
            </w:pPr>
            <w:r>
              <w:rPr>
                <w:rFonts w:hint="eastAsia"/>
                <w:szCs w:val="21"/>
              </w:rPr>
              <w:t>高电平</w:t>
            </w:r>
            <w:r>
              <w:rPr>
                <w:noProof/>
                <w:szCs w:val="21"/>
              </w:rPr>
              <w:drawing>
                <wp:inline distT="0" distB="0" distL="0" distR="0">
                  <wp:extent cx="241300" cy="241300"/>
                  <wp:effectExtent l="0" t="0" r="6350" b="6350"/>
                  <wp:docPr id="311" name="图片 311" descr="I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Ogreen"/>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p w:rsidR="005E4346" w:rsidRPr="00C24E13" w:rsidRDefault="005E4346" w:rsidP="00C70041">
            <w:pPr>
              <w:jc w:val="center"/>
              <w:rPr>
                <w:szCs w:val="21"/>
              </w:rPr>
            </w:pPr>
            <w:r>
              <w:rPr>
                <w:rFonts w:hint="eastAsia"/>
                <w:szCs w:val="21"/>
              </w:rPr>
              <w:t>低电平</w:t>
            </w:r>
            <w:r>
              <w:rPr>
                <w:noProof/>
                <w:szCs w:val="21"/>
              </w:rPr>
              <w:drawing>
                <wp:inline distT="0" distB="0" distL="0" distR="0">
                  <wp:extent cx="241300" cy="241300"/>
                  <wp:effectExtent l="0" t="0" r="6350" b="6350"/>
                  <wp:docPr id="310" name="图片 310" descr="IO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Owhite"/>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1806" w:type="dxa"/>
            <w:shd w:val="clear" w:color="auto" w:fill="auto"/>
          </w:tcPr>
          <w:p w:rsidR="005E4346" w:rsidRDefault="005E4346" w:rsidP="00C70041">
            <w:pPr>
              <w:spacing w:line="400" w:lineRule="exact"/>
              <w:jc w:val="center"/>
              <w:rPr>
                <w:b/>
                <w:szCs w:val="21"/>
              </w:rPr>
            </w:pPr>
            <w:r>
              <w:rPr>
                <w:rFonts w:hint="eastAsia"/>
                <w:b/>
                <w:szCs w:val="21"/>
              </w:rPr>
              <w:t>数字量</w:t>
            </w:r>
          </w:p>
          <w:p w:rsidR="005E4346" w:rsidRPr="00636813" w:rsidRDefault="005E4346" w:rsidP="00C70041">
            <w:pPr>
              <w:spacing w:line="400" w:lineRule="exact"/>
              <w:jc w:val="center"/>
              <w:rPr>
                <w:szCs w:val="21"/>
              </w:rPr>
            </w:pPr>
            <w:r w:rsidRPr="00636813">
              <w:rPr>
                <w:rFonts w:hint="eastAsia"/>
                <w:szCs w:val="21"/>
              </w:rPr>
              <w:t>RIOM</w:t>
            </w:r>
            <w:r w:rsidRPr="00636813">
              <w:rPr>
                <w:rFonts w:hint="eastAsia"/>
                <w:szCs w:val="21"/>
              </w:rPr>
              <w:t>通讯正常且对应的点位为</w:t>
            </w:r>
            <w:r w:rsidRPr="00636813">
              <w:rPr>
                <w:rFonts w:hint="eastAsia"/>
                <w:szCs w:val="21"/>
              </w:rPr>
              <w:t>1</w:t>
            </w:r>
            <w:r w:rsidRPr="00636813">
              <w:rPr>
                <w:rFonts w:hint="eastAsia"/>
                <w:szCs w:val="21"/>
              </w:rPr>
              <w:t>，则显示高电平状态；</w:t>
            </w:r>
          </w:p>
          <w:p w:rsidR="005E4346" w:rsidRPr="00636813" w:rsidRDefault="005E4346" w:rsidP="00C70041">
            <w:pPr>
              <w:spacing w:line="400" w:lineRule="exact"/>
              <w:jc w:val="center"/>
              <w:rPr>
                <w:szCs w:val="21"/>
              </w:rPr>
            </w:pPr>
            <w:r w:rsidRPr="00636813">
              <w:rPr>
                <w:rFonts w:hint="eastAsia"/>
                <w:szCs w:val="21"/>
              </w:rPr>
              <w:t>RIOM</w:t>
            </w:r>
            <w:r w:rsidRPr="00636813">
              <w:rPr>
                <w:rFonts w:hint="eastAsia"/>
                <w:szCs w:val="21"/>
              </w:rPr>
              <w:t>通讯正常且对应的点位为</w:t>
            </w:r>
            <w:r w:rsidRPr="00636813">
              <w:rPr>
                <w:rFonts w:hint="eastAsia"/>
                <w:szCs w:val="21"/>
              </w:rPr>
              <w:t>0</w:t>
            </w:r>
            <w:r w:rsidRPr="00636813">
              <w:rPr>
                <w:rFonts w:hint="eastAsia"/>
                <w:szCs w:val="21"/>
              </w:rPr>
              <w:t>，则显示低电平状态；</w:t>
            </w:r>
          </w:p>
          <w:p w:rsidR="005E4346" w:rsidRDefault="005E4346" w:rsidP="00C70041">
            <w:pPr>
              <w:spacing w:line="400" w:lineRule="exact"/>
              <w:jc w:val="center"/>
              <w:rPr>
                <w:szCs w:val="21"/>
              </w:rPr>
            </w:pPr>
            <w:r w:rsidRPr="00636813">
              <w:rPr>
                <w:rFonts w:hint="eastAsia"/>
                <w:szCs w:val="21"/>
              </w:rPr>
              <w:t>RIOM</w:t>
            </w:r>
            <w:r w:rsidRPr="00636813">
              <w:rPr>
                <w:rFonts w:hint="eastAsia"/>
                <w:szCs w:val="21"/>
              </w:rPr>
              <w:t>通讯异常，则显示低电平状态；</w:t>
            </w:r>
          </w:p>
          <w:p w:rsidR="005E4346" w:rsidRDefault="005E4346" w:rsidP="00C70041">
            <w:pPr>
              <w:spacing w:line="400" w:lineRule="exact"/>
              <w:jc w:val="center"/>
              <w:rPr>
                <w:b/>
                <w:szCs w:val="21"/>
              </w:rPr>
            </w:pPr>
            <w:r w:rsidRPr="00636813">
              <w:rPr>
                <w:rFonts w:hint="eastAsia"/>
                <w:b/>
                <w:szCs w:val="21"/>
              </w:rPr>
              <w:t>模拟量</w:t>
            </w:r>
          </w:p>
          <w:p w:rsidR="005E4346" w:rsidRDefault="005E4346" w:rsidP="00C70041">
            <w:pPr>
              <w:spacing w:line="400" w:lineRule="exact"/>
              <w:jc w:val="center"/>
              <w:rPr>
                <w:szCs w:val="21"/>
              </w:rPr>
            </w:pPr>
            <w:r w:rsidRPr="00636813">
              <w:rPr>
                <w:rFonts w:hint="eastAsia"/>
                <w:szCs w:val="21"/>
              </w:rPr>
              <w:lastRenderedPageBreak/>
              <w:t>RIOM</w:t>
            </w:r>
            <w:r w:rsidRPr="00636813">
              <w:rPr>
                <w:rFonts w:hint="eastAsia"/>
                <w:szCs w:val="21"/>
              </w:rPr>
              <w:t>通讯正常</w:t>
            </w:r>
            <w:r>
              <w:rPr>
                <w:rFonts w:hint="eastAsia"/>
                <w:szCs w:val="21"/>
              </w:rPr>
              <w:t>，取司控器大小数值显示；</w:t>
            </w:r>
          </w:p>
          <w:p w:rsidR="005E4346" w:rsidRDefault="005E4346" w:rsidP="00C70041">
            <w:pPr>
              <w:spacing w:line="400" w:lineRule="exact"/>
              <w:jc w:val="center"/>
              <w:rPr>
                <w:szCs w:val="21"/>
              </w:rPr>
            </w:pPr>
            <w:r>
              <w:rPr>
                <w:rFonts w:hint="eastAsia"/>
                <w:szCs w:val="21"/>
              </w:rPr>
              <w:t>异常，显示“</w:t>
            </w:r>
            <w:r>
              <w:rPr>
                <w:rFonts w:hint="eastAsia"/>
                <w:szCs w:val="21"/>
              </w:rPr>
              <w:t>----</w:t>
            </w:r>
            <w:r>
              <w:rPr>
                <w:rFonts w:hint="eastAsia"/>
                <w:szCs w:val="21"/>
              </w:rPr>
              <w:t>”；</w:t>
            </w:r>
          </w:p>
          <w:p w:rsidR="005E4346" w:rsidRDefault="005E4346" w:rsidP="00C70041">
            <w:pPr>
              <w:spacing w:line="400" w:lineRule="exact"/>
              <w:jc w:val="center"/>
              <w:rPr>
                <w:szCs w:val="21"/>
              </w:rPr>
            </w:pPr>
            <w:r>
              <w:rPr>
                <w:rFonts w:hint="eastAsia"/>
                <w:szCs w:val="21"/>
              </w:rPr>
              <w:t>VCU</w:t>
            </w:r>
            <w:r>
              <w:rPr>
                <w:rFonts w:hint="eastAsia"/>
                <w:szCs w:val="21"/>
              </w:rPr>
              <w:t>通讯正常，取司控器大小</w:t>
            </w:r>
            <w:r>
              <w:rPr>
                <w:rFonts w:hint="eastAsia"/>
                <w:szCs w:val="21"/>
              </w:rPr>
              <w:t>(</w:t>
            </w:r>
            <w:r>
              <w:rPr>
                <w:rFonts w:hint="eastAsia"/>
                <w:szCs w:val="21"/>
              </w:rPr>
              <w:t>冗余</w:t>
            </w:r>
            <w:r>
              <w:rPr>
                <w:rFonts w:hint="eastAsia"/>
                <w:szCs w:val="21"/>
              </w:rPr>
              <w:t>)</w:t>
            </w:r>
            <w:r>
              <w:rPr>
                <w:rFonts w:hint="eastAsia"/>
                <w:szCs w:val="21"/>
              </w:rPr>
              <w:t>数值显示；</w:t>
            </w:r>
          </w:p>
          <w:p w:rsidR="005E4346" w:rsidRPr="00636813" w:rsidRDefault="005E4346" w:rsidP="00C70041">
            <w:pPr>
              <w:spacing w:line="400" w:lineRule="exact"/>
              <w:jc w:val="center"/>
              <w:rPr>
                <w:b/>
                <w:szCs w:val="21"/>
              </w:rPr>
            </w:pPr>
            <w:r>
              <w:rPr>
                <w:rFonts w:hint="eastAsia"/>
                <w:szCs w:val="21"/>
              </w:rPr>
              <w:t>异常，显示“</w:t>
            </w:r>
            <w:r>
              <w:rPr>
                <w:rFonts w:hint="eastAsia"/>
                <w:szCs w:val="21"/>
              </w:rPr>
              <w:t>----</w:t>
            </w:r>
            <w:r>
              <w:rPr>
                <w:rFonts w:hint="eastAsia"/>
                <w:szCs w:val="21"/>
              </w:rPr>
              <w:t>”。</w:t>
            </w:r>
          </w:p>
          <w:p w:rsidR="005E4346" w:rsidRPr="00636813" w:rsidRDefault="005E4346" w:rsidP="00C70041">
            <w:pPr>
              <w:spacing w:line="400" w:lineRule="exact"/>
              <w:jc w:val="center"/>
              <w:rPr>
                <w:b/>
                <w:szCs w:val="21"/>
              </w:rPr>
            </w:pPr>
          </w:p>
          <w:p w:rsidR="005E4346" w:rsidRPr="00636813" w:rsidRDefault="005E4346" w:rsidP="00C70041">
            <w:pPr>
              <w:spacing w:line="400" w:lineRule="exact"/>
              <w:jc w:val="center"/>
              <w:rPr>
                <w:b/>
                <w:szCs w:val="21"/>
              </w:rPr>
            </w:pPr>
          </w:p>
        </w:tc>
        <w:tc>
          <w:tcPr>
            <w:tcW w:w="1562" w:type="dxa"/>
          </w:tcPr>
          <w:p w:rsidR="005E4346" w:rsidRDefault="00D75C72" w:rsidP="00980900">
            <w:pPr>
              <w:spacing w:line="400" w:lineRule="exact"/>
              <w:jc w:val="left"/>
              <w:rPr>
                <w:b/>
                <w:szCs w:val="21"/>
              </w:rPr>
            </w:pPr>
            <w:r>
              <w:rPr>
                <w:rFonts w:hint="eastAsia"/>
                <w:szCs w:val="21"/>
              </w:rPr>
              <w:lastRenderedPageBreak/>
              <w:t>（</w:t>
            </w:r>
            <w:r>
              <w:rPr>
                <w:rFonts w:hint="eastAsia"/>
                <w:szCs w:val="21"/>
              </w:rPr>
              <w:t>6</w:t>
            </w:r>
            <w:r>
              <w:rPr>
                <w:rFonts w:hint="eastAsia"/>
                <w:szCs w:val="21"/>
              </w:rPr>
              <w:t>车</w:t>
            </w:r>
            <w:r>
              <w:rPr>
                <w:rFonts w:hint="eastAsia"/>
                <w:szCs w:val="21"/>
              </w:rPr>
              <w:t>DDT 5-HB</w:t>
            </w:r>
            <w:r>
              <w:rPr>
                <w:rFonts w:hint="eastAsia"/>
                <w:szCs w:val="21"/>
              </w:rPr>
              <w:t>合（应改为制动缓解））</w:t>
            </w:r>
          </w:p>
        </w:tc>
      </w:tr>
    </w:tbl>
    <w:p w:rsidR="00CF30C6" w:rsidRPr="00B5508C" w:rsidRDefault="00CF30C6" w:rsidP="00CF30C6">
      <w:pPr>
        <w:pStyle w:val="a6"/>
        <w:spacing w:line="360" w:lineRule="auto"/>
        <w:ind w:left="1271" w:firstLineChars="0" w:firstLine="0"/>
        <w:jc w:val="center"/>
        <w:rPr>
          <w:rFonts w:hAnsi="宋体"/>
          <w:b/>
          <w:bCs/>
          <w:sz w:val="24"/>
          <w:szCs w:val="21"/>
        </w:rPr>
      </w:pPr>
    </w:p>
    <w:p w:rsidR="00CF30C6" w:rsidRDefault="00CF30C6" w:rsidP="007954B7">
      <w:pPr>
        <w:pStyle w:val="3"/>
      </w:pPr>
      <w:bookmarkStart w:id="108" w:name="_Toc469301111"/>
      <w:r w:rsidRPr="00B5508C">
        <w:rPr>
          <w:rFonts w:hint="eastAsia"/>
        </w:rPr>
        <w:t>版本号</w:t>
      </w:r>
      <w:bookmarkEnd w:id="108"/>
    </w:p>
    <w:p w:rsidR="00CF30C6" w:rsidRDefault="00CF30C6" w:rsidP="00CF30C6">
      <w:pPr>
        <w:pStyle w:val="a6"/>
        <w:spacing w:line="360" w:lineRule="auto"/>
        <w:ind w:left="1271" w:firstLineChars="0" w:firstLine="0"/>
        <w:jc w:val="center"/>
        <w:rPr>
          <w:rFonts w:hAnsi="宋体"/>
          <w:b/>
          <w:bCs/>
          <w:sz w:val="24"/>
          <w:szCs w:val="21"/>
        </w:rPr>
      </w:pPr>
      <w:r>
        <w:rPr>
          <w:rFonts w:hAnsi="宋体"/>
          <w:b/>
          <w:bCs/>
          <w:noProof/>
          <w:sz w:val="24"/>
          <w:szCs w:val="21"/>
        </w:rPr>
        <w:lastRenderedPageBreak/>
        <w:drawing>
          <wp:inline distT="0" distB="0" distL="0" distR="0">
            <wp:extent cx="4711065" cy="3540760"/>
            <wp:effectExtent l="0" t="0" r="0" b="2540"/>
            <wp:docPr id="309" name="图片 309" descr="软件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软件版本"/>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1065" cy="3540760"/>
                    </a:xfrm>
                    <a:prstGeom prst="rect">
                      <a:avLst/>
                    </a:prstGeom>
                    <a:noFill/>
                    <a:ln>
                      <a:noFill/>
                    </a:ln>
                  </pic:spPr>
                </pic:pic>
              </a:graphicData>
            </a:graphic>
          </wp:inline>
        </w:drawing>
      </w:r>
    </w:p>
    <w:tbl>
      <w:tblPr>
        <w:tblW w:w="8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8"/>
        <w:gridCol w:w="933"/>
        <w:gridCol w:w="1502"/>
        <w:gridCol w:w="1851"/>
        <w:gridCol w:w="1532"/>
        <w:gridCol w:w="1400"/>
      </w:tblGrid>
      <w:tr w:rsidR="00370ECC" w:rsidRPr="00A233AB" w:rsidTr="00370ECC">
        <w:trPr>
          <w:jc w:val="center"/>
        </w:trPr>
        <w:tc>
          <w:tcPr>
            <w:tcW w:w="1298" w:type="dxa"/>
            <w:vAlign w:val="center"/>
          </w:tcPr>
          <w:p w:rsidR="00370ECC" w:rsidRPr="00A233AB" w:rsidRDefault="00370ECC" w:rsidP="00C70041">
            <w:pPr>
              <w:spacing w:line="400" w:lineRule="exact"/>
              <w:jc w:val="center"/>
              <w:rPr>
                <w:b/>
                <w:szCs w:val="21"/>
              </w:rPr>
            </w:pPr>
            <w:r w:rsidRPr="00A233AB">
              <w:rPr>
                <w:rFonts w:hint="eastAsia"/>
                <w:b/>
                <w:szCs w:val="21"/>
              </w:rPr>
              <w:t>信号名称</w:t>
            </w:r>
          </w:p>
        </w:tc>
        <w:tc>
          <w:tcPr>
            <w:tcW w:w="933" w:type="dxa"/>
            <w:vAlign w:val="center"/>
          </w:tcPr>
          <w:p w:rsidR="00370ECC" w:rsidRPr="00A233AB" w:rsidRDefault="00370ECC" w:rsidP="00C70041">
            <w:pPr>
              <w:spacing w:line="400" w:lineRule="exact"/>
              <w:jc w:val="center"/>
              <w:rPr>
                <w:b/>
                <w:szCs w:val="21"/>
              </w:rPr>
            </w:pPr>
            <w:r w:rsidRPr="00A233AB">
              <w:rPr>
                <w:rFonts w:hint="eastAsia"/>
                <w:b/>
                <w:szCs w:val="21"/>
              </w:rPr>
              <w:t>系统</w:t>
            </w:r>
          </w:p>
        </w:tc>
        <w:tc>
          <w:tcPr>
            <w:tcW w:w="1502" w:type="dxa"/>
          </w:tcPr>
          <w:p w:rsidR="00370ECC" w:rsidRPr="00A233AB" w:rsidRDefault="00370ECC"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851" w:type="dxa"/>
          </w:tcPr>
          <w:p w:rsidR="00370ECC" w:rsidRPr="00A233AB" w:rsidRDefault="00370ECC"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532"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处理、显示</w:t>
            </w:r>
          </w:p>
        </w:tc>
        <w:tc>
          <w:tcPr>
            <w:tcW w:w="1400"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备注</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VCU1</w:t>
            </w:r>
          </w:p>
          <w:p w:rsidR="00370ECC" w:rsidRPr="00A233AB" w:rsidRDefault="00370ECC" w:rsidP="00C70041">
            <w:pPr>
              <w:spacing w:line="400" w:lineRule="exact"/>
              <w:rPr>
                <w:szCs w:val="21"/>
              </w:rPr>
            </w:pPr>
          </w:p>
        </w:tc>
        <w:tc>
          <w:tcPr>
            <w:tcW w:w="933" w:type="dxa"/>
            <w:vAlign w:val="center"/>
          </w:tcPr>
          <w:p w:rsidR="00370ECC" w:rsidRPr="00A233AB" w:rsidRDefault="00370ECC" w:rsidP="00C70041">
            <w:pPr>
              <w:spacing w:line="400" w:lineRule="exact"/>
              <w:rPr>
                <w:szCs w:val="21"/>
              </w:rPr>
            </w:pPr>
            <w:r>
              <w:rPr>
                <w:rFonts w:hint="eastAsia"/>
                <w:szCs w:val="21"/>
              </w:rPr>
              <w:t>TCMS</w:t>
            </w:r>
          </w:p>
        </w:tc>
        <w:tc>
          <w:tcPr>
            <w:tcW w:w="1502" w:type="dxa"/>
            <w:vAlign w:val="center"/>
          </w:tcPr>
          <w:p w:rsidR="00370ECC" w:rsidRPr="00A233AB" w:rsidRDefault="00370ECC" w:rsidP="00C70041">
            <w:pPr>
              <w:spacing w:line="400" w:lineRule="exact"/>
              <w:jc w:val="center"/>
              <w:rPr>
                <w:szCs w:val="21"/>
              </w:rPr>
            </w:pPr>
            <w:r>
              <w:rPr>
                <w:rFonts w:hint="eastAsia"/>
                <w:szCs w:val="21"/>
              </w:rPr>
              <w:t>0x1A1/30-31</w:t>
            </w:r>
          </w:p>
        </w:tc>
        <w:tc>
          <w:tcPr>
            <w:tcW w:w="1851" w:type="dxa"/>
          </w:tcPr>
          <w:p w:rsidR="00370ECC" w:rsidRPr="00A233AB" w:rsidRDefault="00370ECC" w:rsidP="00C70041">
            <w:pPr>
              <w:spacing w:line="400" w:lineRule="exact"/>
              <w:jc w:val="center"/>
              <w:rPr>
                <w:szCs w:val="21"/>
              </w:rPr>
            </w:pPr>
            <w:r>
              <w:rPr>
                <w:rFonts w:hint="eastAsia"/>
                <w:szCs w:val="21"/>
              </w:rPr>
              <w:t>双字节</w:t>
            </w:r>
          </w:p>
        </w:tc>
        <w:tc>
          <w:tcPr>
            <w:tcW w:w="1532" w:type="dxa"/>
          </w:tcPr>
          <w:p w:rsidR="00370ECC" w:rsidRPr="00AF7BF7" w:rsidRDefault="00370ECC" w:rsidP="00C70041">
            <w:pPr>
              <w:spacing w:line="400" w:lineRule="exact"/>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F73EA1">
            <w:pPr>
              <w:spacing w:line="400" w:lineRule="exact"/>
              <w:rPr>
                <w:szCs w:val="21"/>
              </w:rPr>
            </w:pPr>
            <w:r>
              <w:rPr>
                <w:rFonts w:hint="eastAsia"/>
                <w:szCs w:val="21"/>
              </w:rPr>
              <w:t>VCU2</w:t>
            </w:r>
          </w:p>
          <w:p w:rsidR="00370ECC" w:rsidRPr="00A233AB" w:rsidRDefault="00370ECC" w:rsidP="00F73EA1">
            <w:pPr>
              <w:spacing w:line="400" w:lineRule="exact"/>
              <w:rPr>
                <w:szCs w:val="21"/>
              </w:rPr>
            </w:pPr>
          </w:p>
        </w:tc>
        <w:tc>
          <w:tcPr>
            <w:tcW w:w="933" w:type="dxa"/>
            <w:vAlign w:val="center"/>
          </w:tcPr>
          <w:p w:rsidR="00370ECC" w:rsidRPr="00A233AB" w:rsidRDefault="00370ECC" w:rsidP="00F73EA1">
            <w:pPr>
              <w:spacing w:line="400" w:lineRule="exact"/>
              <w:rPr>
                <w:szCs w:val="21"/>
              </w:rPr>
            </w:pPr>
            <w:r>
              <w:rPr>
                <w:rFonts w:hint="eastAsia"/>
                <w:szCs w:val="21"/>
              </w:rPr>
              <w:t>TCMS</w:t>
            </w:r>
          </w:p>
        </w:tc>
        <w:tc>
          <w:tcPr>
            <w:tcW w:w="1502" w:type="dxa"/>
            <w:vAlign w:val="center"/>
          </w:tcPr>
          <w:p w:rsidR="00370ECC" w:rsidRPr="00A233AB" w:rsidRDefault="00370ECC" w:rsidP="00E7072F">
            <w:pPr>
              <w:spacing w:line="400" w:lineRule="exact"/>
              <w:jc w:val="center"/>
              <w:rPr>
                <w:szCs w:val="21"/>
              </w:rPr>
            </w:pPr>
            <w:r>
              <w:rPr>
                <w:rFonts w:hint="eastAsia"/>
                <w:szCs w:val="21"/>
              </w:rPr>
              <w:t>0x6A1/30-31</w:t>
            </w:r>
          </w:p>
        </w:tc>
        <w:tc>
          <w:tcPr>
            <w:tcW w:w="1851" w:type="dxa"/>
          </w:tcPr>
          <w:p w:rsidR="00370ECC" w:rsidRPr="00A233AB" w:rsidRDefault="00370ECC" w:rsidP="00F73EA1">
            <w:pPr>
              <w:spacing w:line="400" w:lineRule="exact"/>
              <w:jc w:val="center"/>
              <w:rPr>
                <w:szCs w:val="21"/>
              </w:rPr>
            </w:pPr>
            <w:r>
              <w:rPr>
                <w:rFonts w:hint="eastAsia"/>
                <w:szCs w:val="21"/>
              </w:rPr>
              <w:t>双字节</w:t>
            </w:r>
          </w:p>
        </w:tc>
        <w:tc>
          <w:tcPr>
            <w:tcW w:w="1532" w:type="dxa"/>
          </w:tcPr>
          <w:p w:rsidR="00370ECC" w:rsidRPr="00AF7BF7" w:rsidRDefault="00370ECC" w:rsidP="00F73EA1">
            <w:pPr>
              <w:spacing w:line="400" w:lineRule="exact"/>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F73EA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RIOM</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RIOM</w:t>
            </w:r>
          </w:p>
        </w:tc>
        <w:tc>
          <w:tcPr>
            <w:tcW w:w="1502" w:type="dxa"/>
            <w:vAlign w:val="center"/>
          </w:tcPr>
          <w:p w:rsidR="00370ECC" w:rsidRDefault="00370ECC" w:rsidP="00C70041">
            <w:pPr>
              <w:spacing w:line="400" w:lineRule="exact"/>
              <w:jc w:val="center"/>
              <w:rPr>
                <w:szCs w:val="21"/>
              </w:rPr>
            </w:pPr>
            <w:r>
              <w:rPr>
                <w:rFonts w:hint="eastAsia"/>
                <w:szCs w:val="21"/>
              </w:rPr>
              <w:t>RIOM1</w:t>
            </w:r>
            <w:r>
              <w:rPr>
                <w:rFonts w:hint="eastAsia"/>
                <w:szCs w:val="21"/>
              </w:rPr>
              <w:t>：</w:t>
            </w:r>
          </w:p>
          <w:p w:rsidR="00370ECC" w:rsidRDefault="00370ECC" w:rsidP="00C70041">
            <w:pPr>
              <w:spacing w:line="400" w:lineRule="exact"/>
              <w:jc w:val="center"/>
              <w:rPr>
                <w:szCs w:val="21"/>
              </w:rPr>
            </w:pPr>
            <w:r>
              <w:rPr>
                <w:rFonts w:hint="eastAsia"/>
                <w:szCs w:val="21"/>
              </w:rPr>
              <w:t>0x1B1/30-31</w:t>
            </w:r>
          </w:p>
          <w:p w:rsidR="00370ECC" w:rsidRDefault="00370ECC" w:rsidP="00C70041">
            <w:pPr>
              <w:spacing w:line="400" w:lineRule="exact"/>
              <w:jc w:val="center"/>
              <w:rPr>
                <w:szCs w:val="21"/>
              </w:rPr>
            </w:pPr>
            <w:r>
              <w:rPr>
                <w:rFonts w:hint="eastAsia"/>
                <w:szCs w:val="21"/>
              </w:rPr>
              <w:t>RIOM2</w:t>
            </w:r>
            <w:r>
              <w:rPr>
                <w:rFonts w:hint="eastAsia"/>
                <w:szCs w:val="21"/>
              </w:rPr>
              <w:t>：</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0x2B2/4-5</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RIOM3</w:t>
            </w:r>
            <w:r w:rsidRPr="00B823EE">
              <w:rPr>
                <w:rFonts w:hint="eastAsia"/>
                <w:color w:val="000000" w:themeColor="text1"/>
                <w:szCs w:val="21"/>
              </w:rPr>
              <w:t>：</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0x3B2/4-5</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RIOM4</w:t>
            </w:r>
            <w:r w:rsidRPr="00B823EE">
              <w:rPr>
                <w:rFonts w:hint="eastAsia"/>
                <w:color w:val="000000" w:themeColor="text1"/>
                <w:szCs w:val="21"/>
              </w:rPr>
              <w:t>：</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0x4B2/4-5</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RIOM5</w:t>
            </w:r>
            <w:r w:rsidRPr="00B823EE">
              <w:rPr>
                <w:rFonts w:hint="eastAsia"/>
                <w:color w:val="000000" w:themeColor="text1"/>
                <w:szCs w:val="21"/>
              </w:rPr>
              <w:t>：</w:t>
            </w:r>
          </w:p>
          <w:p w:rsidR="00370ECC" w:rsidRPr="00B823EE" w:rsidRDefault="00370ECC" w:rsidP="00C70041">
            <w:pPr>
              <w:spacing w:line="400" w:lineRule="exact"/>
              <w:jc w:val="center"/>
              <w:rPr>
                <w:color w:val="000000" w:themeColor="text1"/>
                <w:szCs w:val="21"/>
              </w:rPr>
            </w:pPr>
            <w:r w:rsidRPr="00B823EE">
              <w:rPr>
                <w:rFonts w:hint="eastAsia"/>
                <w:color w:val="000000" w:themeColor="text1"/>
                <w:szCs w:val="21"/>
              </w:rPr>
              <w:t>0x5B2/4-5</w:t>
            </w:r>
          </w:p>
          <w:p w:rsidR="00370ECC" w:rsidRDefault="00370ECC" w:rsidP="00C70041">
            <w:pPr>
              <w:spacing w:line="400" w:lineRule="exact"/>
              <w:jc w:val="center"/>
              <w:rPr>
                <w:szCs w:val="21"/>
              </w:rPr>
            </w:pPr>
            <w:r>
              <w:rPr>
                <w:rFonts w:hint="eastAsia"/>
                <w:szCs w:val="21"/>
              </w:rPr>
              <w:t>RIOM6</w:t>
            </w:r>
            <w:r>
              <w:rPr>
                <w:rFonts w:hint="eastAsia"/>
                <w:szCs w:val="21"/>
              </w:rPr>
              <w:t>：</w:t>
            </w:r>
          </w:p>
          <w:p w:rsidR="00370ECC" w:rsidRDefault="00370ECC" w:rsidP="00C70041">
            <w:pPr>
              <w:spacing w:line="400" w:lineRule="exact"/>
              <w:jc w:val="center"/>
              <w:rPr>
                <w:szCs w:val="21"/>
              </w:rPr>
            </w:pPr>
            <w:r>
              <w:rPr>
                <w:rFonts w:hint="eastAsia"/>
                <w:szCs w:val="21"/>
              </w:rPr>
              <w:t>0x6B1/30-31</w:t>
            </w:r>
          </w:p>
          <w:p w:rsidR="00370ECC" w:rsidRPr="002247A3" w:rsidRDefault="00370ECC" w:rsidP="00C70041">
            <w:pPr>
              <w:spacing w:line="400" w:lineRule="exact"/>
              <w:jc w:val="center"/>
              <w:rPr>
                <w:szCs w:val="21"/>
              </w:rPr>
            </w:pP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C47309" w:rsidRDefault="00370ECC" w:rsidP="00C70041">
            <w:pPr>
              <w:spacing w:line="400" w:lineRule="exact"/>
              <w:rPr>
                <w:szCs w:val="21"/>
              </w:rPr>
            </w:pPr>
            <w:r>
              <w:rPr>
                <w:rFonts w:hint="eastAsia"/>
                <w:szCs w:val="21"/>
              </w:rPr>
              <w:t>RIOM</w:t>
            </w:r>
            <w:r>
              <w:rPr>
                <w:rFonts w:hint="eastAsia"/>
                <w:szCs w:val="21"/>
              </w:rPr>
              <w:t>通讯正常，取各自端口数据显示；否则显示“</w:t>
            </w:r>
            <w:r>
              <w:rPr>
                <w:rFonts w:hint="eastAsia"/>
                <w:szCs w:val="21"/>
              </w:rPr>
              <w:t>--.--</w:t>
            </w:r>
            <w:r>
              <w:rPr>
                <w:rFonts w:hint="eastAsia"/>
                <w:szCs w:val="21"/>
              </w:rPr>
              <w:t>”。</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HMI</w:t>
            </w:r>
          </w:p>
          <w:p w:rsidR="00370ECC" w:rsidRDefault="00370ECC" w:rsidP="00C70041">
            <w:pPr>
              <w:spacing w:line="400" w:lineRule="exact"/>
              <w:rPr>
                <w:szCs w:val="21"/>
              </w:rPr>
            </w:pPr>
            <w:r>
              <w:rPr>
                <w:rFonts w:hint="eastAsia"/>
                <w:szCs w:val="21"/>
              </w:rPr>
              <w:lastRenderedPageBreak/>
              <w:t>版本号</w:t>
            </w:r>
          </w:p>
        </w:tc>
        <w:tc>
          <w:tcPr>
            <w:tcW w:w="933" w:type="dxa"/>
            <w:vAlign w:val="center"/>
          </w:tcPr>
          <w:p w:rsidR="00370ECC" w:rsidRDefault="00370ECC" w:rsidP="00C70041">
            <w:pPr>
              <w:spacing w:line="400" w:lineRule="exact"/>
              <w:rPr>
                <w:szCs w:val="21"/>
              </w:rPr>
            </w:pPr>
            <w:r>
              <w:rPr>
                <w:rFonts w:hint="eastAsia"/>
                <w:szCs w:val="21"/>
              </w:rPr>
              <w:lastRenderedPageBreak/>
              <w:t>HMI</w:t>
            </w:r>
          </w:p>
        </w:tc>
        <w:tc>
          <w:tcPr>
            <w:tcW w:w="1502" w:type="dxa"/>
            <w:vAlign w:val="center"/>
          </w:tcPr>
          <w:p w:rsidR="00370ECC" w:rsidRPr="00A233AB" w:rsidRDefault="00370ECC" w:rsidP="00C70041">
            <w:pPr>
              <w:spacing w:line="400" w:lineRule="exact"/>
              <w:jc w:val="center"/>
              <w:rPr>
                <w:szCs w:val="21"/>
              </w:rPr>
            </w:pPr>
          </w:p>
        </w:tc>
        <w:tc>
          <w:tcPr>
            <w:tcW w:w="1851" w:type="dxa"/>
          </w:tcPr>
          <w:p w:rsidR="00370ECC" w:rsidRPr="00A233AB" w:rsidRDefault="00370ECC" w:rsidP="00C70041">
            <w:pPr>
              <w:spacing w:line="400" w:lineRule="exact"/>
              <w:jc w:val="center"/>
              <w:rPr>
                <w:szCs w:val="21"/>
              </w:rPr>
            </w:pPr>
          </w:p>
        </w:tc>
        <w:tc>
          <w:tcPr>
            <w:tcW w:w="1532" w:type="dxa"/>
          </w:tcPr>
          <w:p w:rsidR="00370ECC" w:rsidRPr="00AF7BF7" w:rsidRDefault="00370ECC" w:rsidP="00C70041">
            <w:pPr>
              <w:spacing w:line="400" w:lineRule="exact"/>
              <w:rPr>
                <w:sz w:val="18"/>
                <w:szCs w:val="18"/>
              </w:rPr>
            </w:pP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lastRenderedPageBreak/>
              <w:t>DCU/M</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DCU</w:t>
            </w:r>
          </w:p>
        </w:tc>
        <w:tc>
          <w:tcPr>
            <w:tcW w:w="1502" w:type="dxa"/>
            <w:vAlign w:val="center"/>
          </w:tcPr>
          <w:p w:rsidR="00370ECC" w:rsidRDefault="00370ECC" w:rsidP="00C70041">
            <w:pPr>
              <w:spacing w:line="400" w:lineRule="exact"/>
              <w:jc w:val="center"/>
            </w:pPr>
            <w:r w:rsidRPr="00E9191C">
              <w:rPr>
                <w:rFonts w:hint="eastAsia"/>
              </w:rPr>
              <w:t>0x4</w:t>
            </w:r>
            <w:r>
              <w:rPr>
                <w:rFonts w:hint="eastAsia"/>
              </w:rPr>
              <w:t>*</w:t>
            </w:r>
            <w:r w:rsidRPr="00E9191C">
              <w:rPr>
                <w:rFonts w:hint="eastAsia"/>
              </w:rPr>
              <w:t>2</w:t>
            </w:r>
            <w:r>
              <w:rPr>
                <w:rFonts w:hint="eastAsia"/>
              </w:rPr>
              <w:t>/2-3</w:t>
            </w:r>
          </w:p>
          <w:p w:rsidR="00370ECC" w:rsidRPr="00A233AB" w:rsidRDefault="00370ECC" w:rsidP="00C70041">
            <w:pPr>
              <w:spacing w:line="400" w:lineRule="exact"/>
              <w:jc w:val="center"/>
              <w:rPr>
                <w:szCs w:val="21"/>
              </w:rPr>
            </w:pPr>
            <w:r>
              <w:rPr>
                <w:rFonts w:hint="eastAsia"/>
              </w:rPr>
              <w:t>(*=9/C/D/8)</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2/3/4/5</w:t>
            </w:r>
            <w:r>
              <w:rPr>
                <w:rFonts w:hint="eastAsia"/>
                <w:szCs w:val="21"/>
              </w:rPr>
              <w:t>车各</w:t>
            </w:r>
            <w:r>
              <w:rPr>
                <w:rFonts w:hint="eastAsia"/>
                <w:szCs w:val="21"/>
              </w:rPr>
              <w:t>1</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DCU/A</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DCU</w:t>
            </w:r>
          </w:p>
        </w:tc>
        <w:tc>
          <w:tcPr>
            <w:tcW w:w="1502" w:type="dxa"/>
            <w:vAlign w:val="center"/>
          </w:tcPr>
          <w:p w:rsidR="00370ECC" w:rsidRDefault="00370ECC" w:rsidP="00C70041">
            <w:pPr>
              <w:spacing w:line="400" w:lineRule="exact"/>
              <w:jc w:val="center"/>
            </w:pPr>
            <w:r w:rsidRPr="00342902">
              <w:rPr>
                <w:rFonts w:hint="eastAsia"/>
              </w:rPr>
              <w:t>0x5</w:t>
            </w:r>
            <w:r>
              <w:rPr>
                <w:rFonts w:hint="eastAsia"/>
              </w:rPr>
              <w:t>*</w:t>
            </w:r>
            <w:r w:rsidRPr="00342902">
              <w:rPr>
                <w:rFonts w:hint="eastAsia"/>
              </w:rPr>
              <w:t>2</w:t>
            </w:r>
            <w:r>
              <w:rPr>
                <w:rFonts w:hint="eastAsia"/>
              </w:rPr>
              <w:t>/20-21</w:t>
            </w:r>
            <w:r>
              <w:rPr>
                <w:rFonts w:hint="eastAsia"/>
              </w:rPr>
              <w:t>、</w:t>
            </w:r>
            <w:r>
              <w:rPr>
                <w:rFonts w:hint="eastAsia"/>
              </w:rPr>
              <w:t>22-23</w:t>
            </w:r>
            <w:r>
              <w:rPr>
                <w:rFonts w:hint="eastAsia"/>
              </w:rPr>
              <w:t>、</w:t>
            </w:r>
            <w:r>
              <w:rPr>
                <w:rFonts w:hint="eastAsia"/>
              </w:rPr>
              <w:t>24-25</w:t>
            </w:r>
            <w:r>
              <w:rPr>
                <w:rFonts w:hint="eastAsia"/>
              </w:rPr>
              <w:t>、</w:t>
            </w:r>
            <w:r>
              <w:rPr>
                <w:rFonts w:hint="eastAsia"/>
              </w:rPr>
              <w:t>26-27</w:t>
            </w:r>
          </w:p>
          <w:p w:rsidR="00370ECC" w:rsidRPr="00A233AB" w:rsidRDefault="00370ECC" w:rsidP="00C70041">
            <w:pPr>
              <w:spacing w:line="400" w:lineRule="exact"/>
              <w:jc w:val="center"/>
              <w:rPr>
                <w:szCs w:val="21"/>
              </w:rPr>
            </w:pPr>
            <w:r>
              <w:rPr>
                <w:rFonts w:hint="eastAsia"/>
              </w:rPr>
              <w:t>(*=0/1/3/2)</w:t>
            </w:r>
          </w:p>
        </w:tc>
        <w:tc>
          <w:tcPr>
            <w:tcW w:w="1851" w:type="dxa"/>
          </w:tcPr>
          <w:p w:rsidR="00370ECC" w:rsidRDefault="00370ECC" w:rsidP="00C70041">
            <w:pPr>
              <w:spacing w:line="400" w:lineRule="exact"/>
              <w:jc w:val="center"/>
              <w:rPr>
                <w:szCs w:val="21"/>
              </w:rPr>
            </w:pPr>
            <w:r>
              <w:rPr>
                <w:rFonts w:hint="eastAsia"/>
                <w:szCs w:val="21"/>
              </w:rPr>
              <w:t>字</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Default="00370ECC" w:rsidP="00C70041">
            <w:pPr>
              <w:spacing w:line="400" w:lineRule="exact"/>
              <w:jc w:val="center"/>
              <w:rPr>
                <w:sz w:val="18"/>
                <w:szCs w:val="18"/>
              </w:rPr>
            </w:pPr>
            <w:r>
              <w:rPr>
                <w:rFonts w:hint="eastAsia"/>
                <w:sz w:val="18"/>
                <w:szCs w:val="18"/>
              </w:rPr>
              <w:t>字</w:t>
            </w:r>
            <w:r>
              <w:rPr>
                <w:rFonts w:hint="eastAsia"/>
                <w:sz w:val="18"/>
                <w:szCs w:val="18"/>
              </w:rPr>
              <w:t xml:space="preserve">. </w:t>
            </w:r>
            <w:r>
              <w:rPr>
                <w:rFonts w:hint="eastAsia"/>
                <w:sz w:val="18"/>
                <w:szCs w:val="18"/>
              </w:rPr>
              <w:t>字</w:t>
            </w:r>
            <w:r>
              <w:rPr>
                <w:rFonts w:hint="eastAsia"/>
                <w:sz w:val="18"/>
                <w:szCs w:val="18"/>
              </w:rPr>
              <w:t xml:space="preserve">. </w:t>
            </w:r>
            <w:r>
              <w:rPr>
                <w:rFonts w:hint="eastAsia"/>
                <w:sz w:val="18"/>
                <w:szCs w:val="18"/>
              </w:rPr>
              <w:t>字</w:t>
            </w:r>
            <w:r>
              <w:rPr>
                <w:rFonts w:hint="eastAsia"/>
                <w:sz w:val="18"/>
                <w:szCs w:val="18"/>
              </w:rPr>
              <w:t xml:space="preserve">. </w:t>
            </w:r>
            <w:r>
              <w:rPr>
                <w:rFonts w:hint="eastAsia"/>
                <w:sz w:val="18"/>
                <w:szCs w:val="18"/>
              </w:rPr>
              <w:t>字</w:t>
            </w:r>
          </w:p>
          <w:p w:rsidR="00370ECC" w:rsidRPr="00AF7BF7" w:rsidRDefault="00370ECC" w:rsidP="00C70041">
            <w:pPr>
              <w:spacing w:line="400" w:lineRule="exact"/>
              <w:jc w:val="center"/>
              <w:rPr>
                <w:sz w:val="18"/>
                <w:szCs w:val="18"/>
              </w:rPr>
            </w:pPr>
            <w:r>
              <w:rPr>
                <w:rFonts w:hint="eastAsia"/>
                <w:sz w:val="18"/>
                <w:szCs w:val="18"/>
              </w:rPr>
              <w:t>（</w:t>
            </w:r>
            <w:r>
              <w:rPr>
                <w:rFonts w:hint="eastAsia"/>
                <w:sz w:val="18"/>
                <w:szCs w:val="18"/>
              </w:rPr>
              <w:t>20-21</w:t>
            </w:r>
            <w:r>
              <w:rPr>
                <w:rFonts w:hint="eastAsia"/>
                <w:sz w:val="18"/>
                <w:szCs w:val="18"/>
              </w:rPr>
              <w:t>）</w:t>
            </w:r>
            <w:r w:rsidRPr="007716A0">
              <w:rPr>
                <w:rFonts w:hint="eastAsia"/>
                <w:b/>
                <w:sz w:val="18"/>
                <w:szCs w:val="18"/>
              </w:rPr>
              <w:t xml:space="preserve">. </w:t>
            </w:r>
            <w:r>
              <w:rPr>
                <w:rFonts w:hint="eastAsia"/>
                <w:sz w:val="18"/>
                <w:szCs w:val="18"/>
              </w:rPr>
              <w:t>（</w:t>
            </w:r>
            <w:r>
              <w:rPr>
                <w:rFonts w:hint="eastAsia"/>
                <w:sz w:val="18"/>
                <w:szCs w:val="18"/>
              </w:rPr>
              <w:t>22-23</w:t>
            </w:r>
            <w:r>
              <w:rPr>
                <w:rFonts w:hint="eastAsia"/>
                <w:sz w:val="18"/>
                <w:szCs w:val="18"/>
              </w:rPr>
              <w:t>）</w:t>
            </w:r>
            <w:r w:rsidRPr="007716A0">
              <w:rPr>
                <w:rFonts w:hint="eastAsia"/>
                <w:b/>
                <w:sz w:val="18"/>
                <w:szCs w:val="18"/>
              </w:rPr>
              <w:t>.</w:t>
            </w:r>
            <w:r>
              <w:rPr>
                <w:rFonts w:hint="eastAsia"/>
                <w:sz w:val="18"/>
                <w:szCs w:val="18"/>
              </w:rPr>
              <w:t xml:space="preserve"> </w:t>
            </w:r>
            <w:r>
              <w:rPr>
                <w:rFonts w:hint="eastAsia"/>
                <w:sz w:val="18"/>
                <w:szCs w:val="18"/>
              </w:rPr>
              <w:t>（</w:t>
            </w:r>
            <w:r>
              <w:rPr>
                <w:rFonts w:hint="eastAsia"/>
                <w:sz w:val="18"/>
                <w:szCs w:val="18"/>
              </w:rPr>
              <w:t>24-25</w:t>
            </w:r>
            <w:r>
              <w:rPr>
                <w:rFonts w:hint="eastAsia"/>
                <w:sz w:val="18"/>
                <w:szCs w:val="18"/>
              </w:rPr>
              <w:t>）</w:t>
            </w:r>
            <w:r w:rsidRPr="007716A0">
              <w:rPr>
                <w:rFonts w:hint="eastAsia"/>
                <w:b/>
                <w:sz w:val="18"/>
                <w:szCs w:val="18"/>
              </w:rPr>
              <w:t xml:space="preserve">. </w:t>
            </w:r>
            <w:r>
              <w:rPr>
                <w:rFonts w:hint="eastAsia"/>
                <w:sz w:val="18"/>
                <w:szCs w:val="18"/>
              </w:rPr>
              <w:t>（</w:t>
            </w:r>
            <w:r>
              <w:rPr>
                <w:rFonts w:hint="eastAsia"/>
                <w:sz w:val="18"/>
                <w:szCs w:val="18"/>
              </w:rPr>
              <w:t>26-27</w:t>
            </w:r>
            <w:r>
              <w:rPr>
                <w:rFonts w:hint="eastAsia"/>
                <w:sz w:val="18"/>
                <w:szCs w:val="18"/>
              </w:rPr>
              <w:t>）</w:t>
            </w:r>
          </w:p>
        </w:tc>
        <w:tc>
          <w:tcPr>
            <w:tcW w:w="1400" w:type="dxa"/>
          </w:tcPr>
          <w:p w:rsidR="00370ECC" w:rsidRPr="00A233AB" w:rsidRDefault="00370ECC" w:rsidP="00C70041">
            <w:pPr>
              <w:spacing w:line="400" w:lineRule="exact"/>
              <w:rPr>
                <w:szCs w:val="21"/>
              </w:rPr>
            </w:pPr>
            <w:r>
              <w:rPr>
                <w:rFonts w:hint="eastAsia"/>
                <w:szCs w:val="21"/>
              </w:rPr>
              <w:t>1/3/4/6</w:t>
            </w:r>
            <w:r>
              <w:rPr>
                <w:rFonts w:hint="eastAsia"/>
                <w:szCs w:val="21"/>
              </w:rPr>
              <w:t>车各</w:t>
            </w:r>
            <w:r>
              <w:rPr>
                <w:rFonts w:hint="eastAsia"/>
                <w:szCs w:val="21"/>
              </w:rPr>
              <w:t>1</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BCU G</w:t>
            </w:r>
            <w:r>
              <w:rPr>
                <w:rFonts w:hint="eastAsia"/>
                <w:szCs w:val="21"/>
              </w:rPr>
              <w:t>阀</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BCU</w:t>
            </w:r>
          </w:p>
        </w:tc>
        <w:tc>
          <w:tcPr>
            <w:tcW w:w="1502" w:type="dxa"/>
            <w:vAlign w:val="center"/>
          </w:tcPr>
          <w:p w:rsidR="00370ECC" w:rsidRDefault="00370ECC" w:rsidP="00C70041">
            <w:pPr>
              <w:spacing w:line="400" w:lineRule="exact"/>
              <w:jc w:val="center"/>
              <w:rPr>
                <w:szCs w:val="21"/>
              </w:rPr>
            </w:pPr>
            <w:r>
              <w:rPr>
                <w:rFonts w:hint="eastAsia"/>
                <w:szCs w:val="21"/>
              </w:rPr>
              <w:t>1</w:t>
            </w:r>
            <w:r>
              <w:rPr>
                <w:rFonts w:hint="eastAsia"/>
                <w:szCs w:val="21"/>
              </w:rPr>
              <w:t>单元：</w:t>
            </w:r>
          </w:p>
          <w:p w:rsidR="00370ECC" w:rsidRDefault="00370ECC" w:rsidP="00C70041">
            <w:pPr>
              <w:spacing w:line="400" w:lineRule="exact"/>
              <w:jc w:val="center"/>
              <w:rPr>
                <w:szCs w:val="21"/>
              </w:rPr>
            </w:pPr>
            <w:r>
              <w:rPr>
                <w:rFonts w:hint="eastAsia"/>
                <w:szCs w:val="21"/>
              </w:rPr>
              <w:t>0x110/2-3</w:t>
            </w:r>
          </w:p>
          <w:p w:rsidR="00370ECC" w:rsidRDefault="00370ECC" w:rsidP="00C70041">
            <w:pPr>
              <w:spacing w:line="400" w:lineRule="exact"/>
              <w:jc w:val="center"/>
              <w:rPr>
                <w:szCs w:val="21"/>
              </w:rPr>
            </w:pPr>
            <w:r>
              <w:rPr>
                <w:rFonts w:hint="eastAsia"/>
                <w:szCs w:val="21"/>
              </w:rPr>
              <w:t>0x310/2-3</w:t>
            </w:r>
          </w:p>
          <w:p w:rsidR="00370ECC" w:rsidRDefault="00370ECC" w:rsidP="00C70041">
            <w:pPr>
              <w:spacing w:line="400" w:lineRule="exact"/>
              <w:jc w:val="center"/>
              <w:rPr>
                <w:szCs w:val="21"/>
              </w:rPr>
            </w:pPr>
            <w:r>
              <w:rPr>
                <w:rFonts w:hint="eastAsia"/>
                <w:szCs w:val="21"/>
              </w:rPr>
              <w:t>2</w:t>
            </w:r>
            <w:r>
              <w:rPr>
                <w:rFonts w:hint="eastAsia"/>
                <w:szCs w:val="21"/>
              </w:rPr>
              <w:t>单元：</w:t>
            </w:r>
          </w:p>
          <w:p w:rsidR="00370ECC" w:rsidRDefault="00370ECC" w:rsidP="00C70041">
            <w:pPr>
              <w:spacing w:line="400" w:lineRule="exact"/>
              <w:jc w:val="center"/>
              <w:rPr>
                <w:szCs w:val="21"/>
              </w:rPr>
            </w:pPr>
            <w:r>
              <w:rPr>
                <w:rFonts w:hint="eastAsia"/>
                <w:szCs w:val="21"/>
              </w:rPr>
              <w:t>0x610/2-3</w:t>
            </w:r>
          </w:p>
          <w:p w:rsidR="00370ECC" w:rsidRPr="00A233AB" w:rsidRDefault="00370ECC" w:rsidP="00C70041">
            <w:pPr>
              <w:spacing w:line="400" w:lineRule="exact"/>
              <w:jc w:val="center"/>
              <w:rPr>
                <w:szCs w:val="21"/>
              </w:rPr>
            </w:pPr>
            <w:r>
              <w:rPr>
                <w:rFonts w:hint="eastAsia"/>
                <w:szCs w:val="21"/>
              </w:rPr>
              <w:t>0x410/2-3</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Default="00370ECC" w:rsidP="00C70041">
            <w:pPr>
              <w:spacing w:line="400" w:lineRule="exact"/>
              <w:rPr>
                <w:szCs w:val="21"/>
              </w:rPr>
            </w:pPr>
            <w:r>
              <w:rPr>
                <w:rFonts w:hint="eastAsia"/>
                <w:szCs w:val="21"/>
              </w:rPr>
              <w:t>1</w:t>
            </w:r>
            <w:r>
              <w:rPr>
                <w:rFonts w:hint="eastAsia"/>
                <w:szCs w:val="21"/>
              </w:rPr>
              <w:t>单元：</w:t>
            </w:r>
          </w:p>
          <w:p w:rsidR="00370ECC" w:rsidRDefault="00370ECC" w:rsidP="00C70041">
            <w:pPr>
              <w:spacing w:line="400" w:lineRule="exact"/>
              <w:rPr>
                <w:szCs w:val="21"/>
              </w:rPr>
            </w:pPr>
            <w:r>
              <w:rPr>
                <w:rFonts w:hint="eastAsia"/>
                <w:szCs w:val="21"/>
              </w:rPr>
              <w:t>TC1</w:t>
            </w:r>
            <w:r>
              <w:rPr>
                <w:rFonts w:hint="eastAsia"/>
                <w:szCs w:val="21"/>
              </w:rPr>
              <w:t>车</w:t>
            </w:r>
            <w:r>
              <w:rPr>
                <w:rFonts w:hint="eastAsia"/>
                <w:szCs w:val="21"/>
              </w:rPr>
              <w:t>1</w:t>
            </w:r>
            <w:r>
              <w:rPr>
                <w:rFonts w:hint="eastAsia"/>
                <w:szCs w:val="21"/>
              </w:rPr>
              <w:t>架数据有效，则</w:t>
            </w:r>
            <w:r>
              <w:rPr>
                <w:rFonts w:hint="eastAsia"/>
                <w:szCs w:val="21"/>
              </w:rPr>
              <w:t>1</w:t>
            </w:r>
            <w:r>
              <w:rPr>
                <w:rFonts w:hint="eastAsia"/>
                <w:szCs w:val="21"/>
              </w:rPr>
              <w:t>单元版本号显示</w:t>
            </w:r>
            <w:r>
              <w:rPr>
                <w:rFonts w:hint="eastAsia"/>
                <w:szCs w:val="21"/>
              </w:rPr>
              <w:t>110</w:t>
            </w:r>
            <w:r>
              <w:rPr>
                <w:rFonts w:hint="eastAsia"/>
                <w:szCs w:val="21"/>
              </w:rPr>
              <w:t>端口数据；</w:t>
            </w:r>
          </w:p>
          <w:p w:rsidR="00370ECC" w:rsidRDefault="00370ECC" w:rsidP="00C70041">
            <w:pPr>
              <w:spacing w:line="400" w:lineRule="exact"/>
              <w:rPr>
                <w:szCs w:val="21"/>
              </w:rPr>
            </w:pPr>
            <w:r>
              <w:rPr>
                <w:rFonts w:hint="eastAsia"/>
                <w:szCs w:val="21"/>
              </w:rPr>
              <w:t>TC1</w:t>
            </w:r>
            <w:r>
              <w:rPr>
                <w:rFonts w:hint="eastAsia"/>
                <w:szCs w:val="21"/>
              </w:rPr>
              <w:t>车</w:t>
            </w:r>
            <w:r>
              <w:rPr>
                <w:rFonts w:hint="eastAsia"/>
                <w:szCs w:val="21"/>
              </w:rPr>
              <w:t>1</w:t>
            </w:r>
            <w:r>
              <w:rPr>
                <w:rFonts w:hint="eastAsia"/>
                <w:szCs w:val="21"/>
              </w:rPr>
              <w:t>架数据无效且</w:t>
            </w:r>
            <w:r>
              <w:rPr>
                <w:rFonts w:hint="eastAsia"/>
                <w:szCs w:val="21"/>
              </w:rPr>
              <w:t>M1</w:t>
            </w:r>
            <w:r>
              <w:rPr>
                <w:rFonts w:hint="eastAsia"/>
                <w:szCs w:val="21"/>
              </w:rPr>
              <w:t>车</w:t>
            </w:r>
            <w:r>
              <w:rPr>
                <w:rFonts w:hint="eastAsia"/>
                <w:szCs w:val="21"/>
              </w:rPr>
              <w:t>1</w:t>
            </w:r>
            <w:r>
              <w:rPr>
                <w:rFonts w:hint="eastAsia"/>
                <w:szCs w:val="21"/>
              </w:rPr>
              <w:t>架数据有效，则</w:t>
            </w:r>
            <w:r>
              <w:rPr>
                <w:rFonts w:hint="eastAsia"/>
                <w:szCs w:val="21"/>
              </w:rPr>
              <w:t>1</w:t>
            </w:r>
            <w:r>
              <w:rPr>
                <w:rFonts w:hint="eastAsia"/>
                <w:szCs w:val="21"/>
              </w:rPr>
              <w:t>单元版本号显示</w:t>
            </w:r>
            <w:r>
              <w:rPr>
                <w:rFonts w:hint="eastAsia"/>
                <w:szCs w:val="21"/>
              </w:rPr>
              <w:t>310</w:t>
            </w:r>
            <w:r>
              <w:rPr>
                <w:rFonts w:hint="eastAsia"/>
                <w:szCs w:val="21"/>
              </w:rPr>
              <w:t>端口数据；</w:t>
            </w:r>
          </w:p>
          <w:p w:rsidR="00370ECC" w:rsidRDefault="00370ECC" w:rsidP="00C70041">
            <w:pPr>
              <w:spacing w:line="400" w:lineRule="exact"/>
              <w:rPr>
                <w:szCs w:val="21"/>
              </w:rPr>
            </w:pPr>
            <w:r>
              <w:rPr>
                <w:rFonts w:hint="eastAsia"/>
                <w:szCs w:val="21"/>
              </w:rPr>
              <w:t>2</w:t>
            </w:r>
            <w:r>
              <w:rPr>
                <w:rFonts w:hint="eastAsia"/>
                <w:szCs w:val="21"/>
              </w:rPr>
              <w:t>单元：</w:t>
            </w:r>
          </w:p>
          <w:p w:rsidR="00370ECC" w:rsidRDefault="00370ECC" w:rsidP="00C70041">
            <w:pPr>
              <w:spacing w:line="400" w:lineRule="exact"/>
              <w:rPr>
                <w:szCs w:val="21"/>
              </w:rPr>
            </w:pPr>
            <w:r>
              <w:rPr>
                <w:rFonts w:hint="eastAsia"/>
                <w:szCs w:val="21"/>
              </w:rPr>
              <w:t>TC2</w:t>
            </w:r>
            <w:r>
              <w:rPr>
                <w:rFonts w:hint="eastAsia"/>
                <w:szCs w:val="21"/>
              </w:rPr>
              <w:t>车</w:t>
            </w:r>
            <w:r>
              <w:rPr>
                <w:rFonts w:hint="eastAsia"/>
                <w:szCs w:val="21"/>
              </w:rPr>
              <w:t>1</w:t>
            </w:r>
            <w:r>
              <w:rPr>
                <w:rFonts w:hint="eastAsia"/>
                <w:szCs w:val="21"/>
              </w:rPr>
              <w:t>架数据有效，则</w:t>
            </w:r>
            <w:r>
              <w:rPr>
                <w:rFonts w:hint="eastAsia"/>
                <w:szCs w:val="21"/>
              </w:rPr>
              <w:t>2</w:t>
            </w:r>
            <w:r>
              <w:rPr>
                <w:rFonts w:hint="eastAsia"/>
                <w:szCs w:val="21"/>
              </w:rPr>
              <w:t>单元版本号显示</w:t>
            </w:r>
            <w:r>
              <w:rPr>
                <w:rFonts w:hint="eastAsia"/>
                <w:szCs w:val="21"/>
              </w:rPr>
              <w:t>610</w:t>
            </w:r>
            <w:r>
              <w:rPr>
                <w:rFonts w:hint="eastAsia"/>
                <w:szCs w:val="21"/>
              </w:rPr>
              <w:t>端口数据；</w:t>
            </w:r>
          </w:p>
          <w:p w:rsidR="00370ECC" w:rsidRDefault="00370ECC" w:rsidP="00C70041">
            <w:pPr>
              <w:spacing w:line="400" w:lineRule="exact"/>
              <w:rPr>
                <w:szCs w:val="21"/>
              </w:rPr>
            </w:pPr>
            <w:r>
              <w:rPr>
                <w:rFonts w:hint="eastAsia"/>
                <w:szCs w:val="21"/>
              </w:rPr>
              <w:t>TC2</w:t>
            </w:r>
            <w:r>
              <w:rPr>
                <w:rFonts w:hint="eastAsia"/>
                <w:szCs w:val="21"/>
              </w:rPr>
              <w:t>车</w:t>
            </w:r>
            <w:r>
              <w:rPr>
                <w:rFonts w:hint="eastAsia"/>
                <w:szCs w:val="21"/>
              </w:rPr>
              <w:t>1</w:t>
            </w:r>
            <w:r>
              <w:rPr>
                <w:rFonts w:hint="eastAsia"/>
                <w:szCs w:val="21"/>
              </w:rPr>
              <w:t>架数据无效且</w:t>
            </w:r>
            <w:r>
              <w:rPr>
                <w:rFonts w:hint="eastAsia"/>
                <w:szCs w:val="21"/>
              </w:rPr>
              <w:t>M2</w:t>
            </w:r>
            <w:r>
              <w:rPr>
                <w:rFonts w:hint="eastAsia"/>
                <w:szCs w:val="21"/>
              </w:rPr>
              <w:t>车</w:t>
            </w:r>
            <w:r>
              <w:rPr>
                <w:rFonts w:hint="eastAsia"/>
                <w:szCs w:val="21"/>
              </w:rPr>
              <w:t>1</w:t>
            </w:r>
            <w:r>
              <w:rPr>
                <w:rFonts w:hint="eastAsia"/>
                <w:szCs w:val="21"/>
              </w:rPr>
              <w:t>架数据有效，则</w:t>
            </w:r>
            <w:r>
              <w:rPr>
                <w:rFonts w:hint="eastAsia"/>
                <w:szCs w:val="21"/>
              </w:rPr>
              <w:t>2</w:t>
            </w:r>
            <w:r>
              <w:rPr>
                <w:rFonts w:hint="eastAsia"/>
                <w:szCs w:val="21"/>
              </w:rPr>
              <w:t>单元版本号显示</w:t>
            </w:r>
            <w:r>
              <w:rPr>
                <w:rFonts w:hint="eastAsia"/>
                <w:szCs w:val="21"/>
              </w:rPr>
              <w:t>410</w:t>
            </w:r>
            <w:r>
              <w:rPr>
                <w:rFonts w:hint="eastAsia"/>
                <w:szCs w:val="21"/>
              </w:rPr>
              <w:t>端口数据；</w:t>
            </w:r>
          </w:p>
          <w:p w:rsidR="00370ECC" w:rsidRPr="00E45084"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lastRenderedPageBreak/>
              <w:t>HVAC</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HVAC</w:t>
            </w:r>
          </w:p>
        </w:tc>
        <w:tc>
          <w:tcPr>
            <w:tcW w:w="1502" w:type="dxa"/>
            <w:vAlign w:val="center"/>
          </w:tcPr>
          <w:p w:rsidR="00370ECC" w:rsidRDefault="00370ECC" w:rsidP="00C70041">
            <w:pPr>
              <w:spacing w:line="400" w:lineRule="exact"/>
              <w:jc w:val="center"/>
              <w:rPr>
                <w:szCs w:val="21"/>
              </w:rPr>
            </w:pPr>
            <w:r>
              <w:rPr>
                <w:rFonts w:hint="eastAsia"/>
                <w:szCs w:val="21"/>
              </w:rPr>
              <w:t>0x*50/16-17</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广播主机</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PIDS</w:t>
            </w:r>
          </w:p>
        </w:tc>
        <w:tc>
          <w:tcPr>
            <w:tcW w:w="1502" w:type="dxa"/>
            <w:vAlign w:val="center"/>
          </w:tcPr>
          <w:p w:rsidR="00370ECC" w:rsidRDefault="00370ECC" w:rsidP="00C70041">
            <w:pPr>
              <w:spacing w:line="400" w:lineRule="exact"/>
              <w:jc w:val="center"/>
              <w:rPr>
                <w:szCs w:val="21"/>
              </w:rPr>
            </w:pPr>
            <w:r>
              <w:rPr>
                <w:rFonts w:hint="eastAsia"/>
                <w:szCs w:val="21"/>
              </w:rPr>
              <w:t>0x*80/20-21</w:t>
            </w:r>
          </w:p>
          <w:p w:rsidR="00370ECC" w:rsidRPr="00A233AB" w:rsidRDefault="00370ECC" w:rsidP="00C70041">
            <w:pPr>
              <w:spacing w:line="400" w:lineRule="exact"/>
              <w:jc w:val="center"/>
              <w:rPr>
                <w:szCs w:val="21"/>
              </w:rPr>
            </w:pPr>
            <w:r>
              <w:rPr>
                <w:rFonts w:hint="eastAsia"/>
                <w:szCs w:val="21"/>
              </w:rPr>
              <w:t>(*=1/6)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监控主机</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PIDS</w:t>
            </w:r>
          </w:p>
        </w:tc>
        <w:tc>
          <w:tcPr>
            <w:tcW w:w="1502" w:type="dxa"/>
            <w:vAlign w:val="center"/>
          </w:tcPr>
          <w:p w:rsidR="00370ECC" w:rsidRDefault="00370ECC" w:rsidP="00C70041">
            <w:pPr>
              <w:spacing w:line="400" w:lineRule="exact"/>
              <w:jc w:val="center"/>
              <w:rPr>
                <w:szCs w:val="21"/>
              </w:rPr>
            </w:pPr>
            <w:r>
              <w:rPr>
                <w:rFonts w:hint="eastAsia"/>
                <w:szCs w:val="21"/>
              </w:rPr>
              <w:t>0x*80/22-23</w:t>
            </w:r>
          </w:p>
          <w:p w:rsidR="00370ECC" w:rsidRPr="00A233AB" w:rsidRDefault="00370ECC" w:rsidP="00C70041">
            <w:pPr>
              <w:spacing w:line="400" w:lineRule="exact"/>
              <w:jc w:val="center"/>
              <w:rPr>
                <w:szCs w:val="21"/>
              </w:rPr>
            </w:pPr>
            <w:r>
              <w:rPr>
                <w:rFonts w:hint="eastAsia"/>
                <w:szCs w:val="21"/>
              </w:rPr>
              <w:t>(*=1/6)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媒体主机</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PIDS</w:t>
            </w:r>
          </w:p>
        </w:tc>
        <w:tc>
          <w:tcPr>
            <w:tcW w:w="1502" w:type="dxa"/>
            <w:vAlign w:val="center"/>
          </w:tcPr>
          <w:p w:rsidR="00370ECC" w:rsidRDefault="00370ECC" w:rsidP="00C70041">
            <w:pPr>
              <w:spacing w:line="400" w:lineRule="exact"/>
              <w:jc w:val="center"/>
              <w:rPr>
                <w:szCs w:val="21"/>
              </w:rPr>
            </w:pPr>
            <w:r>
              <w:rPr>
                <w:rFonts w:hint="eastAsia"/>
                <w:szCs w:val="21"/>
              </w:rPr>
              <w:t>0x*80/24-25</w:t>
            </w:r>
          </w:p>
          <w:p w:rsidR="00370ECC" w:rsidRPr="00A233AB" w:rsidRDefault="00370ECC" w:rsidP="00C70041">
            <w:pPr>
              <w:spacing w:line="400" w:lineRule="exact"/>
              <w:jc w:val="center"/>
              <w:rPr>
                <w:szCs w:val="21"/>
              </w:rPr>
            </w:pPr>
            <w:r>
              <w:rPr>
                <w:rFonts w:hint="eastAsia"/>
                <w:szCs w:val="21"/>
              </w:rPr>
              <w:t>(*=1/6)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EDCU1</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0x*62/2-3</w:t>
            </w:r>
          </w:p>
          <w:p w:rsidR="00370ECC" w:rsidRDefault="00370ECC" w:rsidP="00C70041">
            <w:pPr>
              <w:spacing w:line="400" w:lineRule="exact"/>
              <w:jc w:val="center"/>
              <w:rPr>
                <w:szCs w:val="21"/>
              </w:rPr>
            </w:pPr>
            <w:r>
              <w:rPr>
                <w:rFonts w:hint="eastAsia"/>
                <w:szCs w:val="21"/>
              </w:rPr>
              <w:t>0x*72/2-3</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Default="00370ECC" w:rsidP="00C70041">
            <w:pPr>
              <w:spacing w:line="400" w:lineRule="exact"/>
              <w:rPr>
                <w:szCs w:val="21"/>
              </w:rPr>
            </w:pPr>
            <w:r>
              <w:rPr>
                <w:rFonts w:hint="eastAsia"/>
                <w:szCs w:val="21"/>
              </w:rPr>
              <w:t>1</w:t>
            </w:r>
            <w:r>
              <w:rPr>
                <w:rFonts w:hint="eastAsia"/>
                <w:szCs w:val="21"/>
              </w:rPr>
              <w:t>、</w:t>
            </w:r>
            <w:r>
              <w:rPr>
                <w:rFonts w:hint="eastAsia"/>
                <w:szCs w:val="21"/>
              </w:rPr>
              <w:t>0x*62</w:t>
            </w:r>
            <w:r>
              <w:rPr>
                <w:rFonts w:hint="eastAsia"/>
                <w:szCs w:val="21"/>
              </w:rPr>
              <w:t>端口通讯正常且数据有效，取该端口版本数据信息；</w:t>
            </w:r>
          </w:p>
          <w:p w:rsidR="00370ECC" w:rsidRDefault="00370ECC" w:rsidP="00C70041">
            <w:pPr>
              <w:spacing w:line="400" w:lineRule="exact"/>
              <w:rPr>
                <w:szCs w:val="21"/>
              </w:rPr>
            </w:pPr>
            <w:r>
              <w:rPr>
                <w:rFonts w:hint="eastAsia"/>
                <w:szCs w:val="21"/>
              </w:rPr>
              <w:t>2</w:t>
            </w:r>
            <w:r>
              <w:rPr>
                <w:rFonts w:hint="eastAsia"/>
                <w:szCs w:val="21"/>
              </w:rPr>
              <w:t>、</w:t>
            </w:r>
            <w:r>
              <w:rPr>
                <w:rFonts w:hint="eastAsia"/>
                <w:szCs w:val="21"/>
              </w:rPr>
              <w:t>0x*62</w:t>
            </w:r>
            <w:r>
              <w:rPr>
                <w:rFonts w:hint="eastAsia"/>
                <w:szCs w:val="21"/>
              </w:rPr>
              <w:t>端口通讯异常或数据无效，且</w:t>
            </w:r>
            <w:r>
              <w:rPr>
                <w:rFonts w:hint="eastAsia"/>
                <w:szCs w:val="21"/>
              </w:rPr>
              <w:t>0x*72</w:t>
            </w:r>
            <w:r>
              <w:rPr>
                <w:rFonts w:hint="eastAsia"/>
                <w:szCs w:val="21"/>
              </w:rPr>
              <w:t>端口通讯正常且数据有效，取</w:t>
            </w:r>
            <w:r>
              <w:rPr>
                <w:rFonts w:hint="eastAsia"/>
                <w:szCs w:val="21"/>
              </w:rPr>
              <w:t>0x*72</w:t>
            </w:r>
            <w:r>
              <w:rPr>
                <w:rFonts w:hint="eastAsia"/>
                <w:szCs w:val="21"/>
              </w:rPr>
              <w:t>端口版本数据信息；</w:t>
            </w:r>
          </w:p>
          <w:p w:rsidR="00370ECC" w:rsidRDefault="00370ECC" w:rsidP="00C70041">
            <w:pPr>
              <w:spacing w:line="400" w:lineRule="exact"/>
              <w:rPr>
                <w:szCs w:val="21"/>
              </w:rPr>
            </w:pPr>
            <w:r>
              <w:rPr>
                <w:rFonts w:hint="eastAsia"/>
                <w:szCs w:val="21"/>
              </w:rPr>
              <w:t>3</w:t>
            </w:r>
            <w:r>
              <w:rPr>
                <w:rFonts w:hint="eastAsia"/>
                <w:szCs w:val="21"/>
              </w:rPr>
              <w:t>、若</w:t>
            </w:r>
            <w:r>
              <w:rPr>
                <w:rFonts w:hint="eastAsia"/>
                <w:szCs w:val="21"/>
              </w:rPr>
              <w:t>0x*62</w:t>
            </w:r>
            <w:r>
              <w:rPr>
                <w:rFonts w:hint="eastAsia"/>
                <w:szCs w:val="21"/>
              </w:rPr>
              <w:t>及</w:t>
            </w:r>
            <w:r>
              <w:rPr>
                <w:rFonts w:hint="eastAsia"/>
                <w:szCs w:val="21"/>
              </w:rPr>
              <w:t>0x*72</w:t>
            </w:r>
            <w:r>
              <w:rPr>
                <w:rFonts w:hint="eastAsia"/>
                <w:szCs w:val="21"/>
              </w:rPr>
              <w:t>都通讯异常或都数据无效，则显示“</w:t>
            </w:r>
            <w:r>
              <w:rPr>
                <w:rFonts w:hint="eastAsia"/>
                <w:szCs w:val="21"/>
              </w:rPr>
              <w:t>--.--</w:t>
            </w:r>
            <w:r>
              <w:rPr>
                <w:rFonts w:hint="eastAsia"/>
                <w:szCs w:val="21"/>
              </w:rPr>
              <w:t>”</w:t>
            </w:r>
          </w:p>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EDCU2</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0x*62/4-5</w:t>
            </w:r>
          </w:p>
          <w:p w:rsidR="00370ECC" w:rsidRDefault="00370ECC" w:rsidP="00C70041">
            <w:pPr>
              <w:spacing w:line="400" w:lineRule="exact"/>
              <w:jc w:val="center"/>
              <w:rPr>
                <w:szCs w:val="21"/>
              </w:rPr>
            </w:pPr>
            <w:r>
              <w:rPr>
                <w:rFonts w:hint="eastAsia"/>
                <w:szCs w:val="21"/>
              </w:rPr>
              <w:t>0x*72/4-5</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EDCU3</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0x*62/6-7</w:t>
            </w:r>
          </w:p>
          <w:p w:rsidR="00370ECC" w:rsidRDefault="00370ECC" w:rsidP="00C70041">
            <w:pPr>
              <w:spacing w:line="400" w:lineRule="exact"/>
              <w:jc w:val="center"/>
              <w:rPr>
                <w:szCs w:val="21"/>
              </w:rPr>
            </w:pPr>
            <w:r>
              <w:rPr>
                <w:rFonts w:hint="eastAsia"/>
                <w:szCs w:val="21"/>
              </w:rPr>
              <w:t>0x*72/6-7</w:t>
            </w:r>
          </w:p>
          <w:p w:rsidR="00370ECC" w:rsidRPr="00A233AB" w:rsidRDefault="00370ECC" w:rsidP="00C70041">
            <w:pPr>
              <w:spacing w:line="400" w:lineRule="exact"/>
              <w:jc w:val="center"/>
              <w:rPr>
                <w:szCs w:val="21"/>
              </w:rPr>
            </w:pPr>
            <w:r>
              <w:rPr>
                <w:rFonts w:hint="eastAsia"/>
                <w:szCs w:val="21"/>
              </w:rPr>
              <w:lastRenderedPageBreak/>
              <w:t>(*=1/2/3/4/5/6)</w:t>
            </w:r>
          </w:p>
        </w:tc>
        <w:tc>
          <w:tcPr>
            <w:tcW w:w="1851" w:type="dxa"/>
          </w:tcPr>
          <w:p w:rsidR="00370ECC" w:rsidRDefault="00370ECC" w:rsidP="00C70041">
            <w:pPr>
              <w:spacing w:line="400" w:lineRule="exact"/>
              <w:jc w:val="center"/>
              <w:rPr>
                <w:szCs w:val="21"/>
              </w:rPr>
            </w:pPr>
            <w:r>
              <w:rPr>
                <w:rFonts w:hint="eastAsia"/>
                <w:szCs w:val="21"/>
              </w:rPr>
              <w:lastRenderedPageBreak/>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w:t>
            </w:r>
            <w:r>
              <w:rPr>
                <w:rFonts w:hint="eastAsia"/>
                <w:szCs w:val="21"/>
              </w:rPr>
              <w:lastRenderedPageBreak/>
              <w:t>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lastRenderedPageBreak/>
              <w:t>EDCU4</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0x*62/8-9</w:t>
            </w:r>
          </w:p>
          <w:p w:rsidR="00370ECC" w:rsidRDefault="00370ECC" w:rsidP="00C70041">
            <w:pPr>
              <w:spacing w:line="400" w:lineRule="exact"/>
              <w:jc w:val="center"/>
              <w:rPr>
                <w:szCs w:val="21"/>
              </w:rPr>
            </w:pPr>
            <w:r>
              <w:rPr>
                <w:rFonts w:hint="eastAsia"/>
                <w:szCs w:val="21"/>
              </w:rPr>
              <w:t>0x*72/8-9</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EDCU5</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0x*62/10-11</w:t>
            </w:r>
          </w:p>
          <w:p w:rsidR="00370ECC" w:rsidRDefault="00370ECC" w:rsidP="00C70041">
            <w:pPr>
              <w:spacing w:line="400" w:lineRule="exact"/>
              <w:jc w:val="center"/>
              <w:rPr>
                <w:szCs w:val="21"/>
              </w:rPr>
            </w:pPr>
            <w:r>
              <w:rPr>
                <w:rFonts w:hint="eastAsia"/>
                <w:szCs w:val="21"/>
              </w:rPr>
              <w:t>0x*72/10-11</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EDCU6</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0x*62/12-13</w:t>
            </w:r>
          </w:p>
          <w:p w:rsidR="00370ECC" w:rsidRDefault="00370ECC" w:rsidP="00C70041">
            <w:pPr>
              <w:spacing w:line="400" w:lineRule="exact"/>
              <w:jc w:val="center"/>
              <w:rPr>
                <w:szCs w:val="21"/>
              </w:rPr>
            </w:pPr>
            <w:r>
              <w:rPr>
                <w:rFonts w:hint="eastAsia"/>
                <w:szCs w:val="21"/>
              </w:rPr>
              <w:t>0x*72/12-13</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EDCU7</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0x*62/14-15</w:t>
            </w:r>
          </w:p>
          <w:p w:rsidR="00370ECC" w:rsidRDefault="00370ECC" w:rsidP="00C70041">
            <w:pPr>
              <w:spacing w:line="400" w:lineRule="exact"/>
              <w:jc w:val="center"/>
              <w:rPr>
                <w:szCs w:val="21"/>
              </w:rPr>
            </w:pPr>
            <w:r>
              <w:rPr>
                <w:rFonts w:hint="eastAsia"/>
                <w:szCs w:val="21"/>
              </w:rPr>
              <w:t>0x*72/14-15</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EDCU8</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0x*62/16-17</w:t>
            </w:r>
          </w:p>
          <w:p w:rsidR="00370ECC" w:rsidRDefault="00370ECC" w:rsidP="00C70041">
            <w:pPr>
              <w:spacing w:line="400" w:lineRule="exact"/>
              <w:jc w:val="center"/>
              <w:rPr>
                <w:szCs w:val="21"/>
              </w:rPr>
            </w:pPr>
            <w:r>
              <w:rPr>
                <w:rFonts w:hint="eastAsia"/>
                <w:szCs w:val="21"/>
              </w:rPr>
              <w:t>0x*72/16-17</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EDCU9</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0x*62/18-19</w:t>
            </w:r>
          </w:p>
          <w:p w:rsidR="00370ECC" w:rsidRDefault="00370ECC" w:rsidP="00C70041">
            <w:pPr>
              <w:spacing w:line="400" w:lineRule="exact"/>
              <w:jc w:val="center"/>
              <w:rPr>
                <w:szCs w:val="21"/>
              </w:rPr>
            </w:pPr>
            <w:r>
              <w:rPr>
                <w:rFonts w:hint="eastAsia"/>
                <w:szCs w:val="21"/>
              </w:rPr>
              <w:t>0x*72/18-19</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EDCU10</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EDCU</w:t>
            </w:r>
          </w:p>
        </w:tc>
        <w:tc>
          <w:tcPr>
            <w:tcW w:w="1502" w:type="dxa"/>
            <w:vAlign w:val="center"/>
          </w:tcPr>
          <w:p w:rsidR="00370ECC" w:rsidRDefault="00370ECC" w:rsidP="00C70041">
            <w:pPr>
              <w:spacing w:line="400" w:lineRule="exact"/>
              <w:jc w:val="center"/>
              <w:rPr>
                <w:szCs w:val="21"/>
              </w:rPr>
            </w:pPr>
            <w:r>
              <w:rPr>
                <w:rFonts w:hint="eastAsia"/>
                <w:szCs w:val="21"/>
              </w:rPr>
              <w:t>0x*62/20-21</w:t>
            </w:r>
          </w:p>
          <w:p w:rsidR="00370ECC" w:rsidRDefault="00370ECC" w:rsidP="00C70041">
            <w:pPr>
              <w:spacing w:line="400" w:lineRule="exact"/>
              <w:jc w:val="center"/>
              <w:rPr>
                <w:szCs w:val="21"/>
              </w:rPr>
            </w:pPr>
            <w:r>
              <w:rPr>
                <w:rFonts w:hint="eastAsia"/>
                <w:szCs w:val="21"/>
              </w:rPr>
              <w:t>0x*72/20-21</w:t>
            </w:r>
          </w:p>
          <w:p w:rsidR="00370ECC" w:rsidRPr="00A233AB" w:rsidRDefault="00370ECC" w:rsidP="00C70041">
            <w:pPr>
              <w:spacing w:line="400" w:lineRule="exact"/>
              <w:jc w:val="center"/>
              <w:rPr>
                <w:szCs w:val="21"/>
              </w:rPr>
            </w:pPr>
            <w:r>
              <w:rPr>
                <w:rFonts w:hint="eastAsia"/>
                <w:szCs w:val="21"/>
              </w:rPr>
              <w:t>(*=1/2/3/4/5/6)</w:t>
            </w: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r>
              <w:rPr>
                <w:rFonts w:hint="eastAsia"/>
                <w:szCs w:val="21"/>
              </w:rPr>
              <w:t>逻辑同</w:t>
            </w:r>
            <w:r>
              <w:rPr>
                <w:rFonts w:hint="eastAsia"/>
                <w:szCs w:val="21"/>
              </w:rPr>
              <w:t>EDCU1</w:t>
            </w:r>
            <w:r>
              <w:rPr>
                <w:rFonts w:hint="eastAsia"/>
                <w:szCs w:val="21"/>
              </w:rPr>
              <w:t>版本号</w:t>
            </w: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WD</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WD</w:t>
            </w:r>
          </w:p>
        </w:tc>
        <w:tc>
          <w:tcPr>
            <w:tcW w:w="1502" w:type="dxa"/>
            <w:vAlign w:val="center"/>
          </w:tcPr>
          <w:p w:rsidR="00370ECC" w:rsidRDefault="00370ECC" w:rsidP="00C70041">
            <w:pPr>
              <w:spacing w:line="400" w:lineRule="exact"/>
              <w:jc w:val="center"/>
              <w:rPr>
                <w:szCs w:val="21"/>
              </w:rPr>
            </w:pPr>
            <w:r>
              <w:rPr>
                <w:rFonts w:hint="eastAsia"/>
                <w:szCs w:val="21"/>
              </w:rPr>
              <w:t>WCS1</w:t>
            </w:r>
            <w:r>
              <w:rPr>
                <w:rFonts w:hint="eastAsia"/>
                <w:szCs w:val="21"/>
              </w:rPr>
              <w:t>：</w:t>
            </w:r>
          </w:p>
          <w:p w:rsidR="00370ECC" w:rsidRDefault="00370ECC" w:rsidP="00C70041">
            <w:pPr>
              <w:spacing w:line="400" w:lineRule="exact"/>
              <w:jc w:val="center"/>
              <w:rPr>
                <w:szCs w:val="21"/>
              </w:rPr>
            </w:pPr>
            <w:r>
              <w:rPr>
                <w:rFonts w:hint="eastAsia"/>
                <w:szCs w:val="21"/>
              </w:rPr>
              <w:t>0x1F0/8-9</w:t>
            </w:r>
          </w:p>
          <w:p w:rsidR="00370ECC" w:rsidRDefault="00370ECC" w:rsidP="00C70041">
            <w:pPr>
              <w:spacing w:line="400" w:lineRule="exact"/>
              <w:jc w:val="center"/>
              <w:rPr>
                <w:szCs w:val="21"/>
              </w:rPr>
            </w:pPr>
            <w:r>
              <w:rPr>
                <w:rFonts w:hint="eastAsia"/>
                <w:szCs w:val="21"/>
              </w:rPr>
              <w:t>WCS1</w:t>
            </w:r>
            <w:r>
              <w:rPr>
                <w:rFonts w:hint="eastAsia"/>
                <w:szCs w:val="21"/>
              </w:rPr>
              <w:t>：</w:t>
            </w:r>
          </w:p>
          <w:p w:rsidR="00370ECC" w:rsidRDefault="00370ECC" w:rsidP="00C70041">
            <w:pPr>
              <w:spacing w:line="400" w:lineRule="exact"/>
              <w:jc w:val="center"/>
              <w:rPr>
                <w:szCs w:val="21"/>
              </w:rPr>
            </w:pPr>
            <w:r>
              <w:rPr>
                <w:rFonts w:hint="eastAsia"/>
                <w:szCs w:val="21"/>
              </w:rPr>
              <w:t>0x6F0/8-9</w:t>
            </w:r>
          </w:p>
          <w:p w:rsidR="00370ECC" w:rsidRPr="003A1141" w:rsidRDefault="00370ECC" w:rsidP="00C70041">
            <w:pPr>
              <w:spacing w:line="400" w:lineRule="exact"/>
              <w:jc w:val="center"/>
              <w:rPr>
                <w:szCs w:val="21"/>
              </w:rPr>
            </w:pPr>
          </w:p>
        </w:tc>
        <w:tc>
          <w:tcPr>
            <w:tcW w:w="1851" w:type="dxa"/>
          </w:tcPr>
          <w:p w:rsidR="00370ECC" w:rsidRDefault="00370ECC" w:rsidP="00C70041">
            <w:pPr>
              <w:spacing w:line="400" w:lineRule="exact"/>
              <w:jc w:val="center"/>
              <w:rPr>
                <w:szCs w:val="21"/>
              </w:rPr>
            </w:pPr>
            <w:r>
              <w:rPr>
                <w:rFonts w:hint="eastAsia"/>
                <w:szCs w:val="21"/>
              </w:rPr>
              <w:t>双字节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jc w:val="center"/>
              <w:rPr>
                <w:sz w:val="18"/>
                <w:szCs w:val="18"/>
              </w:rPr>
            </w:pPr>
            <w:r>
              <w:rPr>
                <w:rFonts w:hint="eastAsia"/>
                <w:sz w:val="18"/>
                <w:szCs w:val="18"/>
              </w:rPr>
              <w:t>高字节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r w:rsidR="00370ECC" w:rsidRPr="00A233AB" w:rsidTr="00370ECC">
        <w:trPr>
          <w:jc w:val="center"/>
        </w:trPr>
        <w:tc>
          <w:tcPr>
            <w:tcW w:w="1298" w:type="dxa"/>
            <w:vAlign w:val="center"/>
          </w:tcPr>
          <w:p w:rsidR="00370ECC" w:rsidRDefault="00370ECC" w:rsidP="00C70041">
            <w:pPr>
              <w:spacing w:line="400" w:lineRule="exact"/>
              <w:rPr>
                <w:szCs w:val="21"/>
              </w:rPr>
            </w:pPr>
            <w:r>
              <w:rPr>
                <w:rFonts w:hint="eastAsia"/>
                <w:szCs w:val="21"/>
              </w:rPr>
              <w:t>FDS</w:t>
            </w:r>
          </w:p>
          <w:p w:rsidR="00370ECC" w:rsidRDefault="00370ECC" w:rsidP="00C70041">
            <w:pPr>
              <w:spacing w:line="400" w:lineRule="exact"/>
              <w:rPr>
                <w:szCs w:val="21"/>
              </w:rPr>
            </w:pPr>
            <w:r>
              <w:rPr>
                <w:rFonts w:hint="eastAsia"/>
                <w:szCs w:val="21"/>
              </w:rPr>
              <w:t>版本号</w:t>
            </w:r>
          </w:p>
        </w:tc>
        <w:tc>
          <w:tcPr>
            <w:tcW w:w="933" w:type="dxa"/>
            <w:vAlign w:val="center"/>
          </w:tcPr>
          <w:p w:rsidR="00370ECC" w:rsidRDefault="00370ECC" w:rsidP="00C70041">
            <w:pPr>
              <w:spacing w:line="400" w:lineRule="exact"/>
              <w:rPr>
                <w:szCs w:val="21"/>
              </w:rPr>
            </w:pPr>
            <w:r>
              <w:rPr>
                <w:rFonts w:hint="eastAsia"/>
                <w:szCs w:val="21"/>
              </w:rPr>
              <w:t>FDS</w:t>
            </w:r>
          </w:p>
        </w:tc>
        <w:tc>
          <w:tcPr>
            <w:tcW w:w="1502" w:type="dxa"/>
            <w:vAlign w:val="center"/>
          </w:tcPr>
          <w:p w:rsidR="00370ECC" w:rsidRPr="00296790" w:rsidRDefault="00370ECC" w:rsidP="00C70041">
            <w:pPr>
              <w:spacing w:line="400" w:lineRule="exact"/>
              <w:jc w:val="center"/>
              <w:rPr>
                <w:szCs w:val="21"/>
                <w:lang w:val="de-CH"/>
              </w:rPr>
            </w:pPr>
            <w:r w:rsidRPr="00296790">
              <w:rPr>
                <w:rFonts w:hint="eastAsia"/>
                <w:szCs w:val="21"/>
                <w:lang w:val="de-CH"/>
              </w:rPr>
              <w:t>FDS1</w:t>
            </w:r>
            <w:r w:rsidRPr="00296790">
              <w:rPr>
                <w:rFonts w:hint="eastAsia"/>
                <w:szCs w:val="21"/>
                <w:lang w:val="de-CH"/>
              </w:rPr>
              <w:t>：</w:t>
            </w:r>
          </w:p>
          <w:p w:rsidR="00370ECC" w:rsidRPr="00296790" w:rsidRDefault="00370ECC" w:rsidP="00C70041">
            <w:pPr>
              <w:spacing w:line="400" w:lineRule="exact"/>
              <w:jc w:val="center"/>
              <w:rPr>
                <w:szCs w:val="21"/>
                <w:lang w:val="de-CH"/>
              </w:rPr>
            </w:pPr>
            <w:r w:rsidRPr="00296790">
              <w:rPr>
                <w:rFonts w:hint="eastAsia"/>
                <w:szCs w:val="21"/>
                <w:lang w:val="de-CH"/>
              </w:rPr>
              <w:t>0x1E1/4-6</w:t>
            </w:r>
          </w:p>
          <w:p w:rsidR="00370ECC" w:rsidRPr="00296790" w:rsidRDefault="00370ECC" w:rsidP="00C70041">
            <w:pPr>
              <w:spacing w:line="400" w:lineRule="exact"/>
              <w:jc w:val="center"/>
              <w:rPr>
                <w:szCs w:val="21"/>
                <w:lang w:val="de-CH"/>
              </w:rPr>
            </w:pPr>
            <w:r w:rsidRPr="00296790">
              <w:rPr>
                <w:rFonts w:hint="eastAsia"/>
                <w:szCs w:val="21"/>
                <w:lang w:val="de-CH"/>
              </w:rPr>
              <w:t>FDS2</w:t>
            </w:r>
            <w:r w:rsidRPr="00296790">
              <w:rPr>
                <w:rFonts w:hint="eastAsia"/>
                <w:szCs w:val="21"/>
                <w:lang w:val="de-CH"/>
              </w:rPr>
              <w:t>：</w:t>
            </w:r>
          </w:p>
          <w:p w:rsidR="00370ECC" w:rsidRPr="00296790" w:rsidRDefault="00370ECC" w:rsidP="00C70041">
            <w:pPr>
              <w:spacing w:line="400" w:lineRule="exact"/>
              <w:jc w:val="center"/>
              <w:rPr>
                <w:szCs w:val="21"/>
                <w:lang w:val="de-CH"/>
              </w:rPr>
            </w:pPr>
            <w:r w:rsidRPr="00296790">
              <w:rPr>
                <w:rFonts w:hint="eastAsia"/>
                <w:szCs w:val="21"/>
                <w:lang w:val="de-CH"/>
              </w:rPr>
              <w:t>0x6E1/4-6</w:t>
            </w:r>
          </w:p>
        </w:tc>
        <w:tc>
          <w:tcPr>
            <w:tcW w:w="1851" w:type="dxa"/>
          </w:tcPr>
          <w:p w:rsidR="00370ECC" w:rsidRDefault="00370ECC" w:rsidP="00C70041">
            <w:pPr>
              <w:spacing w:line="400" w:lineRule="exact"/>
              <w:jc w:val="center"/>
              <w:rPr>
                <w:szCs w:val="21"/>
              </w:rPr>
            </w:pPr>
            <w:r>
              <w:rPr>
                <w:rFonts w:hint="eastAsia"/>
                <w:szCs w:val="21"/>
              </w:rPr>
              <w:t>三字节</w:t>
            </w:r>
          </w:p>
          <w:p w:rsidR="00370ECC" w:rsidRPr="00A233AB" w:rsidRDefault="00370ECC" w:rsidP="00C70041">
            <w:pPr>
              <w:spacing w:line="400" w:lineRule="exact"/>
              <w:jc w:val="center"/>
              <w:rPr>
                <w:szCs w:val="21"/>
              </w:rPr>
            </w:pPr>
            <w:r>
              <w:rPr>
                <w:rFonts w:hint="eastAsia"/>
                <w:szCs w:val="21"/>
              </w:rPr>
              <w:t>**.**.**</w:t>
            </w:r>
          </w:p>
        </w:tc>
        <w:tc>
          <w:tcPr>
            <w:tcW w:w="1532" w:type="dxa"/>
          </w:tcPr>
          <w:p w:rsidR="00370ECC" w:rsidRPr="00AF7BF7" w:rsidRDefault="00370ECC" w:rsidP="00C70041">
            <w:pPr>
              <w:spacing w:line="400" w:lineRule="exact"/>
              <w:rPr>
                <w:sz w:val="18"/>
                <w:szCs w:val="18"/>
              </w:rPr>
            </w:pPr>
            <w:r>
              <w:rPr>
                <w:rFonts w:hint="eastAsia"/>
                <w:sz w:val="18"/>
                <w:szCs w:val="18"/>
              </w:rPr>
              <w:t>高字节</w:t>
            </w:r>
            <w:r>
              <w:rPr>
                <w:rFonts w:hint="eastAsia"/>
                <w:sz w:val="18"/>
                <w:szCs w:val="18"/>
              </w:rPr>
              <w:t>.</w:t>
            </w:r>
            <w:r>
              <w:rPr>
                <w:rFonts w:hint="eastAsia"/>
                <w:sz w:val="18"/>
                <w:szCs w:val="18"/>
              </w:rPr>
              <w:t>中字节</w:t>
            </w:r>
            <w:r>
              <w:rPr>
                <w:rFonts w:hint="eastAsia"/>
                <w:sz w:val="18"/>
                <w:szCs w:val="18"/>
              </w:rPr>
              <w:t>.</w:t>
            </w:r>
            <w:r>
              <w:rPr>
                <w:rFonts w:hint="eastAsia"/>
                <w:sz w:val="18"/>
                <w:szCs w:val="18"/>
              </w:rPr>
              <w:t>低字节</w:t>
            </w:r>
          </w:p>
        </w:tc>
        <w:tc>
          <w:tcPr>
            <w:tcW w:w="1400" w:type="dxa"/>
          </w:tcPr>
          <w:p w:rsidR="00370ECC" w:rsidRPr="00A233AB" w:rsidRDefault="00370ECC" w:rsidP="00C70041">
            <w:pPr>
              <w:spacing w:line="400" w:lineRule="exact"/>
              <w:rPr>
                <w:szCs w:val="21"/>
              </w:rPr>
            </w:pPr>
          </w:p>
        </w:tc>
      </w:tr>
    </w:tbl>
    <w:p w:rsidR="00CF30C6" w:rsidRPr="00B5508C" w:rsidRDefault="00CF30C6" w:rsidP="00CF30C6">
      <w:pPr>
        <w:pStyle w:val="a6"/>
        <w:spacing w:line="360" w:lineRule="auto"/>
        <w:ind w:left="1271" w:firstLineChars="0" w:firstLine="0"/>
        <w:jc w:val="center"/>
        <w:rPr>
          <w:rFonts w:hAnsi="宋体"/>
          <w:b/>
          <w:bCs/>
          <w:sz w:val="24"/>
          <w:szCs w:val="21"/>
        </w:rPr>
      </w:pPr>
    </w:p>
    <w:p w:rsidR="00CF30C6" w:rsidRDefault="00CF30C6" w:rsidP="007954B7">
      <w:pPr>
        <w:pStyle w:val="3"/>
      </w:pPr>
      <w:bookmarkStart w:id="109" w:name="_Toc469301112"/>
      <w:r w:rsidRPr="00B5508C">
        <w:rPr>
          <w:rFonts w:hint="eastAsia"/>
        </w:rPr>
        <w:t>旁路记录</w:t>
      </w:r>
      <w:bookmarkEnd w:id="109"/>
    </w:p>
    <w:p w:rsidR="00CF30C6" w:rsidRDefault="00C56030" w:rsidP="00CF30C6">
      <w:pPr>
        <w:pStyle w:val="a6"/>
        <w:spacing w:line="360" w:lineRule="auto"/>
        <w:ind w:left="1271" w:firstLineChars="0" w:firstLine="0"/>
        <w:jc w:val="center"/>
        <w:rPr>
          <w:noProof/>
          <w:sz w:val="24"/>
        </w:rPr>
      </w:pPr>
      <w:r>
        <w:rPr>
          <w:noProof/>
          <w:sz w:val="24"/>
        </w:rPr>
        <w:lastRenderedPageBreak/>
        <w:drawing>
          <wp:inline distT="0" distB="0" distL="0" distR="0">
            <wp:extent cx="4953662" cy="3723092"/>
            <wp:effectExtent l="0" t="0" r="0" b="0"/>
            <wp:docPr id="113" name="图片 113" descr="E:\工作\项目\成都7、10号线\成都7号线画面\旁路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工作\项目\成都7、10号线\成都7号线画面\旁路记录.JPG"/>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2689" cy="3722361"/>
                    </a:xfrm>
                    <a:prstGeom prst="rect">
                      <a:avLst/>
                    </a:prstGeom>
                    <a:noFill/>
                    <a:ln>
                      <a:noFill/>
                    </a:ln>
                  </pic:spPr>
                </pic:pic>
              </a:graphicData>
            </a:graphic>
          </wp:inline>
        </w:drawing>
      </w:r>
    </w:p>
    <w:p w:rsidR="00CF30C6" w:rsidRDefault="00CF30C6" w:rsidP="00CF30C6">
      <w:pPr>
        <w:pStyle w:val="a6"/>
        <w:spacing w:line="360" w:lineRule="auto"/>
        <w:ind w:left="1271" w:firstLineChars="0" w:firstLine="0"/>
        <w:jc w:val="left"/>
        <w:rPr>
          <w:noProof/>
          <w:color w:val="FF0000"/>
          <w:sz w:val="24"/>
        </w:rPr>
      </w:pPr>
      <w:r>
        <w:rPr>
          <w:rFonts w:hint="eastAsia"/>
          <w:noProof/>
          <w:sz w:val="24"/>
        </w:rPr>
        <w:t>该界面显示</w:t>
      </w:r>
      <w:r>
        <w:rPr>
          <w:rFonts w:hint="eastAsia"/>
          <w:noProof/>
          <w:sz w:val="24"/>
        </w:rPr>
        <w:t>100</w:t>
      </w:r>
      <w:r>
        <w:rPr>
          <w:rFonts w:hint="eastAsia"/>
          <w:noProof/>
          <w:sz w:val="24"/>
        </w:rPr>
        <w:t>条旁路开关记录条目。</w:t>
      </w:r>
    </w:p>
    <w:p w:rsidR="00FC69E7" w:rsidRDefault="00FC69E7" w:rsidP="00FC69E7">
      <w:pPr>
        <w:pStyle w:val="3"/>
        <w:rPr>
          <w:noProof/>
        </w:rPr>
      </w:pPr>
      <w:r>
        <w:rPr>
          <w:rFonts w:hint="eastAsia"/>
          <w:noProof/>
        </w:rPr>
        <w:t>端口数据</w:t>
      </w:r>
    </w:p>
    <w:p w:rsidR="00FC69E7" w:rsidRPr="00FC69E7" w:rsidRDefault="00B823EE" w:rsidP="00B823EE">
      <w:pPr>
        <w:jc w:val="center"/>
      </w:pPr>
      <w:r>
        <w:rPr>
          <w:rFonts w:hint="eastAsia"/>
        </w:rPr>
        <w:t xml:space="preserve">           </w:t>
      </w:r>
      <w:r>
        <w:rPr>
          <w:noProof/>
        </w:rPr>
        <w:drawing>
          <wp:inline distT="0" distB="0" distL="0" distR="0">
            <wp:extent cx="4499500" cy="3371353"/>
            <wp:effectExtent l="0" t="0" r="0" b="635"/>
            <wp:docPr id="66" name="图片 66" descr="E:\工作\项目\成都7、10号线\成都7号线画面\端口数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工作\项目\成都7、10号线\成都7号线画面\端口数据.JPG"/>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578" cy="3373659"/>
                    </a:xfrm>
                    <a:prstGeom prst="rect">
                      <a:avLst/>
                    </a:prstGeom>
                    <a:noFill/>
                    <a:ln>
                      <a:noFill/>
                    </a:ln>
                  </pic:spPr>
                </pic:pic>
              </a:graphicData>
            </a:graphic>
          </wp:inline>
        </w:drawing>
      </w:r>
    </w:p>
    <w:p w:rsidR="00CF30C6" w:rsidRDefault="00CF30C6" w:rsidP="007954B7">
      <w:pPr>
        <w:pStyle w:val="2"/>
      </w:pPr>
      <w:bookmarkStart w:id="110" w:name="_Toc469301113"/>
      <w:r>
        <w:rPr>
          <w:rFonts w:hint="eastAsia"/>
        </w:rPr>
        <w:t>旁路界面</w:t>
      </w:r>
      <w:bookmarkEnd w:id="110"/>
    </w:p>
    <w:p w:rsidR="00CF30C6" w:rsidRDefault="00C56030" w:rsidP="00CF30C6">
      <w:pPr>
        <w:pStyle w:val="a6"/>
        <w:spacing w:line="360" w:lineRule="auto"/>
        <w:ind w:left="846" w:firstLineChars="0" w:firstLine="0"/>
        <w:jc w:val="center"/>
        <w:rPr>
          <w:rFonts w:hAnsi="宋体"/>
          <w:b/>
          <w:sz w:val="24"/>
        </w:rPr>
      </w:pPr>
      <w:r>
        <w:rPr>
          <w:rFonts w:hAnsi="宋体"/>
          <w:b/>
          <w:noProof/>
          <w:sz w:val="24"/>
        </w:rPr>
        <w:lastRenderedPageBreak/>
        <w:drawing>
          <wp:inline distT="0" distB="0" distL="0" distR="0">
            <wp:extent cx="4690092" cy="3515224"/>
            <wp:effectExtent l="0" t="0" r="0" b="9525"/>
            <wp:docPr id="112" name="图片 112" descr="E:\工作\项目\成都7、10号线\成都7号线画面\旁路开关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工作\项目\成都7、10号线\成都7号线画面\旁路开关记录.png"/>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0064" cy="3515203"/>
                    </a:xfrm>
                    <a:prstGeom prst="rect">
                      <a:avLst/>
                    </a:prstGeom>
                    <a:noFill/>
                    <a:ln>
                      <a:noFill/>
                    </a:ln>
                  </pic:spPr>
                </pic:pic>
              </a:graphicData>
            </a:graphic>
          </wp:inline>
        </w:drawing>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8"/>
        <w:gridCol w:w="765"/>
        <w:gridCol w:w="1656"/>
        <w:gridCol w:w="1473"/>
        <w:gridCol w:w="2369"/>
        <w:gridCol w:w="2118"/>
      </w:tblGrid>
      <w:tr w:rsidR="00CF30C6" w:rsidRPr="00A233AB" w:rsidTr="00C70041">
        <w:trPr>
          <w:jc w:val="center"/>
        </w:trPr>
        <w:tc>
          <w:tcPr>
            <w:tcW w:w="1898" w:type="dxa"/>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765" w:type="dxa"/>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1656" w:type="dxa"/>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473" w:type="dxa"/>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2369"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2118"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A233AB" w:rsidTr="00C70041">
        <w:trPr>
          <w:jc w:val="center"/>
        </w:trPr>
        <w:tc>
          <w:tcPr>
            <w:tcW w:w="10279" w:type="dxa"/>
            <w:gridSpan w:val="6"/>
            <w:vAlign w:val="center"/>
          </w:tcPr>
          <w:p w:rsidR="00CF30C6" w:rsidRPr="00A233AB" w:rsidRDefault="00CF30C6" w:rsidP="00C70041">
            <w:pPr>
              <w:spacing w:line="400" w:lineRule="exact"/>
              <w:jc w:val="center"/>
              <w:rPr>
                <w:b/>
                <w:szCs w:val="21"/>
              </w:rPr>
            </w:pPr>
            <w:r>
              <w:rPr>
                <w:rFonts w:hint="eastAsia"/>
                <w:b/>
                <w:szCs w:val="21"/>
              </w:rPr>
              <w:t>RIOM</w:t>
            </w:r>
            <w:r w:rsidR="00A302CA">
              <w:rPr>
                <w:rFonts w:hint="eastAsia"/>
                <w:b/>
                <w:szCs w:val="21"/>
              </w:rPr>
              <w:t>和</w:t>
            </w:r>
            <w:r w:rsidR="00A302CA">
              <w:rPr>
                <w:rFonts w:hint="eastAsia"/>
                <w:b/>
                <w:szCs w:val="21"/>
              </w:rPr>
              <w:t>VCU1</w:t>
            </w:r>
            <w:r w:rsidR="00A302CA">
              <w:rPr>
                <w:rFonts w:hint="eastAsia"/>
                <w:b/>
                <w:szCs w:val="21"/>
              </w:rPr>
              <w:t>或</w:t>
            </w:r>
            <w:r w:rsidR="00A302CA">
              <w:rPr>
                <w:rFonts w:hint="eastAsia"/>
                <w:b/>
                <w:szCs w:val="21"/>
              </w:rPr>
              <w:t>VCU2</w:t>
            </w:r>
            <w:r>
              <w:rPr>
                <w:rFonts w:hint="eastAsia"/>
                <w:b/>
                <w:szCs w:val="21"/>
              </w:rPr>
              <w:t>通讯异常时，</w:t>
            </w:r>
            <w:r w:rsidR="00A302CA">
              <w:rPr>
                <w:rFonts w:hint="eastAsia"/>
                <w:b/>
                <w:szCs w:val="21"/>
              </w:rPr>
              <w:t>TC</w:t>
            </w:r>
            <w:r w:rsidR="00A302CA">
              <w:rPr>
                <w:rFonts w:hint="eastAsia"/>
                <w:b/>
                <w:szCs w:val="21"/>
              </w:rPr>
              <w:t>车对应旁路开关</w:t>
            </w:r>
            <w:r>
              <w:rPr>
                <w:rFonts w:hint="eastAsia"/>
                <w:b/>
                <w:szCs w:val="21"/>
              </w:rPr>
              <w:t>显示“</w:t>
            </w:r>
            <w:r>
              <w:rPr>
                <w:rFonts w:hint="eastAsia"/>
                <w:b/>
                <w:szCs w:val="21"/>
              </w:rPr>
              <w:t>----</w:t>
            </w:r>
            <w:r>
              <w:rPr>
                <w:rFonts w:hint="eastAsia"/>
                <w:b/>
                <w:szCs w:val="21"/>
              </w:rPr>
              <w:t>”</w:t>
            </w:r>
          </w:p>
        </w:tc>
      </w:tr>
      <w:tr w:rsidR="00CF30C6" w:rsidRPr="00A233AB" w:rsidTr="00C70041">
        <w:trPr>
          <w:jc w:val="center"/>
        </w:trPr>
        <w:tc>
          <w:tcPr>
            <w:tcW w:w="1898" w:type="dxa"/>
            <w:vAlign w:val="center"/>
          </w:tcPr>
          <w:p w:rsidR="00CF30C6" w:rsidRPr="00A233AB" w:rsidRDefault="00CF30C6" w:rsidP="00C70041">
            <w:pPr>
              <w:spacing w:line="400" w:lineRule="exact"/>
              <w:rPr>
                <w:szCs w:val="21"/>
              </w:rPr>
            </w:pPr>
            <w:r>
              <w:rPr>
                <w:rFonts w:hint="eastAsia"/>
                <w:szCs w:val="21"/>
              </w:rPr>
              <w:t>停放制动旁路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A302CA" w:rsidP="00C70041">
            <w:pPr>
              <w:spacing w:line="400" w:lineRule="exact"/>
              <w:jc w:val="center"/>
              <w:rPr>
                <w:szCs w:val="21"/>
              </w:rPr>
            </w:pPr>
            <w:r>
              <w:rPr>
                <w:rFonts w:hint="eastAsia"/>
                <w:szCs w:val="21"/>
              </w:rPr>
              <w:t>RIOM</w:t>
            </w:r>
            <w:r>
              <w:rPr>
                <w:rFonts w:hint="eastAsia"/>
                <w:szCs w:val="21"/>
              </w:rPr>
              <w:t>旁路：</w:t>
            </w:r>
            <w:r w:rsidR="00CF30C6">
              <w:rPr>
                <w:rFonts w:hint="eastAsia"/>
                <w:szCs w:val="21"/>
              </w:rPr>
              <w:t>0x1B1/5/0</w:t>
            </w:r>
          </w:p>
          <w:p w:rsidR="00A302CA" w:rsidRDefault="00A302CA" w:rsidP="00A302CA">
            <w:pPr>
              <w:spacing w:line="400" w:lineRule="exact"/>
              <w:jc w:val="center"/>
              <w:rPr>
                <w:szCs w:val="21"/>
              </w:rPr>
            </w:pPr>
            <w:r>
              <w:rPr>
                <w:rFonts w:hint="eastAsia"/>
                <w:szCs w:val="21"/>
              </w:rPr>
              <w:t>VCU1</w:t>
            </w:r>
            <w:r>
              <w:rPr>
                <w:rFonts w:hint="eastAsia"/>
                <w:szCs w:val="21"/>
              </w:rPr>
              <w:t>旁路：</w:t>
            </w:r>
            <w:r>
              <w:rPr>
                <w:rFonts w:hint="eastAsia"/>
                <w:szCs w:val="21"/>
              </w:rPr>
              <w:t>0x1A2/5/0</w:t>
            </w:r>
          </w:p>
          <w:p w:rsidR="00CF30C6" w:rsidRDefault="00CF30C6" w:rsidP="00C70041">
            <w:pPr>
              <w:spacing w:line="400" w:lineRule="exact"/>
              <w:jc w:val="center"/>
              <w:rPr>
                <w:szCs w:val="21"/>
              </w:rPr>
            </w:pPr>
            <w:r>
              <w:rPr>
                <w:rFonts w:hint="eastAsia"/>
                <w:szCs w:val="21"/>
              </w:rPr>
              <w:t>TC2</w:t>
            </w:r>
            <w:r>
              <w:rPr>
                <w:rFonts w:hint="eastAsia"/>
                <w:szCs w:val="21"/>
              </w:rPr>
              <w:t>：</w:t>
            </w:r>
          </w:p>
          <w:p w:rsidR="00A302CA" w:rsidRDefault="00A302CA" w:rsidP="00C70041">
            <w:pPr>
              <w:spacing w:line="400" w:lineRule="exact"/>
              <w:jc w:val="center"/>
              <w:rPr>
                <w:szCs w:val="21"/>
              </w:rPr>
            </w:pPr>
            <w:r>
              <w:rPr>
                <w:rFonts w:hint="eastAsia"/>
                <w:szCs w:val="21"/>
              </w:rPr>
              <w:t>RIOM</w:t>
            </w:r>
            <w:r>
              <w:rPr>
                <w:rFonts w:hint="eastAsia"/>
                <w:szCs w:val="21"/>
              </w:rPr>
              <w:t>：</w:t>
            </w:r>
          </w:p>
          <w:p w:rsidR="00CF30C6" w:rsidRDefault="00CF30C6" w:rsidP="00C70041">
            <w:pPr>
              <w:spacing w:line="400" w:lineRule="exact"/>
              <w:jc w:val="center"/>
              <w:rPr>
                <w:szCs w:val="21"/>
              </w:rPr>
            </w:pPr>
            <w:r>
              <w:rPr>
                <w:rFonts w:hint="eastAsia"/>
                <w:szCs w:val="21"/>
              </w:rPr>
              <w:t>0x6B1/5/0</w:t>
            </w:r>
          </w:p>
          <w:p w:rsidR="00A302CA" w:rsidRDefault="00A302CA" w:rsidP="00C70041">
            <w:pPr>
              <w:spacing w:line="400" w:lineRule="exact"/>
              <w:jc w:val="center"/>
              <w:rPr>
                <w:szCs w:val="21"/>
              </w:rPr>
            </w:pPr>
            <w:r>
              <w:rPr>
                <w:rFonts w:hint="eastAsia"/>
                <w:szCs w:val="21"/>
              </w:rPr>
              <w:t>VCU2</w:t>
            </w:r>
            <w:r>
              <w:rPr>
                <w:rFonts w:hint="eastAsia"/>
                <w:szCs w:val="21"/>
              </w:rPr>
              <w:t>：</w:t>
            </w:r>
          </w:p>
          <w:p w:rsidR="00A302CA" w:rsidRDefault="00A302CA" w:rsidP="00A302CA">
            <w:pPr>
              <w:spacing w:line="400" w:lineRule="exact"/>
              <w:jc w:val="center"/>
              <w:rPr>
                <w:szCs w:val="21"/>
              </w:rPr>
            </w:pPr>
            <w:r>
              <w:rPr>
                <w:rFonts w:hint="eastAsia"/>
                <w:szCs w:val="21"/>
              </w:rPr>
              <w:t>0x1A2/5/0</w:t>
            </w:r>
          </w:p>
          <w:p w:rsidR="00A302CA" w:rsidRPr="00A233AB" w:rsidRDefault="00A302CA"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306" name="图片 306"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305" name="图片 305"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A302CA" w:rsidP="00A302CA">
            <w:pPr>
              <w:spacing w:line="400" w:lineRule="exact"/>
              <w:rPr>
                <w:szCs w:val="21"/>
              </w:rPr>
            </w:pPr>
            <w:r>
              <w:rPr>
                <w:rFonts w:hint="eastAsia"/>
                <w:szCs w:val="21"/>
              </w:rPr>
              <w:t>RIOM</w:t>
            </w:r>
            <w:r>
              <w:rPr>
                <w:rFonts w:hint="eastAsia"/>
                <w:szCs w:val="21"/>
              </w:rPr>
              <w:t>通信正常且</w:t>
            </w:r>
            <w:r>
              <w:rPr>
                <w:rFonts w:hint="eastAsia"/>
                <w:szCs w:val="21"/>
              </w:rPr>
              <w:t>RIOM</w:t>
            </w:r>
            <w:r>
              <w:rPr>
                <w:rFonts w:hint="eastAsia"/>
                <w:szCs w:val="21"/>
              </w:rPr>
              <w:t>旁路位为</w:t>
            </w:r>
            <w:r>
              <w:rPr>
                <w:rFonts w:hint="eastAsia"/>
                <w:szCs w:val="21"/>
              </w:rPr>
              <w:t>1</w:t>
            </w:r>
            <w:r>
              <w:rPr>
                <w:rFonts w:hint="eastAsia"/>
                <w:szCs w:val="21"/>
              </w:rPr>
              <w:t>或</w:t>
            </w:r>
            <w:r>
              <w:rPr>
                <w:rFonts w:hint="eastAsia"/>
                <w:szCs w:val="21"/>
              </w:rPr>
              <w:t>VCU1/VCU2</w:t>
            </w:r>
            <w:r>
              <w:rPr>
                <w:rFonts w:hint="eastAsia"/>
                <w:szCs w:val="21"/>
              </w:rPr>
              <w:t>通信正常，</w:t>
            </w:r>
            <w:r>
              <w:rPr>
                <w:rFonts w:hint="eastAsia"/>
                <w:szCs w:val="21"/>
              </w:rPr>
              <w:t>VCU1/VCU2</w:t>
            </w:r>
            <w:r>
              <w:rPr>
                <w:rFonts w:hint="eastAsia"/>
                <w:szCs w:val="21"/>
              </w:rPr>
              <w:t>旁路位为</w:t>
            </w:r>
            <w:r>
              <w:rPr>
                <w:rFonts w:hint="eastAsia"/>
                <w:szCs w:val="21"/>
              </w:rPr>
              <w:t>1</w:t>
            </w:r>
            <w:r>
              <w:rPr>
                <w:rFonts w:hint="eastAsia"/>
                <w:szCs w:val="21"/>
              </w:rPr>
              <w:t>，显示旁路状态，否则显示正常状态</w:t>
            </w: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列车不缓解旁路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A302CA" w:rsidRDefault="00A302CA" w:rsidP="00A302CA">
            <w:pPr>
              <w:spacing w:line="400" w:lineRule="exact"/>
              <w:jc w:val="center"/>
              <w:rPr>
                <w:szCs w:val="21"/>
              </w:rPr>
            </w:pPr>
            <w:r>
              <w:rPr>
                <w:rFonts w:hint="eastAsia"/>
                <w:szCs w:val="21"/>
              </w:rPr>
              <w:t>TC1</w:t>
            </w:r>
            <w:r>
              <w:rPr>
                <w:rFonts w:hint="eastAsia"/>
                <w:szCs w:val="21"/>
              </w:rPr>
              <w:t>：</w:t>
            </w:r>
          </w:p>
          <w:p w:rsidR="00A302CA" w:rsidRDefault="00A302CA" w:rsidP="00A302CA">
            <w:pPr>
              <w:spacing w:line="400" w:lineRule="exact"/>
              <w:jc w:val="center"/>
              <w:rPr>
                <w:szCs w:val="21"/>
              </w:rPr>
            </w:pPr>
            <w:r>
              <w:rPr>
                <w:rFonts w:hint="eastAsia"/>
                <w:szCs w:val="21"/>
              </w:rPr>
              <w:t>RIOM</w:t>
            </w:r>
            <w:r>
              <w:rPr>
                <w:rFonts w:hint="eastAsia"/>
                <w:szCs w:val="21"/>
              </w:rPr>
              <w:t>旁路：</w:t>
            </w:r>
            <w:r>
              <w:rPr>
                <w:rFonts w:hint="eastAsia"/>
                <w:szCs w:val="21"/>
              </w:rPr>
              <w:t>0x1B1/5/1</w:t>
            </w:r>
          </w:p>
          <w:p w:rsidR="00A302CA" w:rsidRDefault="00A302CA" w:rsidP="00A302CA">
            <w:pPr>
              <w:spacing w:line="400" w:lineRule="exact"/>
              <w:jc w:val="center"/>
              <w:rPr>
                <w:szCs w:val="21"/>
              </w:rPr>
            </w:pPr>
            <w:r>
              <w:rPr>
                <w:rFonts w:hint="eastAsia"/>
                <w:szCs w:val="21"/>
              </w:rPr>
              <w:t>VCU1</w:t>
            </w:r>
            <w:r>
              <w:rPr>
                <w:rFonts w:hint="eastAsia"/>
                <w:szCs w:val="21"/>
              </w:rPr>
              <w:t>旁路：</w:t>
            </w:r>
            <w:r>
              <w:rPr>
                <w:rFonts w:hint="eastAsia"/>
                <w:szCs w:val="21"/>
              </w:rPr>
              <w:t>0x1A2/5/1</w:t>
            </w:r>
          </w:p>
          <w:p w:rsidR="00A302CA" w:rsidRDefault="00A302CA" w:rsidP="00A302CA">
            <w:pPr>
              <w:spacing w:line="400" w:lineRule="exact"/>
              <w:jc w:val="center"/>
              <w:rPr>
                <w:szCs w:val="21"/>
              </w:rPr>
            </w:pPr>
            <w:r>
              <w:rPr>
                <w:rFonts w:hint="eastAsia"/>
                <w:szCs w:val="21"/>
              </w:rPr>
              <w:t>TC2</w:t>
            </w:r>
            <w:r>
              <w:rPr>
                <w:rFonts w:hint="eastAsia"/>
                <w:szCs w:val="21"/>
              </w:rPr>
              <w:t>：</w:t>
            </w:r>
          </w:p>
          <w:p w:rsidR="00A302CA" w:rsidRDefault="00A302CA" w:rsidP="00A302CA">
            <w:pPr>
              <w:spacing w:line="400" w:lineRule="exact"/>
              <w:jc w:val="center"/>
              <w:rPr>
                <w:szCs w:val="21"/>
              </w:rPr>
            </w:pPr>
            <w:r>
              <w:rPr>
                <w:rFonts w:hint="eastAsia"/>
                <w:szCs w:val="21"/>
              </w:rPr>
              <w:lastRenderedPageBreak/>
              <w:t>RIOM</w:t>
            </w:r>
            <w:r>
              <w:rPr>
                <w:rFonts w:hint="eastAsia"/>
                <w:szCs w:val="21"/>
              </w:rPr>
              <w:t>：</w:t>
            </w:r>
          </w:p>
          <w:p w:rsidR="00A302CA" w:rsidRDefault="00A302CA" w:rsidP="00A302CA">
            <w:pPr>
              <w:spacing w:line="400" w:lineRule="exact"/>
              <w:jc w:val="center"/>
              <w:rPr>
                <w:szCs w:val="21"/>
              </w:rPr>
            </w:pPr>
            <w:r>
              <w:rPr>
                <w:rFonts w:hint="eastAsia"/>
                <w:szCs w:val="21"/>
              </w:rPr>
              <w:t>0x6B1/5/1</w:t>
            </w:r>
          </w:p>
          <w:p w:rsidR="00A302CA" w:rsidRDefault="00A302CA" w:rsidP="00A302CA">
            <w:pPr>
              <w:spacing w:line="400" w:lineRule="exact"/>
              <w:jc w:val="center"/>
              <w:rPr>
                <w:szCs w:val="21"/>
              </w:rPr>
            </w:pPr>
            <w:r>
              <w:rPr>
                <w:rFonts w:hint="eastAsia"/>
                <w:szCs w:val="21"/>
              </w:rPr>
              <w:t>VCU2</w:t>
            </w:r>
            <w:r>
              <w:rPr>
                <w:rFonts w:hint="eastAsia"/>
                <w:szCs w:val="21"/>
              </w:rPr>
              <w:t>：</w:t>
            </w:r>
          </w:p>
          <w:p w:rsidR="00A302CA" w:rsidRDefault="00A302CA" w:rsidP="00A302CA">
            <w:pPr>
              <w:spacing w:line="400" w:lineRule="exact"/>
              <w:jc w:val="center"/>
              <w:rPr>
                <w:szCs w:val="21"/>
              </w:rPr>
            </w:pPr>
            <w:r>
              <w:rPr>
                <w:rFonts w:hint="eastAsia"/>
                <w:szCs w:val="21"/>
              </w:rPr>
              <w:t>0x1A2/5/1</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lastRenderedPageBreak/>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304" name="图片 304"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303" name="图片 303"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A302CA" w:rsidP="00C70041">
            <w:pPr>
              <w:spacing w:line="400" w:lineRule="exact"/>
              <w:rPr>
                <w:szCs w:val="21"/>
              </w:rPr>
            </w:pPr>
            <w:r>
              <w:rPr>
                <w:rFonts w:hint="eastAsia"/>
                <w:szCs w:val="21"/>
              </w:rPr>
              <w:t>同上</w:t>
            </w: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lastRenderedPageBreak/>
              <w:t>列车门全关旁路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A302CA" w:rsidRDefault="00A302CA" w:rsidP="00A302CA">
            <w:pPr>
              <w:spacing w:line="400" w:lineRule="exact"/>
              <w:jc w:val="center"/>
              <w:rPr>
                <w:szCs w:val="21"/>
              </w:rPr>
            </w:pPr>
            <w:r>
              <w:rPr>
                <w:rFonts w:hint="eastAsia"/>
                <w:szCs w:val="21"/>
              </w:rPr>
              <w:t>TC1</w:t>
            </w:r>
            <w:r>
              <w:rPr>
                <w:rFonts w:hint="eastAsia"/>
                <w:szCs w:val="21"/>
              </w:rPr>
              <w:t>：</w:t>
            </w:r>
          </w:p>
          <w:p w:rsidR="00A302CA" w:rsidRDefault="00A302CA" w:rsidP="00A302CA">
            <w:pPr>
              <w:spacing w:line="400" w:lineRule="exact"/>
              <w:jc w:val="center"/>
              <w:rPr>
                <w:szCs w:val="21"/>
              </w:rPr>
            </w:pPr>
            <w:r>
              <w:rPr>
                <w:rFonts w:hint="eastAsia"/>
                <w:szCs w:val="21"/>
              </w:rPr>
              <w:t>RIOM</w:t>
            </w:r>
            <w:r>
              <w:rPr>
                <w:rFonts w:hint="eastAsia"/>
                <w:szCs w:val="21"/>
              </w:rPr>
              <w:t>旁路：</w:t>
            </w:r>
            <w:r>
              <w:rPr>
                <w:rFonts w:hint="eastAsia"/>
                <w:szCs w:val="21"/>
              </w:rPr>
              <w:t>0x1B1/5/2</w:t>
            </w:r>
          </w:p>
          <w:p w:rsidR="00A302CA" w:rsidRDefault="00A302CA" w:rsidP="00A302CA">
            <w:pPr>
              <w:spacing w:line="400" w:lineRule="exact"/>
              <w:jc w:val="center"/>
              <w:rPr>
                <w:szCs w:val="21"/>
              </w:rPr>
            </w:pPr>
            <w:r>
              <w:rPr>
                <w:rFonts w:hint="eastAsia"/>
                <w:szCs w:val="21"/>
              </w:rPr>
              <w:t>VCU1</w:t>
            </w:r>
            <w:r>
              <w:rPr>
                <w:rFonts w:hint="eastAsia"/>
                <w:szCs w:val="21"/>
              </w:rPr>
              <w:t>旁路：</w:t>
            </w:r>
            <w:r>
              <w:rPr>
                <w:rFonts w:hint="eastAsia"/>
                <w:szCs w:val="21"/>
              </w:rPr>
              <w:t>0x1A2/5/2</w:t>
            </w:r>
          </w:p>
          <w:p w:rsidR="00A302CA" w:rsidRDefault="00A302CA" w:rsidP="00A302CA">
            <w:pPr>
              <w:spacing w:line="400" w:lineRule="exact"/>
              <w:jc w:val="center"/>
              <w:rPr>
                <w:szCs w:val="21"/>
              </w:rPr>
            </w:pPr>
            <w:r>
              <w:rPr>
                <w:rFonts w:hint="eastAsia"/>
                <w:szCs w:val="21"/>
              </w:rPr>
              <w:t>TC2</w:t>
            </w:r>
            <w:r>
              <w:rPr>
                <w:rFonts w:hint="eastAsia"/>
                <w:szCs w:val="21"/>
              </w:rPr>
              <w:t>：</w:t>
            </w:r>
          </w:p>
          <w:p w:rsidR="00A302CA" w:rsidRDefault="00A302CA" w:rsidP="00A302CA">
            <w:pPr>
              <w:spacing w:line="400" w:lineRule="exact"/>
              <w:jc w:val="center"/>
              <w:rPr>
                <w:szCs w:val="21"/>
              </w:rPr>
            </w:pPr>
            <w:r>
              <w:rPr>
                <w:rFonts w:hint="eastAsia"/>
                <w:szCs w:val="21"/>
              </w:rPr>
              <w:t>RIOM</w:t>
            </w:r>
            <w:r>
              <w:rPr>
                <w:rFonts w:hint="eastAsia"/>
                <w:szCs w:val="21"/>
              </w:rPr>
              <w:t>：</w:t>
            </w:r>
          </w:p>
          <w:p w:rsidR="00A302CA" w:rsidRDefault="00A302CA" w:rsidP="00A302CA">
            <w:pPr>
              <w:spacing w:line="400" w:lineRule="exact"/>
              <w:jc w:val="center"/>
              <w:rPr>
                <w:szCs w:val="21"/>
              </w:rPr>
            </w:pPr>
            <w:r>
              <w:rPr>
                <w:rFonts w:hint="eastAsia"/>
                <w:szCs w:val="21"/>
              </w:rPr>
              <w:t>0x6B1/5/2</w:t>
            </w:r>
          </w:p>
          <w:p w:rsidR="00A302CA" w:rsidRDefault="00A302CA" w:rsidP="00A302CA">
            <w:pPr>
              <w:spacing w:line="400" w:lineRule="exact"/>
              <w:jc w:val="center"/>
              <w:rPr>
                <w:szCs w:val="21"/>
              </w:rPr>
            </w:pPr>
            <w:r>
              <w:rPr>
                <w:rFonts w:hint="eastAsia"/>
                <w:szCs w:val="21"/>
              </w:rPr>
              <w:t>VCU2</w:t>
            </w:r>
            <w:r>
              <w:rPr>
                <w:rFonts w:hint="eastAsia"/>
                <w:szCs w:val="21"/>
              </w:rPr>
              <w:t>：</w:t>
            </w:r>
          </w:p>
          <w:p w:rsidR="00A302CA" w:rsidRDefault="00A302CA" w:rsidP="00A302CA">
            <w:pPr>
              <w:spacing w:line="400" w:lineRule="exact"/>
              <w:jc w:val="center"/>
              <w:rPr>
                <w:szCs w:val="21"/>
              </w:rPr>
            </w:pPr>
            <w:r>
              <w:rPr>
                <w:rFonts w:hint="eastAsia"/>
                <w:szCs w:val="21"/>
              </w:rPr>
              <w:t>0x1A2/5/2</w:t>
            </w:r>
          </w:p>
          <w:p w:rsidR="00CF30C6" w:rsidRPr="00A302CA"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296" name="图片 296"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295" name="图片 295"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A302CA" w:rsidP="00C70041">
            <w:pPr>
              <w:spacing w:line="400" w:lineRule="exact"/>
              <w:rPr>
                <w:szCs w:val="21"/>
              </w:rPr>
            </w:pPr>
            <w:r>
              <w:rPr>
                <w:rFonts w:hint="eastAsia"/>
                <w:szCs w:val="21"/>
              </w:rPr>
              <w:t>同上</w:t>
            </w: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总风压力旁路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A302CA" w:rsidRDefault="00A302CA" w:rsidP="00A302CA">
            <w:pPr>
              <w:spacing w:line="400" w:lineRule="exact"/>
              <w:jc w:val="center"/>
              <w:rPr>
                <w:szCs w:val="21"/>
              </w:rPr>
            </w:pPr>
            <w:r>
              <w:rPr>
                <w:rFonts w:hint="eastAsia"/>
                <w:szCs w:val="21"/>
              </w:rPr>
              <w:t>TC1</w:t>
            </w:r>
            <w:r>
              <w:rPr>
                <w:rFonts w:hint="eastAsia"/>
                <w:szCs w:val="21"/>
              </w:rPr>
              <w:t>：</w:t>
            </w:r>
          </w:p>
          <w:p w:rsidR="00A302CA" w:rsidRDefault="00A302CA" w:rsidP="00A302CA">
            <w:pPr>
              <w:spacing w:line="400" w:lineRule="exact"/>
              <w:jc w:val="center"/>
              <w:rPr>
                <w:szCs w:val="21"/>
              </w:rPr>
            </w:pPr>
            <w:r>
              <w:rPr>
                <w:rFonts w:hint="eastAsia"/>
                <w:szCs w:val="21"/>
              </w:rPr>
              <w:t>RIOM</w:t>
            </w:r>
            <w:r>
              <w:rPr>
                <w:rFonts w:hint="eastAsia"/>
                <w:szCs w:val="21"/>
              </w:rPr>
              <w:t>旁路：</w:t>
            </w:r>
            <w:r>
              <w:rPr>
                <w:rFonts w:hint="eastAsia"/>
                <w:szCs w:val="21"/>
              </w:rPr>
              <w:t>0x1B1/5/3</w:t>
            </w:r>
          </w:p>
          <w:p w:rsidR="00A302CA" w:rsidRDefault="00A302CA" w:rsidP="00A302CA">
            <w:pPr>
              <w:spacing w:line="400" w:lineRule="exact"/>
              <w:jc w:val="center"/>
              <w:rPr>
                <w:szCs w:val="21"/>
              </w:rPr>
            </w:pPr>
            <w:r>
              <w:rPr>
                <w:rFonts w:hint="eastAsia"/>
                <w:szCs w:val="21"/>
              </w:rPr>
              <w:t>VCU1</w:t>
            </w:r>
            <w:r>
              <w:rPr>
                <w:rFonts w:hint="eastAsia"/>
                <w:szCs w:val="21"/>
              </w:rPr>
              <w:t>旁路：</w:t>
            </w:r>
            <w:r>
              <w:rPr>
                <w:rFonts w:hint="eastAsia"/>
                <w:szCs w:val="21"/>
              </w:rPr>
              <w:t>0x1A2/5/3</w:t>
            </w:r>
          </w:p>
          <w:p w:rsidR="00A302CA" w:rsidRDefault="00A302CA" w:rsidP="00A302CA">
            <w:pPr>
              <w:spacing w:line="400" w:lineRule="exact"/>
              <w:jc w:val="center"/>
              <w:rPr>
                <w:szCs w:val="21"/>
              </w:rPr>
            </w:pPr>
            <w:r>
              <w:rPr>
                <w:rFonts w:hint="eastAsia"/>
                <w:szCs w:val="21"/>
              </w:rPr>
              <w:t>TC2</w:t>
            </w:r>
            <w:r>
              <w:rPr>
                <w:rFonts w:hint="eastAsia"/>
                <w:szCs w:val="21"/>
              </w:rPr>
              <w:t>：</w:t>
            </w:r>
          </w:p>
          <w:p w:rsidR="00A302CA" w:rsidRDefault="00A302CA" w:rsidP="00A302CA">
            <w:pPr>
              <w:spacing w:line="400" w:lineRule="exact"/>
              <w:jc w:val="center"/>
              <w:rPr>
                <w:szCs w:val="21"/>
              </w:rPr>
            </w:pPr>
            <w:r>
              <w:rPr>
                <w:rFonts w:hint="eastAsia"/>
                <w:szCs w:val="21"/>
              </w:rPr>
              <w:t>RIOM</w:t>
            </w:r>
            <w:r>
              <w:rPr>
                <w:rFonts w:hint="eastAsia"/>
                <w:szCs w:val="21"/>
              </w:rPr>
              <w:t>：</w:t>
            </w:r>
          </w:p>
          <w:p w:rsidR="00A302CA" w:rsidRDefault="00A302CA" w:rsidP="00A302CA">
            <w:pPr>
              <w:spacing w:line="400" w:lineRule="exact"/>
              <w:jc w:val="center"/>
              <w:rPr>
                <w:szCs w:val="21"/>
              </w:rPr>
            </w:pPr>
            <w:r>
              <w:rPr>
                <w:rFonts w:hint="eastAsia"/>
                <w:szCs w:val="21"/>
              </w:rPr>
              <w:t>0x6B1/5/3</w:t>
            </w:r>
          </w:p>
          <w:p w:rsidR="00A302CA" w:rsidRDefault="00A302CA" w:rsidP="00A302CA">
            <w:pPr>
              <w:spacing w:line="400" w:lineRule="exact"/>
              <w:jc w:val="center"/>
              <w:rPr>
                <w:szCs w:val="21"/>
              </w:rPr>
            </w:pPr>
            <w:r>
              <w:rPr>
                <w:rFonts w:hint="eastAsia"/>
                <w:szCs w:val="21"/>
              </w:rPr>
              <w:t>VCU2</w:t>
            </w:r>
            <w:r>
              <w:rPr>
                <w:rFonts w:hint="eastAsia"/>
                <w:szCs w:val="21"/>
              </w:rPr>
              <w:t>：</w:t>
            </w:r>
          </w:p>
          <w:p w:rsidR="00CF30C6" w:rsidRPr="00A302CA" w:rsidRDefault="00A302CA" w:rsidP="00A302CA">
            <w:pPr>
              <w:spacing w:line="400" w:lineRule="exact"/>
              <w:jc w:val="center"/>
              <w:rPr>
                <w:szCs w:val="21"/>
              </w:rPr>
            </w:pPr>
            <w:r>
              <w:rPr>
                <w:rFonts w:hint="eastAsia"/>
                <w:szCs w:val="21"/>
              </w:rPr>
              <w:t>0x1A2/5/3</w:t>
            </w: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294" name="图片 294"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293" name="图片 293"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A302CA" w:rsidP="00C70041">
            <w:pPr>
              <w:spacing w:line="400" w:lineRule="exact"/>
              <w:rPr>
                <w:szCs w:val="21"/>
              </w:rPr>
            </w:pPr>
            <w:r>
              <w:rPr>
                <w:rFonts w:hint="eastAsia"/>
                <w:szCs w:val="21"/>
              </w:rPr>
              <w:t>同上</w:t>
            </w: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零速旁路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w:t>
            </w:r>
            <w:r w:rsidR="00E01E3B">
              <w:rPr>
                <w:rFonts w:hint="eastAsia"/>
                <w:szCs w:val="21"/>
              </w:rPr>
              <w:t>8</w:t>
            </w:r>
            <w:r>
              <w:rPr>
                <w:rFonts w:hint="eastAsia"/>
                <w:szCs w:val="21"/>
              </w:rPr>
              <w:t>/</w:t>
            </w:r>
            <w:r w:rsidR="00E01E3B">
              <w:rPr>
                <w:rFonts w:hint="eastAsia"/>
                <w:szCs w:val="21"/>
              </w:rPr>
              <w:t>7</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Pr="00A233AB" w:rsidRDefault="00CF30C6" w:rsidP="00E01E3B">
            <w:pPr>
              <w:spacing w:line="400" w:lineRule="exact"/>
              <w:jc w:val="center"/>
              <w:rPr>
                <w:szCs w:val="21"/>
              </w:rPr>
            </w:pPr>
            <w:r>
              <w:rPr>
                <w:rFonts w:hint="eastAsia"/>
                <w:szCs w:val="21"/>
              </w:rPr>
              <w:t>0x6B1/</w:t>
            </w:r>
            <w:r w:rsidR="00E01E3B">
              <w:rPr>
                <w:rFonts w:hint="eastAsia"/>
                <w:szCs w:val="21"/>
              </w:rPr>
              <w:t>8</w:t>
            </w:r>
            <w:r>
              <w:rPr>
                <w:rFonts w:hint="eastAsia"/>
                <w:szCs w:val="21"/>
              </w:rPr>
              <w:t>/</w:t>
            </w:r>
            <w:r w:rsidR="00E01E3B">
              <w:rPr>
                <w:rFonts w:hint="eastAsia"/>
                <w:szCs w:val="21"/>
              </w:rPr>
              <w:t>7</w:t>
            </w: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292" name="图片 292"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291" name="图片 291"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列车完整性旁路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0x1B1/7/7</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0x6B1/7/7</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lastRenderedPageBreak/>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290" name="图片 290"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289" name="图片 289"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lastRenderedPageBreak/>
              <w:t>警惕按钮旁路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0x1B1/8/</w:t>
            </w:r>
            <w:r w:rsidR="00E01E3B">
              <w:rPr>
                <w:rFonts w:hint="eastAsia"/>
                <w:szCs w:val="21"/>
              </w:rPr>
              <w:t>1</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0x6B1/8/</w:t>
            </w:r>
            <w:r w:rsidR="00E01E3B">
              <w:rPr>
                <w:rFonts w:hint="eastAsia"/>
                <w:szCs w:val="21"/>
              </w:rPr>
              <w:t>1</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288" name="图片 288"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62" name="图片 62"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紧急按钮旁路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0x1B1/8/</w:t>
            </w:r>
            <w:r w:rsidR="00E01E3B">
              <w:rPr>
                <w:rFonts w:hint="eastAsia"/>
                <w:szCs w:val="21"/>
              </w:rPr>
              <w:t>2</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0x6B1/8/</w:t>
            </w:r>
            <w:r w:rsidR="00E01E3B">
              <w:rPr>
                <w:rFonts w:hint="eastAsia"/>
                <w:szCs w:val="21"/>
              </w:rPr>
              <w:t>2</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61" name="图片 61"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60" name="图片 60"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紧急制动旁路</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0x1B1/8/</w:t>
            </w:r>
            <w:r w:rsidR="00E01E3B">
              <w:rPr>
                <w:rFonts w:hint="eastAsia"/>
                <w:szCs w:val="21"/>
              </w:rPr>
              <w:t>3</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0x6B1/8/</w:t>
            </w:r>
            <w:r w:rsidR="00E01E3B">
              <w:rPr>
                <w:rFonts w:hint="eastAsia"/>
                <w:szCs w:val="21"/>
              </w:rPr>
              <w:t>3</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59" name="图片 59"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58" name="图片 58"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无火回送开关</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0x1B1/6/</w:t>
            </w:r>
            <w:r w:rsidR="00E01E3B">
              <w:rPr>
                <w:rFonts w:hint="eastAsia"/>
                <w:szCs w:val="21"/>
              </w:rPr>
              <w:t>3</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0x6B1/6/</w:t>
            </w:r>
            <w:r w:rsidR="00E01E3B">
              <w:rPr>
                <w:rFonts w:hint="eastAsia"/>
                <w:szCs w:val="21"/>
              </w:rPr>
              <w:t>3</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57" name="图片 57"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55" name="图片 55"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r w:rsidR="00CF30C6" w:rsidRPr="00A233AB" w:rsidTr="00C70041">
        <w:trPr>
          <w:jc w:val="center"/>
        </w:trPr>
        <w:tc>
          <w:tcPr>
            <w:tcW w:w="1898" w:type="dxa"/>
            <w:vAlign w:val="center"/>
          </w:tcPr>
          <w:p w:rsidR="00CF30C6" w:rsidRDefault="00CF30C6" w:rsidP="00C70041">
            <w:pPr>
              <w:spacing w:line="400" w:lineRule="exact"/>
              <w:rPr>
                <w:szCs w:val="21"/>
              </w:rPr>
            </w:pPr>
            <w:r>
              <w:rPr>
                <w:rFonts w:hint="eastAsia"/>
                <w:szCs w:val="21"/>
              </w:rPr>
              <w:t>超速输出旁路开关</w:t>
            </w:r>
          </w:p>
        </w:tc>
        <w:tc>
          <w:tcPr>
            <w:tcW w:w="765" w:type="dxa"/>
            <w:vAlign w:val="center"/>
          </w:tcPr>
          <w:p w:rsidR="00CF30C6" w:rsidRPr="00A233AB" w:rsidRDefault="00CF30C6" w:rsidP="00C70041">
            <w:pPr>
              <w:spacing w:line="400" w:lineRule="exact"/>
              <w:rPr>
                <w:szCs w:val="21"/>
              </w:rPr>
            </w:pPr>
            <w:r>
              <w:rPr>
                <w:rFonts w:hint="eastAsia"/>
                <w:szCs w:val="21"/>
              </w:rPr>
              <w:t>RIOM</w:t>
            </w:r>
          </w:p>
        </w:tc>
        <w:tc>
          <w:tcPr>
            <w:tcW w:w="1656" w:type="dxa"/>
            <w:vAlign w:val="center"/>
          </w:tcPr>
          <w:p w:rsidR="00CF30C6" w:rsidRDefault="00CF30C6" w:rsidP="00C70041">
            <w:pPr>
              <w:spacing w:line="400" w:lineRule="exact"/>
              <w:jc w:val="center"/>
              <w:rPr>
                <w:szCs w:val="21"/>
              </w:rPr>
            </w:pPr>
            <w:r>
              <w:rPr>
                <w:rFonts w:hint="eastAsia"/>
                <w:szCs w:val="21"/>
              </w:rPr>
              <w:t>TC1</w:t>
            </w:r>
            <w:r>
              <w:rPr>
                <w:rFonts w:hint="eastAsia"/>
                <w:szCs w:val="21"/>
              </w:rPr>
              <w:t>：</w:t>
            </w:r>
          </w:p>
          <w:p w:rsidR="00CF30C6" w:rsidRDefault="00CF30C6" w:rsidP="00C70041">
            <w:pPr>
              <w:spacing w:line="400" w:lineRule="exact"/>
              <w:jc w:val="center"/>
              <w:rPr>
                <w:szCs w:val="21"/>
              </w:rPr>
            </w:pPr>
            <w:r>
              <w:rPr>
                <w:rFonts w:hint="eastAsia"/>
                <w:szCs w:val="21"/>
              </w:rPr>
              <w:t>0x1B1/6/6</w:t>
            </w:r>
          </w:p>
          <w:p w:rsidR="00CF30C6" w:rsidRDefault="00CF30C6" w:rsidP="00C70041">
            <w:pPr>
              <w:spacing w:line="400" w:lineRule="exact"/>
              <w:jc w:val="center"/>
              <w:rPr>
                <w:szCs w:val="21"/>
              </w:rPr>
            </w:pPr>
            <w:r>
              <w:rPr>
                <w:rFonts w:hint="eastAsia"/>
                <w:szCs w:val="21"/>
              </w:rPr>
              <w:t>TC2</w:t>
            </w:r>
            <w:r>
              <w:rPr>
                <w:rFonts w:hint="eastAsia"/>
                <w:szCs w:val="21"/>
              </w:rPr>
              <w:t>：</w:t>
            </w:r>
          </w:p>
          <w:p w:rsidR="00CF30C6" w:rsidRDefault="00CF30C6" w:rsidP="00C70041">
            <w:pPr>
              <w:spacing w:line="400" w:lineRule="exact"/>
              <w:jc w:val="center"/>
              <w:rPr>
                <w:szCs w:val="21"/>
              </w:rPr>
            </w:pPr>
            <w:r>
              <w:rPr>
                <w:rFonts w:hint="eastAsia"/>
                <w:szCs w:val="21"/>
              </w:rPr>
              <w:t>0x6B1/6/6</w:t>
            </w:r>
          </w:p>
          <w:p w:rsidR="00CF30C6" w:rsidRPr="00A233AB" w:rsidRDefault="00CF30C6" w:rsidP="00C70041">
            <w:pPr>
              <w:spacing w:line="400" w:lineRule="exact"/>
              <w:jc w:val="center"/>
              <w:rPr>
                <w:szCs w:val="21"/>
              </w:rPr>
            </w:pPr>
          </w:p>
        </w:tc>
        <w:tc>
          <w:tcPr>
            <w:tcW w:w="1473" w:type="dxa"/>
          </w:tcPr>
          <w:p w:rsidR="00CF30C6" w:rsidRPr="00A233AB" w:rsidRDefault="00CF30C6" w:rsidP="00C70041">
            <w:pPr>
              <w:spacing w:line="400" w:lineRule="exact"/>
              <w:jc w:val="center"/>
              <w:rPr>
                <w:szCs w:val="21"/>
              </w:rPr>
            </w:pPr>
            <w:r>
              <w:rPr>
                <w:rFonts w:hint="eastAsia"/>
                <w:szCs w:val="21"/>
              </w:rPr>
              <w:t>位</w:t>
            </w:r>
          </w:p>
        </w:tc>
        <w:tc>
          <w:tcPr>
            <w:tcW w:w="2369" w:type="dxa"/>
          </w:tcPr>
          <w:p w:rsidR="00CF30C6" w:rsidRDefault="00CF30C6" w:rsidP="00C70041">
            <w:pPr>
              <w:rPr>
                <w:sz w:val="18"/>
                <w:szCs w:val="18"/>
              </w:rPr>
            </w:pPr>
            <w:r>
              <w:rPr>
                <w:rFonts w:hint="eastAsia"/>
                <w:sz w:val="18"/>
                <w:szCs w:val="18"/>
              </w:rPr>
              <w:t>1</w:t>
            </w:r>
            <w:r>
              <w:rPr>
                <w:rFonts w:hint="eastAsia"/>
                <w:sz w:val="18"/>
                <w:szCs w:val="18"/>
              </w:rPr>
              <w:t>：旁路</w:t>
            </w:r>
            <w:r>
              <w:rPr>
                <w:noProof/>
                <w:sz w:val="18"/>
                <w:szCs w:val="18"/>
              </w:rPr>
              <w:drawing>
                <wp:inline distT="0" distB="0" distL="0" distR="0">
                  <wp:extent cx="255905" cy="255905"/>
                  <wp:effectExtent l="0" t="0" r="0" b="0"/>
                  <wp:docPr id="53" name="图片 53" descr="Clo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loseOn"/>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905" cy="255905"/>
                          </a:xfrm>
                          <a:prstGeom prst="rect">
                            <a:avLst/>
                          </a:prstGeom>
                          <a:noFill/>
                          <a:ln>
                            <a:noFill/>
                          </a:ln>
                        </pic:spPr>
                      </pic:pic>
                    </a:graphicData>
                  </a:graphic>
                </wp:inline>
              </w:drawing>
            </w:r>
          </w:p>
          <w:p w:rsidR="00CF30C6" w:rsidRPr="00AF7BF7" w:rsidRDefault="00CF30C6" w:rsidP="00C70041">
            <w:pPr>
              <w:rPr>
                <w:sz w:val="18"/>
                <w:szCs w:val="18"/>
              </w:rPr>
            </w:pPr>
            <w:r>
              <w:rPr>
                <w:rFonts w:hint="eastAsia"/>
                <w:sz w:val="18"/>
                <w:szCs w:val="18"/>
              </w:rPr>
              <w:t>0</w:t>
            </w:r>
            <w:r>
              <w:rPr>
                <w:rFonts w:hint="eastAsia"/>
                <w:sz w:val="18"/>
                <w:szCs w:val="18"/>
              </w:rPr>
              <w:t>：正常</w:t>
            </w:r>
            <w:r>
              <w:rPr>
                <w:noProof/>
                <w:sz w:val="18"/>
                <w:szCs w:val="18"/>
              </w:rPr>
              <w:drawing>
                <wp:inline distT="0" distB="0" distL="0" distR="0">
                  <wp:extent cx="241300" cy="241300"/>
                  <wp:effectExtent l="0" t="0" r="6350" b="6350"/>
                  <wp:docPr id="51" name="图片 51" descr="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reakOut"/>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2118" w:type="dxa"/>
          </w:tcPr>
          <w:p w:rsidR="00CF30C6" w:rsidRPr="00A233AB" w:rsidRDefault="00CF30C6" w:rsidP="00C70041">
            <w:pPr>
              <w:spacing w:line="400" w:lineRule="exact"/>
              <w:rPr>
                <w:szCs w:val="21"/>
              </w:rPr>
            </w:pPr>
          </w:p>
        </w:tc>
      </w:tr>
    </w:tbl>
    <w:p w:rsidR="00CF30C6" w:rsidRDefault="00CF30C6" w:rsidP="00CF30C6">
      <w:pPr>
        <w:pStyle w:val="a6"/>
        <w:spacing w:line="360" w:lineRule="auto"/>
        <w:ind w:left="846" w:firstLineChars="0" w:firstLine="0"/>
        <w:jc w:val="center"/>
        <w:rPr>
          <w:rFonts w:hAnsi="宋体"/>
          <w:b/>
          <w:sz w:val="24"/>
        </w:rPr>
      </w:pPr>
    </w:p>
    <w:p w:rsidR="00CF30C6" w:rsidRPr="009B1338" w:rsidRDefault="00CF30C6" w:rsidP="007954B7">
      <w:pPr>
        <w:pStyle w:val="2"/>
      </w:pPr>
      <w:bookmarkStart w:id="111" w:name="_Toc469301114"/>
      <w:r>
        <w:rPr>
          <w:rFonts w:hint="eastAsia"/>
        </w:rPr>
        <w:t>设置界面</w:t>
      </w:r>
      <w:bookmarkEnd w:id="111"/>
    </w:p>
    <w:p w:rsidR="00CF30C6" w:rsidRPr="00442D12" w:rsidRDefault="00CF30C6" w:rsidP="00A01869">
      <w:pPr>
        <w:pStyle w:val="a6"/>
        <w:adjustRightInd w:val="0"/>
        <w:snapToGrid w:val="0"/>
        <w:spacing w:beforeLines="50" w:line="360" w:lineRule="auto"/>
        <w:ind w:left="845" w:firstLine="480"/>
        <w:jc w:val="left"/>
        <w:rPr>
          <w:rFonts w:hAnsi="宋体"/>
          <w:bCs/>
          <w:sz w:val="24"/>
          <w:szCs w:val="21"/>
        </w:rPr>
      </w:pPr>
      <w:r w:rsidRPr="00442D12">
        <w:rPr>
          <w:rFonts w:hAnsi="宋体" w:hint="eastAsia"/>
          <w:bCs/>
          <w:sz w:val="24"/>
          <w:szCs w:val="21"/>
        </w:rPr>
        <w:t>在该界面中，</w:t>
      </w:r>
      <w:r>
        <w:rPr>
          <w:rFonts w:hAnsi="宋体" w:hint="eastAsia"/>
          <w:bCs/>
          <w:sz w:val="24"/>
          <w:szCs w:val="21"/>
        </w:rPr>
        <w:t>可</w:t>
      </w:r>
      <w:r w:rsidRPr="00442D12">
        <w:rPr>
          <w:rFonts w:hAnsi="宋体" w:hint="eastAsia"/>
          <w:bCs/>
          <w:sz w:val="24"/>
          <w:szCs w:val="21"/>
        </w:rPr>
        <w:t>进行工号设置、限速</w:t>
      </w:r>
      <w:r>
        <w:rPr>
          <w:rFonts w:hAnsi="宋体" w:hint="eastAsia"/>
          <w:bCs/>
          <w:sz w:val="24"/>
          <w:szCs w:val="21"/>
        </w:rPr>
        <w:t>设置</w:t>
      </w:r>
      <w:r w:rsidRPr="00442D12">
        <w:rPr>
          <w:rFonts w:hAnsi="宋体" w:hint="eastAsia"/>
          <w:bCs/>
          <w:sz w:val="24"/>
          <w:szCs w:val="21"/>
        </w:rPr>
        <w:t>、烟火设置</w:t>
      </w:r>
      <w:r>
        <w:rPr>
          <w:rFonts w:hAnsi="宋体" w:hint="eastAsia"/>
          <w:bCs/>
          <w:sz w:val="24"/>
          <w:szCs w:val="21"/>
        </w:rPr>
        <w:t>、</w:t>
      </w:r>
      <w:r>
        <w:rPr>
          <w:rFonts w:hAnsi="宋体" w:hint="eastAsia"/>
          <w:bCs/>
          <w:sz w:val="24"/>
          <w:szCs w:val="21"/>
        </w:rPr>
        <w:t>PIDS</w:t>
      </w:r>
      <w:r>
        <w:rPr>
          <w:rFonts w:hAnsi="宋体" w:hint="eastAsia"/>
          <w:bCs/>
          <w:sz w:val="24"/>
          <w:szCs w:val="21"/>
        </w:rPr>
        <w:t>设置和牵引设置</w:t>
      </w:r>
      <w:r w:rsidRPr="00442D12">
        <w:rPr>
          <w:rFonts w:hAnsi="宋体" w:hint="eastAsia"/>
          <w:bCs/>
          <w:sz w:val="24"/>
          <w:szCs w:val="21"/>
        </w:rPr>
        <w:t>，如下图：</w:t>
      </w:r>
    </w:p>
    <w:p w:rsidR="00CF30C6" w:rsidRDefault="00214F34" w:rsidP="00A01869">
      <w:pPr>
        <w:adjustRightInd w:val="0"/>
        <w:snapToGrid w:val="0"/>
        <w:spacing w:beforeLines="50" w:line="360" w:lineRule="auto"/>
        <w:ind w:left="426"/>
        <w:jc w:val="center"/>
        <w:rPr>
          <w:sz w:val="24"/>
        </w:rPr>
      </w:pPr>
      <w:r>
        <w:rPr>
          <w:noProof/>
          <w:sz w:val="24"/>
        </w:rPr>
        <w:lastRenderedPageBreak/>
        <w:drawing>
          <wp:inline distT="0" distB="0" distL="0" distR="0">
            <wp:extent cx="4556258" cy="3975652"/>
            <wp:effectExtent l="0" t="0" r="0" b="6350"/>
            <wp:docPr id="77" name="图片 77" descr="E:\工作\项目\成都7、10号线\成都7号线画面\设置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工作\项目\成都7、10号线\成都7号线画面\设置界面.JPG"/>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5363" cy="3974871"/>
                    </a:xfrm>
                    <a:prstGeom prst="rect">
                      <a:avLst/>
                    </a:prstGeom>
                    <a:noFill/>
                    <a:ln>
                      <a:noFill/>
                    </a:ln>
                  </pic:spPr>
                </pic:pic>
              </a:graphicData>
            </a:graphic>
          </wp:inline>
        </w:drawing>
      </w:r>
    </w:p>
    <w:p w:rsidR="00CF30C6" w:rsidRDefault="009F427D" w:rsidP="00CA088F">
      <w:pPr>
        <w:pStyle w:val="3"/>
      </w:pPr>
      <w:bookmarkStart w:id="112" w:name="_Toc469301115"/>
      <w:r>
        <w:rPr>
          <w:rFonts w:hint="eastAsia"/>
        </w:rPr>
        <w:t>工号设置</w:t>
      </w:r>
      <w:r w:rsidR="00CF30C6" w:rsidRPr="00B46159">
        <w:rPr>
          <w:rFonts w:hint="eastAsia"/>
        </w:rPr>
        <w:t>界面</w:t>
      </w:r>
      <w:bookmarkEnd w:id="112"/>
    </w:p>
    <w:p w:rsidR="00CF30C6" w:rsidRDefault="00CF30C6" w:rsidP="00A01869">
      <w:pPr>
        <w:pStyle w:val="a6"/>
        <w:adjustRightInd w:val="0"/>
        <w:snapToGrid w:val="0"/>
        <w:spacing w:beforeLines="50" w:line="360" w:lineRule="auto"/>
        <w:ind w:left="1260" w:firstLineChars="0" w:firstLine="0"/>
        <w:jc w:val="center"/>
        <w:rPr>
          <w:b/>
          <w:sz w:val="24"/>
        </w:rPr>
      </w:pPr>
      <w:r>
        <w:rPr>
          <w:b/>
          <w:noProof/>
          <w:sz w:val="24"/>
        </w:rPr>
        <w:drawing>
          <wp:inline distT="0" distB="0" distL="0" distR="0">
            <wp:extent cx="4447540" cy="3350260"/>
            <wp:effectExtent l="0" t="0" r="0" b="2540"/>
            <wp:docPr id="47" name="图片 47" descr="司机工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司机工号"/>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7540" cy="3350260"/>
                    </a:xfrm>
                    <a:prstGeom prst="rect">
                      <a:avLst/>
                    </a:prstGeom>
                    <a:noFill/>
                    <a:ln>
                      <a:noFill/>
                    </a:ln>
                  </pic:spPr>
                </pic:pic>
              </a:graphicData>
            </a:graphic>
          </wp:inline>
        </w:drawing>
      </w:r>
    </w:p>
    <w:p w:rsidR="00CF30C6" w:rsidRDefault="00CF30C6" w:rsidP="00A01869">
      <w:pPr>
        <w:pStyle w:val="a6"/>
        <w:adjustRightInd w:val="0"/>
        <w:snapToGrid w:val="0"/>
        <w:spacing w:beforeLines="50" w:line="360" w:lineRule="auto"/>
        <w:ind w:left="1260" w:firstLineChars="0" w:firstLine="0"/>
        <w:rPr>
          <w:b/>
          <w:sz w:val="24"/>
        </w:rPr>
      </w:pPr>
      <w:r>
        <w:rPr>
          <w:rFonts w:hint="eastAsia"/>
          <w:b/>
          <w:sz w:val="24"/>
        </w:rPr>
        <w:t>点“确认”键完成设置后，画面跳转到运行界面，司机可通过运行界面查看设置是否成功。</w:t>
      </w:r>
    </w:p>
    <w:p w:rsidR="00CF30C6" w:rsidRPr="00583781" w:rsidRDefault="00CF30C6" w:rsidP="00CF30C6">
      <w:pPr>
        <w:numPr>
          <w:ilvl w:val="0"/>
          <w:numId w:val="22"/>
        </w:numPr>
        <w:rPr>
          <w:sz w:val="24"/>
        </w:rPr>
      </w:pPr>
      <w:r>
        <w:rPr>
          <w:rFonts w:hint="eastAsia"/>
          <w:sz w:val="24"/>
        </w:rPr>
        <w:lastRenderedPageBreak/>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8765B6" w:rsidRDefault="00CF30C6" w:rsidP="00C70041">
            <w:pPr>
              <w:spacing w:line="400" w:lineRule="exact"/>
              <w:jc w:val="center"/>
              <w:rPr>
                <w:szCs w:val="21"/>
              </w:rPr>
            </w:pPr>
            <w:r w:rsidRPr="008765B6">
              <w:rPr>
                <w:rFonts w:hint="eastAsia"/>
                <w:szCs w:val="21"/>
              </w:rPr>
              <w:t>工号设置位</w:t>
            </w:r>
          </w:p>
        </w:tc>
        <w:tc>
          <w:tcPr>
            <w:tcW w:w="1115" w:type="dxa"/>
            <w:vAlign w:val="center"/>
          </w:tcPr>
          <w:p w:rsidR="00CF30C6" w:rsidRPr="008765B6" w:rsidRDefault="00CF30C6" w:rsidP="00C70041">
            <w:pPr>
              <w:spacing w:line="400" w:lineRule="exact"/>
              <w:jc w:val="center"/>
              <w:rPr>
                <w:szCs w:val="21"/>
              </w:rPr>
            </w:pPr>
            <w:r w:rsidRPr="008765B6">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0x1D0/24/4</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8765B6" w:rsidRDefault="00CF30C6" w:rsidP="00C70041">
            <w:pPr>
              <w:spacing w:line="400" w:lineRule="exact"/>
              <w:jc w:val="center"/>
              <w:rPr>
                <w:szCs w:val="21"/>
              </w:rPr>
            </w:pPr>
            <w:r>
              <w:rPr>
                <w:rFonts w:hint="eastAsia"/>
                <w:szCs w:val="21"/>
              </w:rPr>
              <w:t>0x6D0/24/4</w:t>
            </w:r>
          </w:p>
        </w:tc>
        <w:tc>
          <w:tcPr>
            <w:tcW w:w="1727" w:type="dxa"/>
            <w:vAlign w:val="center"/>
          </w:tcPr>
          <w:p w:rsidR="00CF30C6" w:rsidRPr="008765B6"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8765B6" w:rsidRDefault="00CF30C6" w:rsidP="00C70041">
            <w:pPr>
              <w:spacing w:line="400" w:lineRule="exact"/>
              <w:jc w:val="center"/>
              <w:rPr>
                <w:szCs w:val="21"/>
              </w:rPr>
            </w:pPr>
          </w:p>
        </w:tc>
        <w:tc>
          <w:tcPr>
            <w:tcW w:w="1096" w:type="dxa"/>
            <w:shd w:val="clear" w:color="auto" w:fill="auto"/>
          </w:tcPr>
          <w:p w:rsidR="00CF30C6" w:rsidRPr="008765B6" w:rsidRDefault="00CF30C6" w:rsidP="00C70041">
            <w:pPr>
              <w:spacing w:line="400" w:lineRule="exact"/>
              <w:jc w:val="center"/>
              <w:rPr>
                <w:szCs w:val="21"/>
              </w:rPr>
            </w:pPr>
          </w:p>
        </w:tc>
      </w:tr>
      <w:tr w:rsidR="00CF30C6" w:rsidRPr="0083023E" w:rsidTr="00C70041">
        <w:trPr>
          <w:jc w:val="center"/>
        </w:trPr>
        <w:tc>
          <w:tcPr>
            <w:tcW w:w="1526" w:type="dxa"/>
            <w:vAlign w:val="center"/>
          </w:tcPr>
          <w:p w:rsidR="00CF30C6" w:rsidRPr="00702FCE" w:rsidRDefault="00CF30C6" w:rsidP="00C70041">
            <w:pPr>
              <w:spacing w:line="400" w:lineRule="exact"/>
              <w:jc w:val="center"/>
              <w:rPr>
                <w:szCs w:val="21"/>
              </w:rPr>
            </w:pPr>
            <w:r>
              <w:rPr>
                <w:rFonts w:hint="eastAsia"/>
                <w:szCs w:val="21"/>
              </w:rPr>
              <w:t>设置工号</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0x1D0/25-28</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0x6D0/25-28</w:t>
            </w:r>
          </w:p>
        </w:tc>
        <w:tc>
          <w:tcPr>
            <w:tcW w:w="1727" w:type="dxa"/>
            <w:vAlign w:val="center"/>
          </w:tcPr>
          <w:p w:rsidR="00CF30C6" w:rsidRDefault="00CF30C6" w:rsidP="00C70041">
            <w:pPr>
              <w:spacing w:line="400" w:lineRule="exact"/>
              <w:jc w:val="center"/>
              <w:rPr>
                <w:szCs w:val="21"/>
              </w:rPr>
            </w:pPr>
            <w:r>
              <w:rPr>
                <w:rFonts w:hint="eastAsia"/>
                <w:szCs w:val="21"/>
              </w:rPr>
              <w:t>双字</w:t>
            </w:r>
          </w:p>
          <w:p w:rsidR="00CF30C6" w:rsidRPr="00702FCE" w:rsidRDefault="00CF30C6" w:rsidP="00C70041">
            <w:pPr>
              <w:spacing w:line="400" w:lineRule="exact"/>
              <w:jc w:val="center"/>
              <w:rPr>
                <w:szCs w:val="21"/>
              </w:rPr>
            </w:pPr>
            <w:r>
              <w:rPr>
                <w:rFonts w:hint="eastAsia"/>
                <w:szCs w:val="21"/>
              </w:rPr>
              <w:t>000000~999999</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bl>
    <w:p w:rsidR="00CF30C6" w:rsidRDefault="00CF30C6" w:rsidP="00A01869">
      <w:pPr>
        <w:pStyle w:val="a6"/>
        <w:adjustRightInd w:val="0"/>
        <w:snapToGrid w:val="0"/>
        <w:spacing w:beforeLines="50" w:line="360" w:lineRule="auto"/>
        <w:ind w:left="1260" w:firstLineChars="0" w:firstLine="0"/>
        <w:jc w:val="center"/>
        <w:rPr>
          <w:b/>
          <w:sz w:val="24"/>
        </w:rPr>
      </w:pPr>
    </w:p>
    <w:p w:rsidR="00CF30C6" w:rsidRDefault="009F427D" w:rsidP="00CA088F">
      <w:pPr>
        <w:pStyle w:val="3"/>
      </w:pPr>
      <w:bookmarkStart w:id="113" w:name="_Toc469301116"/>
      <w:r>
        <w:rPr>
          <w:rFonts w:hint="eastAsia"/>
        </w:rPr>
        <w:t>限速设置</w:t>
      </w:r>
      <w:r w:rsidR="00CF30C6">
        <w:rPr>
          <w:rFonts w:hint="eastAsia"/>
        </w:rPr>
        <w:t>界面</w:t>
      </w:r>
      <w:bookmarkEnd w:id="113"/>
    </w:p>
    <w:p w:rsidR="00CF30C6" w:rsidRDefault="00214F34" w:rsidP="00A01869">
      <w:pPr>
        <w:pStyle w:val="a6"/>
        <w:adjustRightInd w:val="0"/>
        <w:snapToGrid w:val="0"/>
        <w:spacing w:beforeLines="50" w:line="360" w:lineRule="auto"/>
        <w:ind w:left="1260" w:firstLineChars="0" w:firstLine="0"/>
        <w:jc w:val="center"/>
        <w:rPr>
          <w:b/>
          <w:sz w:val="24"/>
        </w:rPr>
      </w:pPr>
      <w:r>
        <w:rPr>
          <w:noProof/>
          <w:sz w:val="24"/>
        </w:rPr>
        <w:drawing>
          <wp:inline distT="0" distB="0" distL="0" distR="0">
            <wp:extent cx="4255532" cy="3180521"/>
            <wp:effectExtent l="0" t="0" r="0" b="1270"/>
            <wp:docPr id="81" name="图片 81" descr="E:\工作\项目\成都7、10号线\成都7号线画面\限速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工作\项目\成都7、10号线\成都7号线画面\限速设置.JPG"/>
                    <pic:cNvPicPr>
                      <a:picLocks noChangeAspect="1" noChangeArrowheads="1"/>
                    </pic:cNvPicPr>
                  </pic:nvPicPr>
                  <pic:blipFill>
                    <a:blip r:embed="rId1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8106" cy="3182445"/>
                    </a:xfrm>
                    <a:prstGeom prst="rect">
                      <a:avLst/>
                    </a:prstGeom>
                    <a:noFill/>
                    <a:ln>
                      <a:noFill/>
                    </a:ln>
                  </pic:spPr>
                </pic:pic>
              </a:graphicData>
            </a:graphic>
          </wp:inline>
        </w:drawing>
      </w: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1443"/>
        <w:gridCol w:w="1998"/>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1443"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998"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9850" w:type="dxa"/>
            <w:gridSpan w:val="6"/>
            <w:vAlign w:val="center"/>
          </w:tcPr>
          <w:p w:rsidR="00CF30C6" w:rsidRPr="0083023E" w:rsidRDefault="00CF30C6" w:rsidP="00C70041">
            <w:pPr>
              <w:spacing w:line="400" w:lineRule="exact"/>
              <w:jc w:val="center"/>
              <w:rPr>
                <w:b/>
                <w:szCs w:val="21"/>
              </w:rPr>
            </w:pPr>
            <w:r>
              <w:rPr>
                <w:rFonts w:hint="eastAsia"/>
                <w:b/>
                <w:szCs w:val="21"/>
              </w:rPr>
              <w:t>发送一个数值代表不同的限速模式，</w:t>
            </w:r>
            <w:r>
              <w:rPr>
                <w:rFonts w:hint="eastAsia"/>
                <w:b/>
                <w:szCs w:val="21"/>
              </w:rPr>
              <w:t>1=25,2=60</w:t>
            </w:r>
            <w:r>
              <w:rPr>
                <w:rFonts w:hint="eastAsia"/>
                <w:b/>
                <w:szCs w:val="21"/>
              </w:rPr>
              <w:t>，</w:t>
            </w:r>
            <w:r>
              <w:rPr>
                <w:rFonts w:hint="eastAsia"/>
                <w:b/>
                <w:szCs w:val="21"/>
              </w:rPr>
              <w:t>3=</w:t>
            </w:r>
            <w:r>
              <w:rPr>
                <w:rFonts w:hint="eastAsia"/>
                <w:b/>
                <w:szCs w:val="21"/>
              </w:rPr>
              <w:t>洗车，增加一个确认位</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25KM</w:t>
            </w:r>
            <w:r>
              <w:rPr>
                <w:rFonts w:hint="eastAsia"/>
                <w:szCs w:val="21"/>
              </w:rPr>
              <w:t>限速</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0x1D0/17/2</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lastRenderedPageBreak/>
              <w:t>0x6D0/17/2</w:t>
            </w:r>
          </w:p>
        </w:tc>
        <w:tc>
          <w:tcPr>
            <w:tcW w:w="1727" w:type="dxa"/>
            <w:vAlign w:val="center"/>
          </w:tcPr>
          <w:p w:rsidR="00CF30C6" w:rsidRPr="00702FCE" w:rsidRDefault="00CF30C6" w:rsidP="00C70041">
            <w:pPr>
              <w:spacing w:line="400" w:lineRule="exact"/>
              <w:jc w:val="center"/>
              <w:rPr>
                <w:szCs w:val="21"/>
              </w:rPr>
            </w:pPr>
            <w:r>
              <w:rPr>
                <w:rFonts w:hint="eastAsia"/>
                <w:szCs w:val="21"/>
              </w:rPr>
              <w:lastRenderedPageBreak/>
              <w:t>位</w:t>
            </w:r>
          </w:p>
        </w:tc>
        <w:tc>
          <w:tcPr>
            <w:tcW w:w="1443" w:type="dxa"/>
            <w:shd w:val="clear" w:color="auto" w:fill="auto"/>
          </w:tcPr>
          <w:p w:rsidR="00CF30C6" w:rsidRPr="00702FCE" w:rsidRDefault="00CF30C6" w:rsidP="00C70041">
            <w:pPr>
              <w:spacing w:line="400" w:lineRule="exact"/>
              <w:jc w:val="center"/>
              <w:rPr>
                <w:szCs w:val="21"/>
              </w:rPr>
            </w:pPr>
            <w:r>
              <w:rPr>
                <w:rFonts w:hint="eastAsia"/>
                <w:szCs w:val="21"/>
              </w:rPr>
              <w:t>电平</w:t>
            </w:r>
          </w:p>
        </w:tc>
        <w:tc>
          <w:tcPr>
            <w:tcW w:w="1998" w:type="dxa"/>
            <w:shd w:val="clear" w:color="auto" w:fill="auto"/>
          </w:tcPr>
          <w:p w:rsidR="00CF30C6" w:rsidRPr="00702FCE" w:rsidRDefault="00CF30C6" w:rsidP="00C70041">
            <w:pPr>
              <w:spacing w:line="400" w:lineRule="exact"/>
              <w:jc w:val="center"/>
              <w:rPr>
                <w:szCs w:val="21"/>
              </w:rPr>
            </w:pPr>
            <w:r>
              <w:rPr>
                <w:rFonts w:hint="eastAsia"/>
                <w:szCs w:val="21"/>
              </w:rPr>
              <w:t>选中之后点击“确认”键，发送电平信号</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lastRenderedPageBreak/>
              <w:t>60KM</w:t>
            </w:r>
            <w:r>
              <w:rPr>
                <w:rFonts w:hint="eastAsia"/>
                <w:szCs w:val="21"/>
              </w:rPr>
              <w:t>限速</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0x1D0/17/3</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0x6D0/17/3</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1443" w:type="dxa"/>
            <w:shd w:val="clear" w:color="auto" w:fill="auto"/>
          </w:tcPr>
          <w:p w:rsidR="00CF30C6" w:rsidRPr="00702FCE" w:rsidRDefault="00CF30C6" w:rsidP="00C70041">
            <w:pPr>
              <w:spacing w:line="400" w:lineRule="exact"/>
              <w:jc w:val="center"/>
              <w:rPr>
                <w:szCs w:val="21"/>
              </w:rPr>
            </w:pPr>
            <w:r>
              <w:rPr>
                <w:rFonts w:hint="eastAsia"/>
                <w:szCs w:val="21"/>
              </w:rPr>
              <w:t>电平</w:t>
            </w:r>
          </w:p>
        </w:tc>
        <w:tc>
          <w:tcPr>
            <w:tcW w:w="1998" w:type="dxa"/>
            <w:shd w:val="clear" w:color="auto" w:fill="auto"/>
          </w:tcPr>
          <w:p w:rsidR="00CF30C6" w:rsidRPr="00702FCE" w:rsidRDefault="00CF30C6" w:rsidP="00C70041">
            <w:pPr>
              <w:spacing w:line="400" w:lineRule="exact"/>
              <w:jc w:val="center"/>
              <w:rPr>
                <w:szCs w:val="21"/>
              </w:rPr>
            </w:pPr>
            <w:r>
              <w:rPr>
                <w:rFonts w:hint="eastAsia"/>
                <w:szCs w:val="21"/>
              </w:rPr>
              <w:t>同上</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洗车模式限速</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1</w:t>
            </w:r>
            <w:r>
              <w:rPr>
                <w:rFonts w:hint="eastAsia"/>
                <w:szCs w:val="21"/>
              </w:rPr>
              <w:t>车：</w:t>
            </w:r>
          </w:p>
          <w:p w:rsidR="00CF30C6" w:rsidRDefault="00CF30C6" w:rsidP="00C70041">
            <w:pPr>
              <w:spacing w:line="400" w:lineRule="exact"/>
              <w:jc w:val="center"/>
              <w:rPr>
                <w:szCs w:val="21"/>
              </w:rPr>
            </w:pPr>
            <w:r>
              <w:rPr>
                <w:rFonts w:hint="eastAsia"/>
                <w:szCs w:val="21"/>
              </w:rPr>
              <w:t>0x1D0/17/4</w:t>
            </w:r>
          </w:p>
          <w:p w:rsidR="00CF30C6" w:rsidRDefault="00CF30C6" w:rsidP="00C70041">
            <w:pPr>
              <w:spacing w:line="400" w:lineRule="exact"/>
              <w:jc w:val="center"/>
              <w:rPr>
                <w:szCs w:val="21"/>
              </w:rPr>
            </w:pPr>
            <w:r>
              <w:rPr>
                <w:rFonts w:hint="eastAsia"/>
                <w:szCs w:val="21"/>
              </w:rPr>
              <w:t>6</w:t>
            </w:r>
            <w:r>
              <w:rPr>
                <w:rFonts w:hint="eastAsia"/>
                <w:szCs w:val="21"/>
              </w:rPr>
              <w:t>车：</w:t>
            </w:r>
          </w:p>
          <w:p w:rsidR="00CF30C6" w:rsidRPr="00702FCE" w:rsidRDefault="00CF30C6" w:rsidP="00C70041">
            <w:pPr>
              <w:spacing w:line="400" w:lineRule="exact"/>
              <w:jc w:val="center"/>
              <w:rPr>
                <w:szCs w:val="21"/>
              </w:rPr>
            </w:pPr>
            <w:r>
              <w:rPr>
                <w:rFonts w:hint="eastAsia"/>
                <w:szCs w:val="21"/>
              </w:rPr>
              <w:t>0x6D0/17/4</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1443" w:type="dxa"/>
            <w:shd w:val="clear" w:color="auto" w:fill="auto"/>
          </w:tcPr>
          <w:p w:rsidR="00CF30C6" w:rsidRPr="00702FCE" w:rsidRDefault="00CF30C6" w:rsidP="00C70041">
            <w:pPr>
              <w:spacing w:line="400" w:lineRule="exact"/>
              <w:jc w:val="center"/>
              <w:rPr>
                <w:szCs w:val="21"/>
              </w:rPr>
            </w:pPr>
            <w:r>
              <w:rPr>
                <w:rFonts w:hint="eastAsia"/>
                <w:szCs w:val="21"/>
              </w:rPr>
              <w:t>电平</w:t>
            </w:r>
          </w:p>
        </w:tc>
        <w:tc>
          <w:tcPr>
            <w:tcW w:w="1998" w:type="dxa"/>
            <w:shd w:val="clear" w:color="auto" w:fill="auto"/>
          </w:tcPr>
          <w:p w:rsidR="00CF30C6" w:rsidRPr="00702FCE" w:rsidRDefault="00CF30C6" w:rsidP="00C70041">
            <w:pPr>
              <w:spacing w:line="400" w:lineRule="exact"/>
              <w:jc w:val="center"/>
              <w:rPr>
                <w:szCs w:val="21"/>
              </w:rPr>
            </w:pPr>
            <w:r>
              <w:rPr>
                <w:rFonts w:hint="eastAsia"/>
                <w:szCs w:val="21"/>
              </w:rPr>
              <w:t>同上</w:t>
            </w:r>
          </w:p>
        </w:tc>
      </w:tr>
    </w:tbl>
    <w:p w:rsidR="00CF30C6" w:rsidRDefault="00CF30C6" w:rsidP="00A01869">
      <w:pPr>
        <w:pStyle w:val="a6"/>
        <w:adjustRightInd w:val="0"/>
        <w:snapToGrid w:val="0"/>
        <w:spacing w:beforeLines="50" w:line="360" w:lineRule="auto"/>
        <w:ind w:left="1260" w:firstLineChars="0" w:firstLine="0"/>
        <w:jc w:val="center"/>
        <w:rPr>
          <w:b/>
          <w:sz w:val="24"/>
        </w:rPr>
      </w:pPr>
    </w:p>
    <w:p w:rsidR="00CF30C6" w:rsidRDefault="009F427D" w:rsidP="00CA088F">
      <w:pPr>
        <w:pStyle w:val="3"/>
      </w:pPr>
      <w:bookmarkStart w:id="114" w:name="_Toc469301117"/>
      <w:r>
        <w:rPr>
          <w:rFonts w:hint="eastAsia"/>
        </w:rPr>
        <w:t>烟火设置</w:t>
      </w:r>
      <w:r w:rsidR="00CF30C6">
        <w:rPr>
          <w:rFonts w:hint="eastAsia"/>
        </w:rPr>
        <w:t>界面</w:t>
      </w:r>
      <w:bookmarkEnd w:id="114"/>
    </w:p>
    <w:p w:rsidR="00CF30C6" w:rsidRDefault="004175B7" w:rsidP="00A01869">
      <w:pPr>
        <w:pStyle w:val="a6"/>
        <w:adjustRightInd w:val="0"/>
        <w:snapToGrid w:val="0"/>
        <w:spacing w:beforeLines="50" w:line="360" w:lineRule="auto"/>
        <w:ind w:left="1260" w:firstLineChars="0" w:firstLine="0"/>
        <w:jc w:val="center"/>
        <w:rPr>
          <w:b/>
          <w:sz w:val="24"/>
        </w:rPr>
      </w:pPr>
      <w:r>
        <w:rPr>
          <w:b/>
          <w:noProof/>
          <w:sz w:val="24"/>
        </w:rPr>
        <w:drawing>
          <wp:inline distT="0" distB="0" distL="0" distR="0">
            <wp:extent cx="4658150" cy="3498574"/>
            <wp:effectExtent l="0" t="0" r="0" b="6985"/>
            <wp:docPr id="19" name="图片 19" descr="E:\工作\项目\成都7、10号线\成都7号线画面\烟火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工作\项目\成都7、10号线\成都7号线画面\烟火设置.JPG"/>
                    <pic:cNvPicPr>
                      <a:picLocks noChangeAspect="1" noChangeArrowheads="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7235" cy="3497887"/>
                    </a:xfrm>
                    <a:prstGeom prst="rect">
                      <a:avLst/>
                    </a:prstGeom>
                    <a:noFill/>
                    <a:ln>
                      <a:noFill/>
                    </a:ln>
                  </pic:spPr>
                </pic:pic>
              </a:graphicData>
            </a:graphic>
          </wp:inline>
        </w:drawing>
      </w: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010"/>
        <w:gridCol w:w="1431"/>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010"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431"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消音</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Pr="00702FCE" w:rsidRDefault="00CF30C6" w:rsidP="00C70041">
            <w:pPr>
              <w:spacing w:line="400" w:lineRule="exact"/>
              <w:jc w:val="center"/>
              <w:rPr>
                <w:szCs w:val="21"/>
              </w:rPr>
            </w:pPr>
            <w:r>
              <w:rPr>
                <w:rFonts w:hint="eastAsia"/>
                <w:szCs w:val="21"/>
              </w:rPr>
              <w:t>0x1D0/17/6</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010" w:type="dxa"/>
            <w:shd w:val="clear" w:color="auto" w:fill="auto"/>
          </w:tcPr>
          <w:p w:rsidR="00CF30C6" w:rsidRPr="00702FCE" w:rsidRDefault="00CF30C6" w:rsidP="00C70041">
            <w:pPr>
              <w:spacing w:line="400" w:lineRule="exact"/>
              <w:jc w:val="center"/>
              <w:rPr>
                <w:szCs w:val="21"/>
              </w:rPr>
            </w:pPr>
          </w:p>
        </w:tc>
        <w:tc>
          <w:tcPr>
            <w:tcW w:w="1431"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火警复位</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Pr="00702FCE" w:rsidRDefault="00CF30C6" w:rsidP="00C70041">
            <w:pPr>
              <w:spacing w:line="400" w:lineRule="exact"/>
              <w:jc w:val="center"/>
              <w:rPr>
                <w:szCs w:val="21"/>
              </w:rPr>
            </w:pPr>
            <w:r>
              <w:rPr>
                <w:rFonts w:hint="eastAsia"/>
                <w:szCs w:val="21"/>
              </w:rPr>
              <w:t>0x1D0/17/5</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010" w:type="dxa"/>
            <w:shd w:val="clear" w:color="auto" w:fill="auto"/>
          </w:tcPr>
          <w:p w:rsidR="00CF30C6" w:rsidRPr="00702FCE" w:rsidRDefault="00CF30C6" w:rsidP="00C70041">
            <w:pPr>
              <w:spacing w:line="400" w:lineRule="exact"/>
              <w:jc w:val="center"/>
              <w:rPr>
                <w:szCs w:val="21"/>
              </w:rPr>
            </w:pPr>
          </w:p>
        </w:tc>
        <w:tc>
          <w:tcPr>
            <w:tcW w:w="1431"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故障复位</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Pr="00702FCE" w:rsidRDefault="00CF30C6" w:rsidP="00C70041">
            <w:pPr>
              <w:spacing w:line="400" w:lineRule="exact"/>
              <w:jc w:val="center"/>
              <w:rPr>
                <w:szCs w:val="21"/>
              </w:rPr>
            </w:pPr>
            <w:r>
              <w:rPr>
                <w:rFonts w:hint="eastAsia"/>
                <w:szCs w:val="21"/>
              </w:rPr>
              <w:t>0x1D0/17/7</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010" w:type="dxa"/>
            <w:shd w:val="clear" w:color="auto" w:fill="auto"/>
          </w:tcPr>
          <w:p w:rsidR="00CF30C6" w:rsidRPr="00702FCE" w:rsidRDefault="00CF30C6" w:rsidP="00C70041">
            <w:pPr>
              <w:spacing w:line="400" w:lineRule="exact"/>
              <w:jc w:val="center"/>
              <w:rPr>
                <w:szCs w:val="21"/>
              </w:rPr>
            </w:pPr>
          </w:p>
        </w:tc>
        <w:tc>
          <w:tcPr>
            <w:tcW w:w="1431"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bl>
    <w:p w:rsidR="00CF30C6" w:rsidRDefault="00CF30C6" w:rsidP="00A01869">
      <w:pPr>
        <w:pStyle w:val="a6"/>
        <w:adjustRightInd w:val="0"/>
        <w:snapToGrid w:val="0"/>
        <w:spacing w:beforeLines="50" w:line="360" w:lineRule="auto"/>
        <w:ind w:left="1260" w:firstLineChars="0" w:firstLine="0"/>
        <w:jc w:val="center"/>
        <w:rPr>
          <w:b/>
          <w:sz w:val="24"/>
        </w:rPr>
      </w:pPr>
    </w:p>
    <w:p w:rsidR="00CF30C6" w:rsidRDefault="00CF30C6" w:rsidP="00A01869">
      <w:pPr>
        <w:pStyle w:val="a6"/>
        <w:adjustRightInd w:val="0"/>
        <w:snapToGrid w:val="0"/>
        <w:spacing w:beforeLines="50" w:line="360" w:lineRule="auto"/>
        <w:ind w:left="1260" w:firstLineChars="0" w:firstLine="0"/>
        <w:jc w:val="left"/>
        <w:rPr>
          <w:b/>
          <w:sz w:val="24"/>
        </w:rPr>
      </w:pPr>
      <w:r>
        <w:rPr>
          <w:rFonts w:hAnsi="宋体" w:hint="eastAsia"/>
          <w:bCs/>
          <w:sz w:val="24"/>
          <w:szCs w:val="21"/>
        </w:rPr>
        <w:lastRenderedPageBreak/>
        <w:t>烟火设置界面各</w:t>
      </w:r>
      <w:r w:rsidRPr="00C1670F">
        <w:rPr>
          <w:rFonts w:hAnsi="宋体" w:hint="eastAsia"/>
          <w:bCs/>
          <w:sz w:val="24"/>
          <w:szCs w:val="21"/>
        </w:rPr>
        <w:t>状态说明参见</w:t>
      </w:r>
      <w:r>
        <w:rPr>
          <w:rFonts w:hAnsi="宋体" w:hint="eastAsia"/>
          <w:bCs/>
          <w:sz w:val="24"/>
          <w:szCs w:val="21"/>
        </w:rPr>
        <w:t>烟火设置</w:t>
      </w:r>
      <w:r w:rsidRPr="00C1670F">
        <w:rPr>
          <w:rFonts w:hAnsi="宋体" w:hint="eastAsia"/>
          <w:bCs/>
          <w:sz w:val="24"/>
          <w:szCs w:val="21"/>
        </w:rPr>
        <w:t>帮助界面：</w:t>
      </w:r>
    </w:p>
    <w:p w:rsidR="00CF30C6" w:rsidRDefault="004175B7" w:rsidP="00A01869">
      <w:pPr>
        <w:pStyle w:val="a6"/>
        <w:adjustRightInd w:val="0"/>
        <w:snapToGrid w:val="0"/>
        <w:spacing w:beforeLines="50" w:line="360" w:lineRule="auto"/>
        <w:ind w:left="1260" w:firstLineChars="0" w:firstLine="0"/>
        <w:jc w:val="center"/>
        <w:rPr>
          <w:b/>
          <w:sz w:val="24"/>
        </w:rPr>
      </w:pPr>
      <w:r>
        <w:rPr>
          <w:b/>
          <w:noProof/>
          <w:sz w:val="24"/>
        </w:rPr>
        <w:drawing>
          <wp:inline distT="0" distB="0" distL="0" distR="0">
            <wp:extent cx="4357315" cy="3180104"/>
            <wp:effectExtent l="0" t="0" r="5715" b="1270"/>
            <wp:docPr id="49" name="图片 49" descr="E:\工作\项目\成都7、10号线\成都7号线画面\烟火帮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工作\项目\成都7、10号线\成都7号线画面\烟火帮助.JPG"/>
                    <pic:cNvPicPr>
                      <a:picLocks noChangeAspect="1" noChangeArrowheads="1"/>
                    </pic:cNvPicPr>
                  </pic:nvPicPr>
                  <pic:blipFill>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5042" cy="3193042"/>
                    </a:xfrm>
                    <a:prstGeom prst="rect">
                      <a:avLst/>
                    </a:prstGeom>
                    <a:noFill/>
                    <a:ln>
                      <a:noFill/>
                    </a:ln>
                  </pic:spPr>
                </pic:pic>
              </a:graphicData>
            </a:graphic>
          </wp:inline>
        </w:drawing>
      </w:r>
    </w:p>
    <w:p w:rsidR="00CF30C6" w:rsidRPr="00B46159" w:rsidRDefault="00CF30C6" w:rsidP="00CA088F">
      <w:pPr>
        <w:pStyle w:val="3"/>
      </w:pPr>
      <w:r>
        <w:rPr>
          <w:rFonts w:hint="eastAsia"/>
        </w:rPr>
        <w:t xml:space="preserve"> </w:t>
      </w:r>
      <w:bookmarkStart w:id="115" w:name="_Toc469301118"/>
      <w:r>
        <w:rPr>
          <w:rFonts w:hint="eastAsia"/>
        </w:rPr>
        <w:t>PIDS</w:t>
      </w:r>
      <w:r>
        <w:rPr>
          <w:rFonts w:hint="eastAsia"/>
        </w:rPr>
        <w:t>设置界面</w:t>
      </w:r>
      <w:bookmarkEnd w:id="115"/>
    </w:p>
    <w:p w:rsidR="00CF30C6" w:rsidRDefault="004175B7" w:rsidP="00CF30C6">
      <w:pPr>
        <w:pStyle w:val="a6"/>
        <w:adjustRightInd w:val="0"/>
        <w:snapToGrid w:val="0"/>
        <w:spacing w:line="360" w:lineRule="auto"/>
        <w:ind w:left="1701" w:right="210" w:firstLineChars="0" w:firstLine="0"/>
        <w:jc w:val="center"/>
        <w:rPr>
          <w:rFonts w:ascii="宋体" w:hAnsi="宋体"/>
          <w:color w:val="FF0000"/>
          <w:sz w:val="24"/>
          <w:lang w:val="fr-FR"/>
        </w:rPr>
      </w:pPr>
      <w:r>
        <w:rPr>
          <w:rFonts w:ascii="宋体" w:hAnsi="宋体"/>
          <w:noProof/>
          <w:color w:val="FF0000"/>
          <w:sz w:val="24"/>
        </w:rPr>
        <w:drawing>
          <wp:inline distT="0" distB="0" distL="0" distR="0">
            <wp:extent cx="4452612" cy="3339552"/>
            <wp:effectExtent l="0" t="0" r="5715" b="0"/>
            <wp:docPr id="82" name="图片 82" descr="E:\工作\项目\成都7、10号线\成都7号线画面\PIDS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工作\项目\成都7、10号线\成都7号线画面\PIDS设置.png"/>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1761" cy="3338914"/>
                    </a:xfrm>
                    <a:prstGeom prst="rect">
                      <a:avLst/>
                    </a:prstGeom>
                    <a:noFill/>
                    <a:ln>
                      <a:noFill/>
                    </a:ln>
                  </pic:spPr>
                </pic:pic>
              </a:graphicData>
            </a:graphic>
          </wp:inline>
        </w:drawing>
      </w:r>
    </w:p>
    <w:p w:rsidR="00CF30C6" w:rsidRDefault="00CF30C6" w:rsidP="009F427D">
      <w:pPr>
        <w:pStyle w:val="4"/>
        <w:ind w:right="210"/>
      </w:pPr>
      <w:bookmarkStart w:id="116" w:name="_Toc469301119"/>
      <w:r w:rsidRPr="002964A6">
        <w:rPr>
          <w:rFonts w:hint="eastAsia"/>
        </w:rPr>
        <w:t>站点设置</w:t>
      </w:r>
      <w:bookmarkEnd w:id="116"/>
    </w:p>
    <w:p w:rsidR="00CF30C6" w:rsidRDefault="00CF30C6" w:rsidP="00CF30C6">
      <w:pPr>
        <w:pStyle w:val="a6"/>
        <w:adjustRightInd w:val="0"/>
        <w:snapToGrid w:val="0"/>
        <w:spacing w:line="360" w:lineRule="auto"/>
        <w:ind w:left="1680" w:right="210" w:firstLineChars="0" w:firstLine="0"/>
        <w:jc w:val="center"/>
        <w:rPr>
          <w:rFonts w:ascii="宋体" w:hAnsi="宋体"/>
          <w:sz w:val="24"/>
          <w:lang w:val="fr-FR"/>
        </w:rPr>
      </w:pPr>
      <w:r>
        <w:rPr>
          <w:rFonts w:ascii="宋体" w:hAnsi="宋体"/>
          <w:noProof/>
          <w:sz w:val="24"/>
        </w:rPr>
        <w:lastRenderedPageBreak/>
        <w:drawing>
          <wp:inline distT="0" distB="0" distL="0" distR="0">
            <wp:extent cx="4366895" cy="3299460"/>
            <wp:effectExtent l="0" t="0" r="0" b="0"/>
            <wp:docPr id="14" name="图片 14" descr="站点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站点设置"/>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6895" cy="3299460"/>
                    </a:xfrm>
                    <a:prstGeom prst="rect">
                      <a:avLst/>
                    </a:prstGeom>
                    <a:noFill/>
                    <a:ln>
                      <a:noFill/>
                    </a:ln>
                  </pic:spPr>
                </pic:pic>
              </a:graphicData>
            </a:graphic>
          </wp:inline>
        </w:drawing>
      </w:r>
    </w:p>
    <w:tbl>
      <w:tblPr>
        <w:tblW w:w="7940" w:type="dxa"/>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4"/>
        <w:gridCol w:w="756"/>
        <w:gridCol w:w="1610"/>
        <w:gridCol w:w="1375"/>
        <w:gridCol w:w="1479"/>
        <w:gridCol w:w="1486"/>
      </w:tblGrid>
      <w:tr w:rsidR="00370ECC" w:rsidRPr="00A233AB" w:rsidTr="00370ECC">
        <w:trPr>
          <w:jc w:val="center"/>
        </w:trPr>
        <w:tc>
          <w:tcPr>
            <w:tcW w:w="1234" w:type="dxa"/>
            <w:vAlign w:val="center"/>
          </w:tcPr>
          <w:p w:rsidR="00370ECC" w:rsidRPr="00A233AB" w:rsidRDefault="00370ECC" w:rsidP="00C70041">
            <w:pPr>
              <w:spacing w:line="400" w:lineRule="exact"/>
              <w:jc w:val="center"/>
              <w:rPr>
                <w:b/>
                <w:szCs w:val="21"/>
              </w:rPr>
            </w:pPr>
            <w:r w:rsidRPr="00A233AB">
              <w:rPr>
                <w:rFonts w:hint="eastAsia"/>
                <w:b/>
                <w:szCs w:val="21"/>
              </w:rPr>
              <w:t>信号名称</w:t>
            </w:r>
          </w:p>
        </w:tc>
        <w:tc>
          <w:tcPr>
            <w:tcW w:w="756" w:type="dxa"/>
            <w:vAlign w:val="center"/>
          </w:tcPr>
          <w:p w:rsidR="00370ECC" w:rsidRPr="00A233AB" w:rsidRDefault="00370ECC" w:rsidP="00C70041">
            <w:pPr>
              <w:spacing w:line="400" w:lineRule="exact"/>
              <w:jc w:val="center"/>
              <w:rPr>
                <w:b/>
                <w:szCs w:val="21"/>
              </w:rPr>
            </w:pPr>
            <w:r w:rsidRPr="00A233AB">
              <w:rPr>
                <w:rFonts w:hint="eastAsia"/>
                <w:b/>
                <w:szCs w:val="21"/>
              </w:rPr>
              <w:t>系统</w:t>
            </w:r>
          </w:p>
        </w:tc>
        <w:tc>
          <w:tcPr>
            <w:tcW w:w="1610" w:type="dxa"/>
          </w:tcPr>
          <w:p w:rsidR="00370ECC" w:rsidRPr="00A233AB" w:rsidRDefault="00370ECC"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375" w:type="dxa"/>
          </w:tcPr>
          <w:p w:rsidR="00370ECC" w:rsidRPr="00A233AB" w:rsidRDefault="00370ECC"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479"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处理、显示</w:t>
            </w:r>
          </w:p>
        </w:tc>
        <w:tc>
          <w:tcPr>
            <w:tcW w:w="1486"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备注</w:t>
            </w:r>
          </w:p>
        </w:tc>
      </w:tr>
      <w:tr w:rsidR="00370ECC" w:rsidRPr="00A233AB" w:rsidTr="00370ECC">
        <w:trPr>
          <w:jc w:val="center"/>
        </w:trPr>
        <w:tc>
          <w:tcPr>
            <w:tcW w:w="1234" w:type="dxa"/>
            <w:vAlign w:val="center"/>
          </w:tcPr>
          <w:p w:rsidR="00370ECC" w:rsidRPr="00A233AB" w:rsidRDefault="00370ECC" w:rsidP="00C70041">
            <w:pPr>
              <w:spacing w:line="400" w:lineRule="exact"/>
              <w:rPr>
                <w:szCs w:val="21"/>
              </w:rPr>
            </w:pPr>
            <w:r>
              <w:rPr>
                <w:rFonts w:hint="eastAsia"/>
                <w:szCs w:val="21"/>
              </w:rPr>
              <w:t>上行</w:t>
            </w:r>
          </w:p>
        </w:tc>
        <w:tc>
          <w:tcPr>
            <w:tcW w:w="756" w:type="dxa"/>
            <w:vAlign w:val="center"/>
          </w:tcPr>
          <w:p w:rsidR="00370ECC" w:rsidRPr="00A233AB" w:rsidRDefault="00370ECC" w:rsidP="00C70041">
            <w:pPr>
              <w:spacing w:line="400" w:lineRule="exact"/>
              <w:rPr>
                <w:szCs w:val="21"/>
              </w:rPr>
            </w:pPr>
            <w:r>
              <w:rPr>
                <w:rFonts w:hint="eastAsia"/>
                <w:szCs w:val="21"/>
              </w:rPr>
              <w:t>PIDS</w:t>
            </w:r>
          </w:p>
        </w:tc>
        <w:tc>
          <w:tcPr>
            <w:tcW w:w="1610" w:type="dxa"/>
            <w:vAlign w:val="center"/>
          </w:tcPr>
          <w:p w:rsidR="00370ECC" w:rsidRDefault="00370ECC" w:rsidP="00C70041">
            <w:pPr>
              <w:spacing w:line="400" w:lineRule="exact"/>
              <w:jc w:val="center"/>
              <w:rPr>
                <w:szCs w:val="21"/>
              </w:rPr>
            </w:pPr>
            <w:r>
              <w:rPr>
                <w:rFonts w:hint="eastAsia"/>
                <w:szCs w:val="21"/>
              </w:rPr>
              <w:t>PIDS1</w:t>
            </w:r>
            <w:r>
              <w:rPr>
                <w:rFonts w:hint="eastAsia"/>
                <w:szCs w:val="21"/>
              </w:rPr>
              <w:t>主：</w:t>
            </w:r>
          </w:p>
          <w:p w:rsidR="00370ECC" w:rsidRDefault="00370ECC" w:rsidP="00C70041">
            <w:pPr>
              <w:spacing w:line="400" w:lineRule="exact"/>
              <w:jc w:val="center"/>
              <w:rPr>
                <w:szCs w:val="21"/>
              </w:rPr>
            </w:pPr>
            <w:r>
              <w:rPr>
                <w:rFonts w:hint="eastAsia"/>
                <w:szCs w:val="21"/>
              </w:rPr>
              <w:t>0x180/11/5</w:t>
            </w:r>
          </w:p>
          <w:p w:rsidR="00370ECC" w:rsidRDefault="00370ECC" w:rsidP="00C70041">
            <w:pPr>
              <w:spacing w:line="400" w:lineRule="exact"/>
              <w:jc w:val="center"/>
              <w:rPr>
                <w:szCs w:val="21"/>
              </w:rPr>
            </w:pPr>
            <w:r>
              <w:rPr>
                <w:rFonts w:hint="eastAsia"/>
                <w:szCs w:val="21"/>
              </w:rPr>
              <w:t>PIDS2</w:t>
            </w:r>
            <w:r>
              <w:rPr>
                <w:rFonts w:hint="eastAsia"/>
                <w:szCs w:val="21"/>
              </w:rPr>
              <w:t>主：</w:t>
            </w:r>
          </w:p>
          <w:p w:rsidR="00370ECC" w:rsidRDefault="00370ECC" w:rsidP="00C70041">
            <w:pPr>
              <w:spacing w:line="400" w:lineRule="exact"/>
              <w:jc w:val="center"/>
              <w:rPr>
                <w:szCs w:val="21"/>
              </w:rPr>
            </w:pPr>
            <w:r>
              <w:rPr>
                <w:rFonts w:hint="eastAsia"/>
                <w:szCs w:val="21"/>
              </w:rPr>
              <w:t>0x680/11/5</w:t>
            </w:r>
          </w:p>
          <w:p w:rsidR="00370ECC" w:rsidRPr="00A233AB" w:rsidRDefault="00370ECC" w:rsidP="00C70041">
            <w:pPr>
              <w:spacing w:line="400" w:lineRule="exact"/>
              <w:jc w:val="center"/>
              <w:rPr>
                <w:szCs w:val="21"/>
              </w:rPr>
            </w:pPr>
          </w:p>
        </w:tc>
        <w:tc>
          <w:tcPr>
            <w:tcW w:w="1375" w:type="dxa"/>
          </w:tcPr>
          <w:p w:rsidR="00370ECC" w:rsidRPr="00A233AB" w:rsidRDefault="00370ECC" w:rsidP="00C70041">
            <w:pPr>
              <w:spacing w:line="400" w:lineRule="exact"/>
              <w:jc w:val="center"/>
              <w:rPr>
                <w:szCs w:val="21"/>
              </w:rPr>
            </w:pPr>
            <w:r>
              <w:rPr>
                <w:rFonts w:hint="eastAsia"/>
                <w:szCs w:val="21"/>
              </w:rPr>
              <w:t>位</w:t>
            </w:r>
          </w:p>
        </w:tc>
        <w:tc>
          <w:tcPr>
            <w:tcW w:w="1479" w:type="dxa"/>
          </w:tcPr>
          <w:p w:rsidR="00370ECC" w:rsidRPr="00AF7BF7" w:rsidRDefault="00370ECC" w:rsidP="00C70041">
            <w:pPr>
              <w:rPr>
                <w:sz w:val="18"/>
                <w:szCs w:val="18"/>
              </w:rPr>
            </w:pPr>
          </w:p>
        </w:tc>
        <w:tc>
          <w:tcPr>
            <w:tcW w:w="1486" w:type="dxa"/>
          </w:tcPr>
          <w:p w:rsidR="00370ECC" w:rsidRDefault="00370ECC" w:rsidP="00C70041">
            <w:pPr>
              <w:spacing w:line="400" w:lineRule="exact"/>
              <w:rPr>
                <w:szCs w:val="21"/>
              </w:rPr>
            </w:pPr>
            <w:r>
              <w:rPr>
                <w:rFonts w:hint="eastAsia"/>
                <w:szCs w:val="21"/>
              </w:rPr>
              <w:t>PIDS1</w:t>
            </w:r>
            <w:r>
              <w:rPr>
                <w:rFonts w:hint="eastAsia"/>
                <w:szCs w:val="21"/>
              </w:rPr>
              <w:t>通讯正常且</w:t>
            </w:r>
            <w:r>
              <w:rPr>
                <w:rFonts w:hint="eastAsia"/>
                <w:szCs w:val="21"/>
              </w:rPr>
              <w:t>PIDS1</w:t>
            </w:r>
            <w:r>
              <w:rPr>
                <w:rFonts w:hint="eastAsia"/>
                <w:szCs w:val="21"/>
              </w:rPr>
              <w:t>为主，取</w:t>
            </w:r>
            <w:r>
              <w:rPr>
                <w:rFonts w:hint="eastAsia"/>
                <w:szCs w:val="21"/>
              </w:rPr>
              <w:t>PIDS1</w:t>
            </w:r>
            <w:r>
              <w:rPr>
                <w:rFonts w:hint="eastAsia"/>
                <w:szCs w:val="21"/>
              </w:rPr>
              <w:t>端口数据，若上行位为</w:t>
            </w:r>
            <w:r>
              <w:rPr>
                <w:rFonts w:hint="eastAsia"/>
                <w:szCs w:val="21"/>
              </w:rPr>
              <w:t>1</w:t>
            </w:r>
            <w:r>
              <w:rPr>
                <w:rFonts w:hint="eastAsia"/>
                <w:szCs w:val="21"/>
              </w:rPr>
              <w:t>，则显示</w:t>
            </w:r>
            <w:r>
              <w:rPr>
                <w:rFonts w:hint="eastAsia"/>
                <w:szCs w:val="21"/>
              </w:rPr>
              <w:t>(</w:t>
            </w:r>
            <w:r>
              <w:rPr>
                <w:rFonts w:hint="eastAsia"/>
                <w:szCs w:val="21"/>
              </w:rPr>
              <w:t>上行</w:t>
            </w:r>
            <w:r>
              <w:rPr>
                <w:rFonts w:hint="eastAsia"/>
                <w:szCs w:val="21"/>
              </w:rPr>
              <w:t>)</w:t>
            </w:r>
            <w:r>
              <w:rPr>
                <w:rFonts w:hint="eastAsia"/>
                <w:szCs w:val="21"/>
              </w:rPr>
              <w:t>；</w:t>
            </w:r>
          </w:p>
          <w:p w:rsidR="00370ECC" w:rsidRPr="008B11C5" w:rsidRDefault="00370ECC" w:rsidP="00C70041">
            <w:pPr>
              <w:spacing w:line="400" w:lineRule="exact"/>
              <w:rPr>
                <w:szCs w:val="21"/>
              </w:rPr>
            </w:pPr>
            <w:r>
              <w:rPr>
                <w:rFonts w:hint="eastAsia"/>
                <w:szCs w:val="21"/>
              </w:rPr>
              <w:t>PIDS1</w:t>
            </w:r>
            <w:r>
              <w:rPr>
                <w:rFonts w:hint="eastAsia"/>
                <w:szCs w:val="21"/>
              </w:rPr>
              <w:t>通讯故障或</w:t>
            </w:r>
            <w:r>
              <w:rPr>
                <w:rFonts w:hint="eastAsia"/>
                <w:szCs w:val="21"/>
              </w:rPr>
              <w:t>PIDS1</w:t>
            </w:r>
            <w:r>
              <w:rPr>
                <w:rFonts w:hint="eastAsia"/>
                <w:szCs w:val="21"/>
              </w:rPr>
              <w:t>为从，</w:t>
            </w:r>
            <w:r>
              <w:rPr>
                <w:rFonts w:hint="eastAsia"/>
                <w:szCs w:val="21"/>
              </w:rPr>
              <w:t>PIDS2</w:t>
            </w:r>
            <w:r>
              <w:rPr>
                <w:rFonts w:hint="eastAsia"/>
                <w:szCs w:val="21"/>
              </w:rPr>
              <w:t>通讯正常且</w:t>
            </w:r>
            <w:r>
              <w:rPr>
                <w:rFonts w:hint="eastAsia"/>
                <w:szCs w:val="21"/>
              </w:rPr>
              <w:t>PIDS2</w:t>
            </w:r>
            <w:r>
              <w:rPr>
                <w:rFonts w:hint="eastAsia"/>
                <w:szCs w:val="21"/>
              </w:rPr>
              <w:t>为主，取</w:t>
            </w:r>
            <w:r>
              <w:rPr>
                <w:rFonts w:hint="eastAsia"/>
                <w:szCs w:val="21"/>
              </w:rPr>
              <w:t>PIDS2</w:t>
            </w:r>
            <w:r>
              <w:rPr>
                <w:rFonts w:hint="eastAsia"/>
                <w:szCs w:val="21"/>
              </w:rPr>
              <w:t>端口数据，若上行位为</w:t>
            </w:r>
            <w:r>
              <w:rPr>
                <w:rFonts w:hint="eastAsia"/>
                <w:szCs w:val="21"/>
              </w:rPr>
              <w:t>1</w:t>
            </w:r>
            <w:r>
              <w:rPr>
                <w:rFonts w:hint="eastAsia"/>
                <w:szCs w:val="21"/>
              </w:rPr>
              <w:t>，则显示</w:t>
            </w:r>
            <w:r>
              <w:rPr>
                <w:rFonts w:hint="eastAsia"/>
                <w:szCs w:val="21"/>
              </w:rPr>
              <w:t>(</w:t>
            </w:r>
            <w:r>
              <w:rPr>
                <w:rFonts w:hint="eastAsia"/>
                <w:szCs w:val="21"/>
              </w:rPr>
              <w:t>上行</w:t>
            </w:r>
            <w:r>
              <w:rPr>
                <w:rFonts w:hint="eastAsia"/>
                <w:szCs w:val="21"/>
              </w:rPr>
              <w:t>)</w:t>
            </w:r>
            <w:r>
              <w:rPr>
                <w:rFonts w:hint="eastAsia"/>
                <w:szCs w:val="21"/>
              </w:rPr>
              <w:t>；</w:t>
            </w:r>
          </w:p>
        </w:tc>
      </w:tr>
      <w:tr w:rsidR="00370ECC" w:rsidRPr="00A233AB" w:rsidTr="00370ECC">
        <w:trPr>
          <w:jc w:val="center"/>
        </w:trPr>
        <w:tc>
          <w:tcPr>
            <w:tcW w:w="1234" w:type="dxa"/>
            <w:vAlign w:val="center"/>
          </w:tcPr>
          <w:p w:rsidR="00370ECC" w:rsidRDefault="00370ECC" w:rsidP="00C70041">
            <w:pPr>
              <w:spacing w:line="400" w:lineRule="exact"/>
              <w:rPr>
                <w:szCs w:val="21"/>
              </w:rPr>
            </w:pPr>
            <w:r>
              <w:rPr>
                <w:rFonts w:hint="eastAsia"/>
                <w:szCs w:val="21"/>
              </w:rPr>
              <w:t>下行</w:t>
            </w:r>
          </w:p>
        </w:tc>
        <w:tc>
          <w:tcPr>
            <w:tcW w:w="756" w:type="dxa"/>
            <w:vAlign w:val="center"/>
          </w:tcPr>
          <w:p w:rsidR="00370ECC" w:rsidRDefault="00370ECC" w:rsidP="00C70041">
            <w:pPr>
              <w:spacing w:line="400" w:lineRule="exact"/>
              <w:rPr>
                <w:szCs w:val="21"/>
              </w:rPr>
            </w:pPr>
            <w:r>
              <w:rPr>
                <w:rFonts w:hint="eastAsia"/>
                <w:szCs w:val="21"/>
              </w:rPr>
              <w:t>PIDS</w:t>
            </w:r>
          </w:p>
        </w:tc>
        <w:tc>
          <w:tcPr>
            <w:tcW w:w="1610" w:type="dxa"/>
            <w:vAlign w:val="center"/>
          </w:tcPr>
          <w:p w:rsidR="00370ECC" w:rsidRDefault="00370ECC" w:rsidP="00C70041">
            <w:pPr>
              <w:spacing w:line="400" w:lineRule="exact"/>
              <w:jc w:val="center"/>
              <w:rPr>
                <w:szCs w:val="21"/>
              </w:rPr>
            </w:pPr>
            <w:r>
              <w:rPr>
                <w:rFonts w:hint="eastAsia"/>
                <w:szCs w:val="21"/>
              </w:rPr>
              <w:t>PIDS1</w:t>
            </w:r>
            <w:r>
              <w:rPr>
                <w:rFonts w:hint="eastAsia"/>
                <w:szCs w:val="21"/>
              </w:rPr>
              <w:t>主：</w:t>
            </w:r>
          </w:p>
          <w:p w:rsidR="00370ECC" w:rsidRDefault="00370ECC" w:rsidP="00C70041">
            <w:pPr>
              <w:spacing w:line="400" w:lineRule="exact"/>
              <w:jc w:val="center"/>
              <w:rPr>
                <w:szCs w:val="21"/>
              </w:rPr>
            </w:pPr>
            <w:r>
              <w:rPr>
                <w:rFonts w:hint="eastAsia"/>
                <w:szCs w:val="21"/>
              </w:rPr>
              <w:t>0x180/11/4</w:t>
            </w:r>
          </w:p>
          <w:p w:rsidR="00370ECC" w:rsidRDefault="00370ECC" w:rsidP="00C70041">
            <w:pPr>
              <w:spacing w:line="400" w:lineRule="exact"/>
              <w:jc w:val="center"/>
              <w:rPr>
                <w:szCs w:val="21"/>
              </w:rPr>
            </w:pPr>
            <w:r>
              <w:rPr>
                <w:rFonts w:hint="eastAsia"/>
                <w:szCs w:val="21"/>
              </w:rPr>
              <w:lastRenderedPageBreak/>
              <w:t>PIDS2</w:t>
            </w:r>
            <w:r>
              <w:rPr>
                <w:rFonts w:hint="eastAsia"/>
                <w:szCs w:val="21"/>
              </w:rPr>
              <w:t>主：</w:t>
            </w:r>
          </w:p>
          <w:p w:rsidR="00370ECC" w:rsidRDefault="00370ECC" w:rsidP="00C70041">
            <w:pPr>
              <w:spacing w:line="400" w:lineRule="exact"/>
              <w:jc w:val="center"/>
              <w:rPr>
                <w:szCs w:val="21"/>
              </w:rPr>
            </w:pPr>
            <w:r>
              <w:rPr>
                <w:rFonts w:hint="eastAsia"/>
                <w:szCs w:val="21"/>
              </w:rPr>
              <w:t>0x680/11/4</w:t>
            </w:r>
          </w:p>
          <w:p w:rsidR="00370ECC" w:rsidRDefault="00370ECC" w:rsidP="00C70041">
            <w:pPr>
              <w:spacing w:line="400" w:lineRule="exact"/>
              <w:jc w:val="center"/>
              <w:rPr>
                <w:szCs w:val="21"/>
              </w:rPr>
            </w:pPr>
          </w:p>
        </w:tc>
        <w:tc>
          <w:tcPr>
            <w:tcW w:w="1375" w:type="dxa"/>
          </w:tcPr>
          <w:p w:rsidR="00370ECC" w:rsidRPr="00A233AB" w:rsidRDefault="00370ECC" w:rsidP="00C70041">
            <w:pPr>
              <w:spacing w:line="400" w:lineRule="exact"/>
              <w:jc w:val="center"/>
              <w:rPr>
                <w:szCs w:val="21"/>
              </w:rPr>
            </w:pPr>
          </w:p>
        </w:tc>
        <w:tc>
          <w:tcPr>
            <w:tcW w:w="1479" w:type="dxa"/>
          </w:tcPr>
          <w:p w:rsidR="00370ECC" w:rsidRPr="00AF7BF7" w:rsidRDefault="00370ECC" w:rsidP="00C70041">
            <w:pPr>
              <w:rPr>
                <w:sz w:val="18"/>
                <w:szCs w:val="18"/>
              </w:rPr>
            </w:pPr>
          </w:p>
        </w:tc>
        <w:tc>
          <w:tcPr>
            <w:tcW w:w="1486" w:type="dxa"/>
          </w:tcPr>
          <w:p w:rsidR="00370ECC" w:rsidRDefault="00370ECC" w:rsidP="00C70041">
            <w:pPr>
              <w:spacing w:line="400" w:lineRule="exact"/>
              <w:rPr>
                <w:szCs w:val="21"/>
              </w:rPr>
            </w:pPr>
            <w:r>
              <w:rPr>
                <w:rFonts w:hint="eastAsia"/>
                <w:szCs w:val="21"/>
              </w:rPr>
              <w:t>PIDS1</w:t>
            </w:r>
            <w:r>
              <w:rPr>
                <w:rFonts w:hint="eastAsia"/>
                <w:szCs w:val="21"/>
              </w:rPr>
              <w:t>通讯正常且</w:t>
            </w:r>
            <w:r>
              <w:rPr>
                <w:rFonts w:hint="eastAsia"/>
                <w:szCs w:val="21"/>
              </w:rPr>
              <w:t>PIDS1</w:t>
            </w:r>
            <w:r>
              <w:rPr>
                <w:rFonts w:hint="eastAsia"/>
                <w:szCs w:val="21"/>
              </w:rPr>
              <w:t>为</w:t>
            </w:r>
            <w:r>
              <w:rPr>
                <w:rFonts w:hint="eastAsia"/>
                <w:szCs w:val="21"/>
              </w:rPr>
              <w:lastRenderedPageBreak/>
              <w:t>主，取</w:t>
            </w:r>
            <w:r>
              <w:rPr>
                <w:rFonts w:hint="eastAsia"/>
                <w:szCs w:val="21"/>
              </w:rPr>
              <w:t>PIDS1</w:t>
            </w:r>
            <w:r>
              <w:rPr>
                <w:rFonts w:hint="eastAsia"/>
                <w:szCs w:val="21"/>
              </w:rPr>
              <w:t>端口数据，若下行位为</w:t>
            </w:r>
            <w:r>
              <w:rPr>
                <w:rFonts w:hint="eastAsia"/>
                <w:szCs w:val="21"/>
              </w:rPr>
              <w:t>1</w:t>
            </w:r>
            <w:r>
              <w:rPr>
                <w:rFonts w:hint="eastAsia"/>
                <w:szCs w:val="21"/>
              </w:rPr>
              <w:t>，则显示</w:t>
            </w:r>
            <w:r>
              <w:rPr>
                <w:rFonts w:hint="eastAsia"/>
                <w:szCs w:val="21"/>
              </w:rPr>
              <w:t>(</w:t>
            </w:r>
            <w:r>
              <w:rPr>
                <w:rFonts w:hint="eastAsia"/>
                <w:szCs w:val="21"/>
              </w:rPr>
              <w:t>下行</w:t>
            </w:r>
            <w:r>
              <w:rPr>
                <w:rFonts w:hint="eastAsia"/>
                <w:szCs w:val="21"/>
              </w:rPr>
              <w:t>)</w:t>
            </w:r>
            <w:r>
              <w:rPr>
                <w:rFonts w:hint="eastAsia"/>
                <w:szCs w:val="21"/>
              </w:rPr>
              <w:t>；</w:t>
            </w:r>
          </w:p>
          <w:p w:rsidR="00370ECC" w:rsidRPr="00A233AB" w:rsidRDefault="00370ECC" w:rsidP="00C70041">
            <w:pPr>
              <w:spacing w:line="400" w:lineRule="exact"/>
              <w:rPr>
                <w:szCs w:val="21"/>
              </w:rPr>
            </w:pPr>
            <w:r>
              <w:rPr>
                <w:rFonts w:hint="eastAsia"/>
                <w:szCs w:val="21"/>
              </w:rPr>
              <w:t>PIDS1</w:t>
            </w:r>
            <w:r>
              <w:rPr>
                <w:rFonts w:hint="eastAsia"/>
                <w:szCs w:val="21"/>
              </w:rPr>
              <w:t>通讯故障或</w:t>
            </w:r>
            <w:r>
              <w:rPr>
                <w:rFonts w:hint="eastAsia"/>
                <w:szCs w:val="21"/>
              </w:rPr>
              <w:t>PIDS1</w:t>
            </w:r>
            <w:r>
              <w:rPr>
                <w:rFonts w:hint="eastAsia"/>
                <w:szCs w:val="21"/>
              </w:rPr>
              <w:t>为从，</w:t>
            </w:r>
            <w:r>
              <w:rPr>
                <w:rFonts w:hint="eastAsia"/>
                <w:szCs w:val="21"/>
              </w:rPr>
              <w:t>PIDS2</w:t>
            </w:r>
            <w:r>
              <w:rPr>
                <w:rFonts w:hint="eastAsia"/>
                <w:szCs w:val="21"/>
              </w:rPr>
              <w:t>通讯正常且</w:t>
            </w:r>
            <w:r>
              <w:rPr>
                <w:rFonts w:hint="eastAsia"/>
                <w:szCs w:val="21"/>
              </w:rPr>
              <w:t>PIDS2</w:t>
            </w:r>
            <w:r>
              <w:rPr>
                <w:rFonts w:hint="eastAsia"/>
                <w:szCs w:val="21"/>
              </w:rPr>
              <w:t>为主，取</w:t>
            </w:r>
            <w:r>
              <w:rPr>
                <w:rFonts w:hint="eastAsia"/>
                <w:szCs w:val="21"/>
              </w:rPr>
              <w:t>PIDS2</w:t>
            </w:r>
            <w:r>
              <w:rPr>
                <w:rFonts w:hint="eastAsia"/>
                <w:szCs w:val="21"/>
              </w:rPr>
              <w:t>端口数据，若下行位为</w:t>
            </w:r>
            <w:r>
              <w:rPr>
                <w:rFonts w:hint="eastAsia"/>
                <w:szCs w:val="21"/>
              </w:rPr>
              <w:t>1</w:t>
            </w:r>
            <w:r>
              <w:rPr>
                <w:rFonts w:hint="eastAsia"/>
                <w:szCs w:val="21"/>
              </w:rPr>
              <w:t>，则显示</w:t>
            </w:r>
            <w:r>
              <w:rPr>
                <w:rFonts w:hint="eastAsia"/>
                <w:szCs w:val="21"/>
              </w:rPr>
              <w:t>(</w:t>
            </w:r>
            <w:r>
              <w:rPr>
                <w:rFonts w:hint="eastAsia"/>
                <w:szCs w:val="21"/>
              </w:rPr>
              <w:t>下行</w:t>
            </w:r>
            <w:r>
              <w:rPr>
                <w:rFonts w:hint="eastAsia"/>
                <w:szCs w:val="21"/>
              </w:rPr>
              <w:t>)</w:t>
            </w:r>
            <w:r>
              <w:rPr>
                <w:rFonts w:hint="eastAsia"/>
                <w:szCs w:val="21"/>
              </w:rPr>
              <w:t>；</w:t>
            </w:r>
          </w:p>
        </w:tc>
      </w:tr>
    </w:tbl>
    <w:p w:rsidR="00CF30C6" w:rsidRDefault="00CF30C6" w:rsidP="00CF30C6">
      <w:pPr>
        <w:pStyle w:val="a6"/>
        <w:adjustRightInd w:val="0"/>
        <w:snapToGrid w:val="0"/>
        <w:spacing w:line="360" w:lineRule="auto"/>
        <w:ind w:left="1680" w:right="210" w:firstLineChars="0" w:firstLine="0"/>
        <w:jc w:val="center"/>
        <w:rPr>
          <w:rFonts w:ascii="宋体" w:hAnsi="宋体"/>
          <w:sz w:val="24"/>
          <w:lang w:val="fr-FR"/>
        </w:rPr>
      </w:pP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起始站</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0x1D2/4-5</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0x6D2/4-5</w:t>
            </w:r>
          </w:p>
        </w:tc>
        <w:tc>
          <w:tcPr>
            <w:tcW w:w="1727" w:type="dxa"/>
            <w:vAlign w:val="center"/>
          </w:tcPr>
          <w:p w:rsidR="00CF30C6" w:rsidRPr="00702FCE" w:rsidRDefault="00CF30C6" w:rsidP="00C70041">
            <w:pPr>
              <w:spacing w:line="400" w:lineRule="exact"/>
              <w:jc w:val="center"/>
              <w:rPr>
                <w:szCs w:val="21"/>
              </w:rPr>
            </w:pPr>
            <w:r>
              <w:rPr>
                <w:rFonts w:hint="eastAsia"/>
                <w:szCs w:val="21"/>
              </w:rPr>
              <w:t>字</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当前站</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0x1D2/6-7</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0x6D2/6-7</w:t>
            </w:r>
          </w:p>
        </w:tc>
        <w:tc>
          <w:tcPr>
            <w:tcW w:w="1727" w:type="dxa"/>
            <w:vAlign w:val="center"/>
          </w:tcPr>
          <w:p w:rsidR="00CF30C6" w:rsidRPr="00702FCE" w:rsidRDefault="00CF30C6" w:rsidP="00C70041">
            <w:pPr>
              <w:spacing w:line="400" w:lineRule="exact"/>
              <w:jc w:val="center"/>
              <w:rPr>
                <w:szCs w:val="21"/>
              </w:rPr>
            </w:pPr>
            <w:r>
              <w:rPr>
                <w:rFonts w:hint="eastAsia"/>
                <w:szCs w:val="21"/>
              </w:rPr>
              <w:t>字</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终点站</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0x1D2/8-9</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0x6D2/8-9</w:t>
            </w:r>
          </w:p>
        </w:tc>
        <w:tc>
          <w:tcPr>
            <w:tcW w:w="1727" w:type="dxa"/>
            <w:vAlign w:val="center"/>
          </w:tcPr>
          <w:p w:rsidR="00CF30C6" w:rsidRPr="00702FCE" w:rsidRDefault="00CF30C6" w:rsidP="00C70041">
            <w:pPr>
              <w:spacing w:line="400" w:lineRule="exact"/>
              <w:jc w:val="center"/>
              <w:rPr>
                <w:szCs w:val="21"/>
              </w:rPr>
            </w:pPr>
            <w:r>
              <w:rPr>
                <w:rFonts w:hint="eastAsia"/>
                <w:szCs w:val="21"/>
              </w:rPr>
              <w:t>字</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bl>
    <w:p w:rsidR="00CF30C6" w:rsidRDefault="00CF30C6" w:rsidP="00CF30C6">
      <w:pPr>
        <w:pStyle w:val="a6"/>
        <w:adjustRightInd w:val="0"/>
        <w:snapToGrid w:val="0"/>
        <w:spacing w:line="360" w:lineRule="auto"/>
        <w:ind w:left="1680" w:right="210" w:firstLineChars="0" w:firstLine="0"/>
        <w:rPr>
          <w:rFonts w:ascii="宋体" w:hAnsi="宋体"/>
          <w:sz w:val="24"/>
          <w:lang w:val="fr-FR"/>
        </w:rPr>
      </w:pPr>
    </w:p>
    <w:p w:rsidR="00CF30C6" w:rsidRDefault="00CF30C6" w:rsidP="009F427D">
      <w:pPr>
        <w:pStyle w:val="4"/>
        <w:ind w:right="210"/>
      </w:pPr>
      <w:bookmarkStart w:id="117" w:name="_Toc469301120"/>
      <w:r>
        <w:rPr>
          <w:rFonts w:hint="eastAsia"/>
        </w:rPr>
        <w:t>线路选择</w:t>
      </w:r>
      <w:bookmarkEnd w:id="117"/>
    </w:p>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r>
        <w:rPr>
          <w:rFonts w:ascii="宋体" w:hAnsi="宋体"/>
          <w:noProof/>
          <w:sz w:val="24"/>
        </w:rPr>
        <w:lastRenderedPageBreak/>
        <w:drawing>
          <wp:inline distT="0" distB="0" distL="0" distR="0">
            <wp:extent cx="4549775" cy="3401695"/>
            <wp:effectExtent l="0" t="0" r="3175" b="8255"/>
            <wp:docPr id="13" name="图片 13" descr="线路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线路选择"/>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3401695"/>
                    </a:xfrm>
                    <a:prstGeom prst="rect">
                      <a:avLst/>
                    </a:prstGeom>
                    <a:noFill/>
                    <a:ln>
                      <a:noFill/>
                    </a:ln>
                  </pic:spPr>
                </pic:pic>
              </a:graphicData>
            </a:graphic>
          </wp:inline>
        </w:drawing>
      </w:r>
    </w:p>
    <w:tbl>
      <w:tblPr>
        <w:tblW w:w="8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19"/>
        <w:gridCol w:w="912"/>
        <w:gridCol w:w="1635"/>
        <w:gridCol w:w="1439"/>
        <w:gridCol w:w="1843"/>
        <w:gridCol w:w="1491"/>
      </w:tblGrid>
      <w:tr w:rsidR="00370ECC" w:rsidRPr="00A233AB" w:rsidTr="00370ECC">
        <w:trPr>
          <w:jc w:val="center"/>
        </w:trPr>
        <w:tc>
          <w:tcPr>
            <w:tcW w:w="1219" w:type="dxa"/>
            <w:vAlign w:val="center"/>
          </w:tcPr>
          <w:p w:rsidR="00370ECC" w:rsidRPr="00A233AB" w:rsidRDefault="00370ECC" w:rsidP="00C70041">
            <w:pPr>
              <w:spacing w:line="400" w:lineRule="exact"/>
              <w:jc w:val="center"/>
              <w:rPr>
                <w:b/>
                <w:szCs w:val="21"/>
              </w:rPr>
            </w:pPr>
            <w:r w:rsidRPr="00A233AB">
              <w:rPr>
                <w:rFonts w:hint="eastAsia"/>
                <w:b/>
                <w:szCs w:val="21"/>
              </w:rPr>
              <w:t>信号名称</w:t>
            </w:r>
          </w:p>
        </w:tc>
        <w:tc>
          <w:tcPr>
            <w:tcW w:w="912" w:type="dxa"/>
            <w:vAlign w:val="center"/>
          </w:tcPr>
          <w:p w:rsidR="00370ECC" w:rsidRPr="00A233AB" w:rsidRDefault="00370ECC" w:rsidP="00C70041">
            <w:pPr>
              <w:spacing w:line="400" w:lineRule="exact"/>
              <w:jc w:val="center"/>
              <w:rPr>
                <w:b/>
                <w:szCs w:val="21"/>
              </w:rPr>
            </w:pPr>
            <w:r w:rsidRPr="00A233AB">
              <w:rPr>
                <w:rFonts w:hint="eastAsia"/>
                <w:b/>
                <w:szCs w:val="21"/>
              </w:rPr>
              <w:t>系统</w:t>
            </w:r>
          </w:p>
        </w:tc>
        <w:tc>
          <w:tcPr>
            <w:tcW w:w="1635" w:type="dxa"/>
          </w:tcPr>
          <w:p w:rsidR="00370ECC" w:rsidRPr="00A233AB" w:rsidRDefault="00370ECC"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439" w:type="dxa"/>
          </w:tcPr>
          <w:p w:rsidR="00370ECC" w:rsidRPr="00A233AB" w:rsidRDefault="00370ECC"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843"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处理、显示</w:t>
            </w:r>
          </w:p>
        </w:tc>
        <w:tc>
          <w:tcPr>
            <w:tcW w:w="1491"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备注</w:t>
            </w:r>
          </w:p>
        </w:tc>
      </w:tr>
      <w:tr w:rsidR="00370ECC" w:rsidRPr="00A233AB" w:rsidTr="00370ECC">
        <w:trPr>
          <w:jc w:val="center"/>
        </w:trPr>
        <w:tc>
          <w:tcPr>
            <w:tcW w:w="1219" w:type="dxa"/>
            <w:vAlign w:val="center"/>
          </w:tcPr>
          <w:p w:rsidR="00370ECC" w:rsidRPr="00A233AB" w:rsidRDefault="00370ECC" w:rsidP="00C70041">
            <w:pPr>
              <w:spacing w:line="400" w:lineRule="exact"/>
              <w:rPr>
                <w:szCs w:val="21"/>
              </w:rPr>
            </w:pPr>
            <w:r>
              <w:rPr>
                <w:rFonts w:hint="eastAsia"/>
                <w:szCs w:val="21"/>
              </w:rPr>
              <w:t>起始站</w:t>
            </w:r>
          </w:p>
        </w:tc>
        <w:tc>
          <w:tcPr>
            <w:tcW w:w="912" w:type="dxa"/>
            <w:vAlign w:val="center"/>
          </w:tcPr>
          <w:p w:rsidR="00370ECC" w:rsidRPr="00A233AB" w:rsidRDefault="00370ECC" w:rsidP="00C70041">
            <w:pPr>
              <w:spacing w:line="400" w:lineRule="exact"/>
              <w:rPr>
                <w:szCs w:val="21"/>
              </w:rPr>
            </w:pPr>
            <w:r>
              <w:rPr>
                <w:rFonts w:hint="eastAsia"/>
                <w:szCs w:val="21"/>
              </w:rPr>
              <w:t>PIDS</w:t>
            </w:r>
          </w:p>
        </w:tc>
        <w:tc>
          <w:tcPr>
            <w:tcW w:w="1635" w:type="dxa"/>
            <w:vAlign w:val="center"/>
          </w:tcPr>
          <w:p w:rsidR="00370ECC" w:rsidRDefault="00370ECC" w:rsidP="00C70041">
            <w:pPr>
              <w:spacing w:line="400" w:lineRule="exact"/>
              <w:jc w:val="center"/>
              <w:rPr>
                <w:szCs w:val="21"/>
              </w:rPr>
            </w:pPr>
            <w:r>
              <w:rPr>
                <w:rFonts w:hint="eastAsia"/>
                <w:szCs w:val="21"/>
              </w:rPr>
              <w:t>0x*80/2-3</w:t>
            </w:r>
          </w:p>
          <w:p w:rsidR="00370ECC" w:rsidRPr="00A233AB" w:rsidRDefault="00370ECC" w:rsidP="00C70041">
            <w:pPr>
              <w:spacing w:line="400" w:lineRule="exact"/>
              <w:jc w:val="center"/>
              <w:rPr>
                <w:szCs w:val="21"/>
              </w:rPr>
            </w:pPr>
            <w:r>
              <w:rPr>
                <w:rFonts w:hint="eastAsia"/>
                <w:szCs w:val="21"/>
              </w:rPr>
              <w:t>(*=1/6)</w:t>
            </w:r>
          </w:p>
        </w:tc>
        <w:tc>
          <w:tcPr>
            <w:tcW w:w="1439" w:type="dxa"/>
          </w:tcPr>
          <w:p w:rsidR="00370ECC" w:rsidRPr="00C24126" w:rsidRDefault="00370ECC" w:rsidP="00C70041">
            <w:pPr>
              <w:spacing w:line="400" w:lineRule="exact"/>
              <w:jc w:val="center"/>
              <w:rPr>
                <w:szCs w:val="21"/>
              </w:rPr>
            </w:pPr>
            <w:r w:rsidRPr="00C24126">
              <w:rPr>
                <w:rFonts w:hint="eastAsia"/>
                <w:szCs w:val="21"/>
              </w:rPr>
              <w:t>字</w:t>
            </w:r>
          </w:p>
          <w:p w:rsidR="00370ECC" w:rsidRPr="00A233AB" w:rsidRDefault="00370ECC" w:rsidP="00C70041">
            <w:pPr>
              <w:spacing w:line="400" w:lineRule="exact"/>
              <w:jc w:val="center"/>
              <w:rPr>
                <w:szCs w:val="21"/>
              </w:rPr>
            </w:pPr>
          </w:p>
        </w:tc>
        <w:tc>
          <w:tcPr>
            <w:tcW w:w="1843" w:type="dxa"/>
          </w:tcPr>
          <w:p w:rsidR="00370ECC" w:rsidRPr="00AF7BF7" w:rsidRDefault="00370ECC" w:rsidP="00C70041">
            <w:pPr>
              <w:spacing w:line="400" w:lineRule="exact"/>
              <w:jc w:val="center"/>
              <w:rPr>
                <w:sz w:val="18"/>
                <w:szCs w:val="18"/>
              </w:rPr>
            </w:pPr>
            <w:r w:rsidRPr="00C24126">
              <w:rPr>
                <w:rFonts w:hint="eastAsia"/>
                <w:szCs w:val="21"/>
              </w:rPr>
              <w:t>1~31</w:t>
            </w:r>
          </w:p>
        </w:tc>
        <w:tc>
          <w:tcPr>
            <w:tcW w:w="1491" w:type="dxa"/>
            <w:vMerge w:val="restart"/>
          </w:tcPr>
          <w:p w:rsidR="00370ECC" w:rsidRPr="00C24126" w:rsidRDefault="00370ECC" w:rsidP="00C70041">
            <w:pPr>
              <w:spacing w:line="400" w:lineRule="exact"/>
              <w:jc w:val="left"/>
              <w:rPr>
                <w:szCs w:val="21"/>
              </w:rPr>
            </w:pPr>
            <w:r w:rsidRPr="00C24126">
              <w:rPr>
                <w:rFonts w:hint="eastAsia"/>
                <w:szCs w:val="21"/>
              </w:rPr>
              <w:t>1</w:t>
            </w:r>
            <w:r w:rsidRPr="00C24126">
              <w:rPr>
                <w:rFonts w:hint="eastAsia"/>
                <w:szCs w:val="21"/>
              </w:rPr>
              <w:t>、</w:t>
            </w:r>
            <w:r w:rsidRPr="00C24126">
              <w:rPr>
                <w:rFonts w:hint="eastAsia"/>
                <w:szCs w:val="21"/>
              </w:rPr>
              <w:t>PIDS</w:t>
            </w:r>
            <w:r w:rsidRPr="00C24126">
              <w:rPr>
                <w:rFonts w:hint="eastAsia"/>
                <w:szCs w:val="21"/>
              </w:rPr>
              <w:t>通讯正常</w:t>
            </w:r>
          </w:p>
          <w:p w:rsidR="00370ECC" w:rsidRPr="00C24126" w:rsidRDefault="00370ECC" w:rsidP="00C70041">
            <w:pPr>
              <w:spacing w:line="400" w:lineRule="exact"/>
              <w:jc w:val="left"/>
              <w:rPr>
                <w:szCs w:val="21"/>
              </w:rPr>
            </w:pPr>
            <w:r w:rsidRPr="00C24126">
              <w:rPr>
                <w:rFonts w:hint="eastAsia"/>
                <w:szCs w:val="21"/>
              </w:rPr>
              <w:t>2</w:t>
            </w:r>
            <w:r w:rsidRPr="00C24126">
              <w:rPr>
                <w:rFonts w:hint="eastAsia"/>
                <w:szCs w:val="21"/>
              </w:rPr>
              <w:t>、取主</w:t>
            </w:r>
            <w:r w:rsidRPr="00C24126">
              <w:rPr>
                <w:rFonts w:hint="eastAsia"/>
                <w:szCs w:val="21"/>
              </w:rPr>
              <w:t>PIDS</w:t>
            </w:r>
            <w:r w:rsidRPr="00C24126">
              <w:rPr>
                <w:rFonts w:hint="eastAsia"/>
                <w:szCs w:val="21"/>
              </w:rPr>
              <w:t>数据且数据有效</w:t>
            </w:r>
          </w:p>
          <w:p w:rsidR="00370ECC" w:rsidRPr="00A233AB" w:rsidRDefault="00370ECC" w:rsidP="00C70041">
            <w:pPr>
              <w:spacing w:line="400" w:lineRule="exact"/>
              <w:rPr>
                <w:szCs w:val="21"/>
              </w:rPr>
            </w:pPr>
            <w:r w:rsidRPr="00C24126">
              <w:rPr>
                <w:rFonts w:hint="eastAsia"/>
                <w:szCs w:val="21"/>
              </w:rPr>
              <w:t>3</w:t>
            </w:r>
            <w:r w:rsidRPr="00C24126">
              <w:rPr>
                <w:rFonts w:hint="eastAsia"/>
                <w:szCs w:val="21"/>
              </w:rPr>
              <w:t>、上述都满足，则显示站点，上述都不满足，显示“</w:t>
            </w:r>
            <w:r w:rsidRPr="00C24126">
              <w:rPr>
                <w:rFonts w:hint="eastAsia"/>
                <w:szCs w:val="21"/>
              </w:rPr>
              <w:t>----</w:t>
            </w:r>
            <w:r w:rsidRPr="00C24126">
              <w:rPr>
                <w:rFonts w:hint="eastAsia"/>
                <w:szCs w:val="21"/>
              </w:rPr>
              <w:t>”</w:t>
            </w:r>
          </w:p>
        </w:tc>
      </w:tr>
      <w:tr w:rsidR="00370ECC" w:rsidRPr="00A233AB" w:rsidTr="00370ECC">
        <w:trPr>
          <w:jc w:val="center"/>
        </w:trPr>
        <w:tc>
          <w:tcPr>
            <w:tcW w:w="1219" w:type="dxa"/>
            <w:vAlign w:val="center"/>
          </w:tcPr>
          <w:p w:rsidR="00370ECC" w:rsidRDefault="00370ECC" w:rsidP="00C70041">
            <w:pPr>
              <w:spacing w:line="400" w:lineRule="exact"/>
              <w:rPr>
                <w:szCs w:val="21"/>
              </w:rPr>
            </w:pPr>
            <w:r>
              <w:rPr>
                <w:rFonts w:hint="eastAsia"/>
                <w:szCs w:val="21"/>
              </w:rPr>
              <w:t>终点站</w:t>
            </w:r>
          </w:p>
        </w:tc>
        <w:tc>
          <w:tcPr>
            <w:tcW w:w="912" w:type="dxa"/>
            <w:vAlign w:val="center"/>
          </w:tcPr>
          <w:p w:rsidR="00370ECC" w:rsidRPr="00A233AB" w:rsidRDefault="00370ECC" w:rsidP="00C70041">
            <w:pPr>
              <w:spacing w:line="400" w:lineRule="exact"/>
              <w:rPr>
                <w:szCs w:val="21"/>
              </w:rPr>
            </w:pPr>
            <w:r>
              <w:rPr>
                <w:rFonts w:hint="eastAsia"/>
                <w:szCs w:val="21"/>
              </w:rPr>
              <w:t>PIDS</w:t>
            </w:r>
          </w:p>
        </w:tc>
        <w:tc>
          <w:tcPr>
            <w:tcW w:w="1635" w:type="dxa"/>
          </w:tcPr>
          <w:p w:rsidR="00370ECC" w:rsidRDefault="00370ECC" w:rsidP="00C70041">
            <w:pPr>
              <w:spacing w:line="400" w:lineRule="exact"/>
              <w:jc w:val="center"/>
              <w:rPr>
                <w:szCs w:val="21"/>
              </w:rPr>
            </w:pPr>
            <w:r>
              <w:rPr>
                <w:rFonts w:hint="eastAsia"/>
                <w:szCs w:val="21"/>
              </w:rPr>
              <w:t>0x*80/4-5</w:t>
            </w:r>
          </w:p>
          <w:p w:rsidR="00370ECC" w:rsidRPr="00A233AB" w:rsidRDefault="00370ECC" w:rsidP="00C70041">
            <w:pPr>
              <w:spacing w:line="400" w:lineRule="exact"/>
              <w:jc w:val="center"/>
              <w:rPr>
                <w:b/>
                <w:szCs w:val="21"/>
              </w:rPr>
            </w:pPr>
            <w:r>
              <w:rPr>
                <w:rFonts w:hint="eastAsia"/>
                <w:szCs w:val="21"/>
              </w:rPr>
              <w:t>(*=1/6)</w:t>
            </w:r>
          </w:p>
        </w:tc>
        <w:tc>
          <w:tcPr>
            <w:tcW w:w="1439" w:type="dxa"/>
          </w:tcPr>
          <w:p w:rsidR="00370ECC" w:rsidRPr="00C24126" w:rsidRDefault="00370ECC" w:rsidP="00C70041">
            <w:pPr>
              <w:spacing w:line="400" w:lineRule="exact"/>
              <w:jc w:val="center"/>
              <w:rPr>
                <w:szCs w:val="21"/>
              </w:rPr>
            </w:pPr>
            <w:r w:rsidRPr="00C24126">
              <w:rPr>
                <w:rFonts w:hint="eastAsia"/>
                <w:szCs w:val="21"/>
              </w:rPr>
              <w:t>字</w:t>
            </w:r>
          </w:p>
          <w:p w:rsidR="00370ECC" w:rsidRPr="00C24126" w:rsidRDefault="00370ECC" w:rsidP="00C70041">
            <w:pPr>
              <w:spacing w:line="400" w:lineRule="exact"/>
              <w:jc w:val="center"/>
              <w:rPr>
                <w:szCs w:val="21"/>
              </w:rPr>
            </w:pPr>
          </w:p>
        </w:tc>
        <w:tc>
          <w:tcPr>
            <w:tcW w:w="1843" w:type="dxa"/>
          </w:tcPr>
          <w:p w:rsidR="00370ECC" w:rsidRPr="00A233AB" w:rsidRDefault="00370ECC" w:rsidP="00C70041">
            <w:pPr>
              <w:spacing w:line="400" w:lineRule="exact"/>
              <w:jc w:val="center"/>
              <w:rPr>
                <w:b/>
                <w:szCs w:val="21"/>
              </w:rPr>
            </w:pPr>
            <w:r w:rsidRPr="00C24126">
              <w:rPr>
                <w:rFonts w:hint="eastAsia"/>
                <w:szCs w:val="21"/>
              </w:rPr>
              <w:t>1~31</w:t>
            </w:r>
          </w:p>
        </w:tc>
        <w:tc>
          <w:tcPr>
            <w:tcW w:w="1491" w:type="dxa"/>
            <w:vMerge/>
          </w:tcPr>
          <w:p w:rsidR="00370ECC" w:rsidRPr="00A233AB" w:rsidRDefault="00370ECC" w:rsidP="00C70041">
            <w:pPr>
              <w:spacing w:line="400" w:lineRule="exact"/>
              <w:rPr>
                <w:szCs w:val="21"/>
              </w:rPr>
            </w:pPr>
          </w:p>
        </w:tc>
      </w:tr>
      <w:tr w:rsidR="00370ECC" w:rsidRPr="00A233AB" w:rsidTr="00370ECC">
        <w:trPr>
          <w:jc w:val="center"/>
        </w:trPr>
        <w:tc>
          <w:tcPr>
            <w:tcW w:w="1219" w:type="dxa"/>
            <w:vAlign w:val="center"/>
          </w:tcPr>
          <w:p w:rsidR="00370ECC" w:rsidRDefault="00370ECC" w:rsidP="00C70041">
            <w:pPr>
              <w:spacing w:line="400" w:lineRule="exact"/>
              <w:rPr>
                <w:szCs w:val="21"/>
              </w:rPr>
            </w:pPr>
            <w:r>
              <w:rPr>
                <w:rFonts w:hint="eastAsia"/>
                <w:szCs w:val="21"/>
              </w:rPr>
              <w:t>下一站</w:t>
            </w:r>
          </w:p>
        </w:tc>
        <w:tc>
          <w:tcPr>
            <w:tcW w:w="912" w:type="dxa"/>
            <w:vAlign w:val="center"/>
          </w:tcPr>
          <w:p w:rsidR="00370ECC" w:rsidRPr="006315F1" w:rsidRDefault="00370ECC" w:rsidP="00C70041">
            <w:pPr>
              <w:spacing w:line="400" w:lineRule="exact"/>
              <w:jc w:val="center"/>
              <w:rPr>
                <w:szCs w:val="21"/>
              </w:rPr>
            </w:pPr>
            <w:r w:rsidRPr="006315F1">
              <w:rPr>
                <w:rFonts w:hint="eastAsia"/>
                <w:szCs w:val="21"/>
              </w:rPr>
              <w:t>PIDS</w:t>
            </w:r>
          </w:p>
        </w:tc>
        <w:tc>
          <w:tcPr>
            <w:tcW w:w="1635" w:type="dxa"/>
          </w:tcPr>
          <w:p w:rsidR="00370ECC" w:rsidRDefault="00370ECC" w:rsidP="00C70041">
            <w:pPr>
              <w:spacing w:line="400" w:lineRule="exact"/>
              <w:jc w:val="center"/>
              <w:rPr>
                <w:szCs w:val="21"/>
              </w:rPr>
            </w:pPr>
            <w:r>
              <w:rPr>
                <w:rFonts w:hint="eastAsia"/>
                <w:szCs w:val="21"/>
              </w:rPr>
              <w:t>0x*80/6-7</w:t>
            </w:r>
          </w:p>
          <w:p w:rsidR="00370ECC" w:rsidRPr="00A233AB" w:rsidRDefault="00370ECC" w:rsidP="00C70041">
            <w:pPr>
              <w:spacing w:line="400" w:lineRule="exact"/>
              <w:jc w:val="center"/>
              <w:rPr>
                <w:b/>
                <w:szCs w:val="21"/>
              </w:rPr>
            </w:pPr>
            <w:r>
              <w:rPr>
                <w:rFonts w:hint="eastAsia"/>
                <w:szCs w:val="21"/>
              </w:rPr>
              <w:t>(*=1/6)</w:t>
            </w:r>
          </w:p>
        </w:tc>
        <w:tc>
          <w:tcPr>
            <w:tcW w:w="1439" w:type="dxa"/>
          </w:tcPr>
          <w:p w:rsidR="00370ECC" w:rsidRPr="00C24126" w:rsidRDefault="00370ECC" w:rsidP="00C70041">
            <w:pPr>
              <w:spacing w:line="400" w:lineRule="exact"/>
              <w:jc w:val="center"/>
              <w:rPr>
                <w:szCs w:val="21"/>
              </w:rPr>
            </w:pPr>
            <w:r w:rsidRPr="00C24126">
              <w:rPr>
                <w:rFonts w:hint="eastAsia"/>
                <w:szCs w:val="21"/>
              </w:rPr>
              <w:t>字</w:t>
            </w:r>
          </w:p>
          <w:p w:rsidR="00370ECC" w:rsidRPr="00C24126" w:rsidRDefault="00370ECC" w:rsidP="00C70041">
            <w:pPr>
              <w:spacing w:line="400" w:lineRule="exact"/>
              <w:jc w:val="center"/>
              <w:rPr>
                <w:szCs w:val="21"/>
              </w:rPr>
            </w:pPr>
          </w:p>
        </w:tc>
        <w:tc>
          <w:tcPr>
            <w:tcW w:w="1843" w:type="dxa"/>
          </w:tcPr>
          <w:p w:rsidR="00370ECC" w:rsidRPr="00A233AB" w:rsidRDefault="00370ECC" w:rsidP="00C70041">
            <w:pPr>
              <w:spacing w:line="400" w:lineRule="exact"/>
              <w:jc w:val="center"/>
              <w:rPr>
                <w:b/>
                <w:szCs w:val="21"/>
              </w:rPr>
            </w:pPr>
            <w:r w:rsidRPr="00C24126">
              <w:rPr>
                <w:rFonts w:hint="eastAsia"/>
                <w:szCs w:val="21"/>
              </w:rPr>
              <w:t>1~31</w:t>
            </w:r>
          </w:p>
        </w:tc>
        <w:tc>
          <w:tcPr>
            <w:tcW w:w="1491" w:type="dxa"/>
            <w:vMerge/>
          </w:tcPr>
          <w:p w:rsidR="00370ECC" w:rsidRPr="00A233AB" w:rsidRDefault="00370ECC" w:rsidP="00C70041">
            <w:pPr>
              <w:spacing w:line="400" w:lineRule="exact"/>
              <w:rPr>
                <w:szCs w:val="21"/>
              </w:rPr>
            </w:pPr>
          </w:p>
        </w:tc>
      </w:tr>
      <w:tr w:rsidR="00370ECC" w:rsidRPr="00A233AB" w:rsidTr="00370ECC">
        <w:trPr>
          <w:jc w:val="center"/>
        </w:trPr>
        <w:tc>
          <w:tcPr>
            <w:tcW w:w="1219" w:type="dxa"/>
            <w:vAlign w:val="center"/>
          </w:tcPr>
          <w:p w:rsidR="00370ECC" w:rsidRDefault="00370ECC" w:rsidP="00C70041">
            <w:pPr>
              <w:spacing w:line="400" w:lineRule="exact"/>
              <w:rPr>
                <w:szCs w:val="21"/>
              </w:rPr>
            </w:pPr>
            <w:r>
              <w:rPr>
                <w:rFonts w:hint="eastAsia"/>
                <w:szCs w:val="21"/>
              </w:rPr>
              <w:t>当前站</w:t>
            </w:r>
          </w:p>
        </w:tc>
        <w:tc>
          <w:tcPr>
            <w:tcW w:w="912" w:type="dxa"/>
            <w:vAlign w:val="center"/>
          </w:tcPr>
          <w:p w:rsidR="00370ECC" w:rsidRPr="006315F1" w:rsidRDefault="00370ECC" w:rsidP="00C70041">
            <w:pPr>
              <w:spacing w:line="400" w:lineRule="exact"/>
              <w:jc w:val="center"/>
              <w:rPr>
                <w:szCs w:val="21"/>
              </w:rPr>
            </w:pPr>
            <w:r w:rsidRPr="006315F1">
              <w:rPr>
                <w:rFonts w:hint="eastAsia"/>
                <w:szCs w:val="21"/>
              </w:rPr>
              <w:t>PIDS</w:t>
            </w:r>
          </w:p>
        </w:tc>
        <w:tc>
          <w:tcPr>
            <w:tcW w:w="1635" w:type="dxa"/>
          </w:tcPr>
          <w:p w:rsidR="00370ECC" w:rsidRDefault="00370ECC" w:rsidP="00C70041">
            <w:pPr>
              <w:spacing w:line="400" w:lineRule="exact"/>
              <w:jc w:val="center"/>
              <w:rPr>
                <w:szCs w:val="21"/>
              </w:rPr>
            </w:pPr>
            <w:r>
              <w:rPr>
                <w:rFonts w:hint="eastAsia"/>
                <w:szCs w:val="21"/>
              </w:rPr>
              <w:t>0x*80/8-9</w:t>
            </w:r>
          </w:p>
          <w:p w:rsidR="00370ECC" w:rsidRPr="00A233AB" w:rsidRDefault="00370ECC" w:rsidP="00C70041">
            <w:pPr>
              <w:spacing w:line="400" w:lineRule="exact"/>
              <w:jc w:val="center"/>
              <w:rPr>
                <w:b/>
                <w:szCs w:val="21"/>
              </w:rPr>
            </w:pPr>
            <w:r>
              <w:rPr>
                <w:rFonts w:hint="eastAsia"/>
                <w:szCs w:val="21"/>
              </w:rPr>
              <w:t>(*=1/6)</w:t>
            </w:r>
          </w:p>
        </w:tc>
        <w:tc>
          <w:tcPr>
            <w:tcW w:w="1439" w:type="dxa"/>
          </w:tcPr>
          <w:p w:rsidR="00370ECC" w:rsidRPr="00C24126" w:rsidRDefault="00370ECC" w:rsidP="00C70041">
            <w:pPr>
              <w:spacing w:line="400" w:lineRule="exact"/>
              <w:jc w:val="center"/>
              <w:rPr>
                <w:szCs w:val="21"/>
              </w:rPr>
            </w:pPr>
            <w:r w:rsidRPr="00C24126">
              <w:rPr>
                <w:rFonts w:hint="eastAsia"/>
                <w:szCs w:val="21"/>
              </w:rPr>
              <w:t>字</w:t>
            </w:r>
          </w:p>
          <w:p w:rsidR="00370ECC" w:rsidRPr="00C24126" w:rsidRDefault="00370ECC" w:rsidP="00C70041">
            <w:pPr>
              <w:spacing w:line="400" w:lineRule="exact"/>
              <w:jc w:val="center"/>
              <w:rPr>
                <w:szCs w:val="21"/>
              </w:rPr>
            </w:pPr>
          </w:p>
        </w:tc>
        <w:tc>
          <w:tcPr>
            <w:tcW w:w="1843" w:type="dxa"/>
          </w:tcPr>
          <w:p w:rsidR="00370ECC" w:rsidRPr="00A233AB" w:rsidRDefault="00370ECC" w:rsidP="00C70041">
            <w:pPr>
              <w:spacing w:line="400" w:lineRule="exact"/>
              <w:jc w:val="center"/>
              <w:rPr>
                <w:b/>
                <w:szCs w:val="21"/>
              </w:rPr>
            </w:pPr>
            <w:r w:rsidRPr="00C24126">
              <w:rPr>
                <w:rFonts w:hint="eastAsia"/>
                <w:szCs w:val="21"/>
              </w:rPr>
              <w:t>1~31</w:t>
            </w:r>
          </w:p>
        </w:tc>
        <w:tc>
          <w:tcPr>
            <w:tcW w:w="1491" w:type="dxa"/>
            <w:vMerge/>
          </w:tcPr>
          <w:p w:rsidR="00370ECC" w:rsidRPr="00A233AB" w:rsidRDefault="00370ECC" w:rsidP="00C70041">
            <w:pPr>
              <w:spacing w:line="400" w:lineRule="exact"/>
              <w:rPr>
                <w:szCs w:val="21"/>
              </w:rPr>
            </w:pPr>
          </w:p>
        </w:tc>
      </w:tr>
    </w:tbl>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上行</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0x1D2/10/0</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0x6D2/10/0</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电平</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下行</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lastRenderedPageBreak/>
              <w:t>0x1D2/10/1</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0x6D2/10/1</w:t>
            </w:r>
          </w:p>
        </w:tc>
        <w:tc>
          <w:tcPr>
            <w:tcW w:w="1727" w:type="dxa"/>
            <w:vAlign w:val="center"/>
          </w:tcPr>
          <w:p w:rsidR="00CF30C6" w:rsidRPr="00702FCE" w:rsidRDefault="00CF30C6" w:rsidP="00C70041">
            <w:pPr>
              <w:spacing w:line="400" w:lineRule="exact"/>
              <w:jc w:val="center"/>
              <w:rPr>
                <w:szCs w:val="21"/>
              </w:rPr>
            </w:pPr>
            <w:r>
              <w:rPr>
                <w:rFonts w:hint="eastAsia"/>
                <w:szCs w:val="21"/>
              </w:rPr>
              <w:lastRenderedPageBreak/>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电平</w:t>
            </w:r>
          </w:p>
        </w:tc>
      </w:tr>
    </w:tbl>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p>
    <w:p w:rsidR="00CF30C6" w:rsidRDefault="00CF30C6" w:rsidP="009F427D">
      <w:pPr>
        <w:pStyle w:val="4"/>
        <w:ind w:right="210"/>
      </w:pPr>
      <w:bookmarkStart w:id="118" w:name="_Toc469301121"/>
      <w:r>
        <w:rPr>
          <w:rFonts w:hint="eastAsia"/>
        </w:rPr>
        <w:t>越站设置</w:t>
      </w:r>
      <w:bookmarkEnd w:id="118"/>
    </w:p>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r>
        <w:rPr>
          <w:rFonts w:ascii="宋体" w:hAnsi="宋体"/>
          <w:noProof/>
          <w:sz w:val="24"/>
        </w:rPr>
        <w:drawing>
          <wp:inline distT="0" distB="0" distL="0" distR="0">
            <wp:extent cx="4513580" cy="3372485"/>
            <wp:effectExtent l="0" t="0" r="1270" b="0"/>
            <wp:docPr id="12" name="图片 12" descr="越站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越站设置"/>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3580" cy="3372485"/>
                    </a:xfrm>
                    <a:prstGeom prst="rect">
                      <a:avLst/>
                    </a:prstGeom>
                    <a:noFill/>
                    <a:ln>
                      <a:noFill/>
                    </a:ln>
                  </pic:spPr>
                </pic:pic>
              </a:graphicData>
            </a:graphic>
          </wp:inline>
        </w:drawing>
      </w: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越站信息</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0x1D2/10/12-15</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0x6D2/10/12-15</w:t>
            </w:r>
          </w:p>
        </w:tc>
        <w:tc>
          <w:tcPr>
            <w:tcW w:w="1727" w:type="dxa"/>
            <w:vAlign w:val="center"/>
          </w:tcPr>
          <w:p w:rsidR="00CF30C6" w:rsidRPr="00702FCE" w:rsidRDefault="00CF30C6" w:rsidP="00C70041">
            <w:pPr>
              <w:spacing w:line="400" w:lineRule="exact"/>
              <w:jc w:val="center"/>
              <w:rPr>
                <w:szCs w:val="21"/>
              </w:rPr>
            </w:pPr>
            <w:r>
              <w:rPr>
                <w:rFonts w:hint="eastAsia"/>
                <w:szCs w:val="21"/>
              </w:rPr>
              <w:t>双字</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bl>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p>
    <w:p w:rsidR="00CF30C6" w:rsidRDefault="00CF30C6" w:rsidP="009F427D">
      <w:pPr>
        <w:pStyle w:val="4"/>
        <w:ind w:right="210"/>
      </w:pPr>
      <w:bookmarkStart w:id="119" w:name="_Toc469301122"/>
      <w:r>
        <w:rPr>
          <w:rFonts w:hint="eastAsia"/>
        </w:rPr>
        <w:t>音量设置</w:t>
      </w:r>
      <w:bookmarkEnd w:id="119"/>
    </w:p>
    <w:p w:rsidR="00CF30C6" w:rsidRDefault="004175B7" w:rsidP="00CF30C6">
      <w:pPr>
        <w:pStyle w:val="a6"/>
        <w:adjustRightInd w:val="0"/>
        <w:snapToGrid w:val="0"/>
        <w:spacing w:line="360" w:lineRule="auto"/>
        <w:ind w:left="1276" w:right="210" w:firstLineChars="0" w:firstLine="0"/>
        <w:jc w:val="center"/>
        <w:rPr>
          <w:rFonts w:ascii="宋体" w:hAnsi="宋体"/>
          <w:sz w:val="24"/>
          <w:lang w:val="fr-FR"/>
        </w:rPr>
      </w:pPr>
      <w:r>
        <w:rPr>
          <w:rFonts w:ascii="宋体" w:hAnsi="宋体"/>
          <w:noProof/>
          <w:sz w:val="24"/>
        </w:rPr>
        <w:lastRenderedPageBreak/>
        <w:drawing>
          <wp:inline distT="0" distB="0" distL="0" distR="0">
            <wp:extent cx="4824707" cy="3633746"/>
            <wp:effectExtent l="0" t="0" r="0" b="5080"/>
            <wp:docPr id="84" name="图片 84" descr="E:\工作\项目\成都7、10号线\成都7号线画面\音量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工作\项目\成都7、10号线\成都7号线画面\音量设置.png"/>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6767" cy="3635297"/>
                    </a:xfrm>
                    <a:prstGeom prst="rect">
                      <a:avLst/>
                    </a:prstGeom>
                    <a:noFill/>
                    <a:ln>
                      <a:noFill/>
                    </a:ln>
                  </pic:spPr>
                </pic:pic>
              </a:graphicData>
            </a:graphic>
          </wp:inline>
        </w:drawing>
      </w:r>
    </w:p>
    <w:tbl>
      <w:tblPr>
        <w:tblW w:w="8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3"/>
        <w:gridCol w:w="778"/>
        <w:gridCol w:w="1630"/>
        <w:gridCol w:w="1576"/>
        <w:gridCol w:w="1353"/>
        <w:gridCol w:w="1596"/>
      </w:tblGrid>
      <w:tr w:rsidR="00370ECC" w:rsidRPr="00A233AB" w:rsidTr="00370ECC">
        <w:trPr>
          <w:jc w:val="center"/>
        </w:trPr>
        <w:tc>
          <w:tcPr>
            <w:tcW w:w="1443" w:type="dxa"/>
            <w:vAlign w:val="center"/>
          </w:tcPr>
          <w:p w:rsidR="00370ECC" w:rsidRPr="00A233AB" w:rsidRDefault="00370ECC" w:rsidP="00C70041">
            <w:pPr>
              <w:spacing w:line="400" w:lineRule="exact"/>
              <w:jc w:val="center"/>
              <w:rPr>
                <w:b/>
                <w:szCs w:val="21"/>
              </w:rPr>
            </w:pPr>
            <w:r w:rsidRPr="00A233AB">
              <w:rPr>
                <w:rFonts w:hint="eastAsia"/>
                <w:b/>
                <w:szCs w:val="21"/>
              </w:rPr>
              <w:t>信号名称</w:t>
            </w:r>
          </w:p>
        </w:tc>
        <w:tc>
          <w:tcPr>
            <w:tcW w:w="778" w:type="dxa"/>
            <w:vAlign w:val="center"/>
          </w:tcPr>
          <w:p w:rsidR="00370ECC" w:rsidRPr="00A233AB" w:rsidRDefault="00370ECC" w:rsidP="00C70041">
            <w:pPr>
              <w:spacing w:line="400" w:lineRule="exact"/>
              <w:jc w:val="center"/>
              <w:rPr>
                <w:b/>
                <w:szCs w:val="21"/>
              </w:rPr>
            </w:pPr>
            <w:r w:rsidRPr="00A233AB">
              <w:rPr>
                <w:rFonts w:hint="eastAsia"/>
                <w:b/>
                <w:szCs w:val="21"/>
              </w:rPr>
              <w:t>系统</w:t>
            </w:r>
          </w:p>
        </w:tc>
        <w:tc>
          <w:tcPr>
            <w:tcW w:w="1630" w:type="dxa"/>
          </w:tcPr>
          <w:p w:rsidR="00370ECC" w:rsidRPr="00A233AB" w:rsidRDefault="00370ECC"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576" w:type="dxa"/>
          </w:tcPr>
          <w:p w:rsidR="00370ECC" w:rsidRPr="00A233AB" w:rsidRDefault="00370ECC"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1353"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处理、显示</w:t>
            </w:r>
          </w:p>
        </w:tc>
        <w:tc>
          <w:tcPr>
            <w:tcW w:w="1596" w:type="dxa"/>
            <w:shd w:val="clear" w:color="auto" w:fill="auto"/>
          </w:tcPr>
          <w:p w:rsidR="00370ECC" w:rsidRPr="00A233AB" w:rsidRDefault="00370ECC" w:rsidP="00C70041">
            <w:pPr>
              <w:spacing w:line="400" w:lineRule="exact"/>
              <w:jc w:val="center"/>
              <w:rPr>
                <w:b/>
                <w:szCs w:val="21"/>
              </w:rPr>
            </w:pPr>
            <w:r w:rsidRPr="00A233AB">
              <w:rPr>
                <w:rFonts w:hint="eastAsia"/>
                <w:b/>
                <w:szCs w:val="21"/>
              </w:rPr>
              <w:t>备注</w:t>
            </w:r>
          </w:p>
        </w:tc>
      </w:tr>
      <w:tr w:rsidR="00370ECC" w:rsidRPr="00A233AB" w:rsidTr="00370ECC">
        <w:trPr>
          <w:jc w:val="center"/>
        </w:trPr>
        <w:tc>
          <w:tcPr>
            <w:tcW w:w="1443" w:type="dxa"/>
            <w:vAlign w:val="center"/>
          </w:tcPr>
          <w:p w:rsidR="00370ECC" w:rsidRPr="00046FC8" w:rsidRDefault="00370ECC" w:rsidP="00C70041">
            <w:pPr>
              <w:spacing w:line="400" w:lineRule="exact"/>
              <w:jc w:val="center"/>
              <w:rPr>
                <w:szCs w:val="21"/>
              </w:rPr>
            </w:pPr>
            <w:r>
              <w:rPr>
                <w:rFonts w:hint="eastAsia"/>
                <w:szCs w:val="21"/>
              </w:rPr>
              <w:t>当前</w:t>
            </w:r>
          </w:p>
          <w:p w:rsidR="00370ECC" w:rsidRPr="00A233AB" w:rsidRDefault="00370ECC" w:rsidP="00C70041">
            <w:pPr>
              <w:spacing w:line="400" w:lineRule="exact"/>
              <w:jc w:val="center"/>
              <w:rPr>
                <w:szCs w:val="21"/>
              </w:rPr>
            </w:pPr>
            <w:r>
              <w:rPr>
                <w:rFonts w:hint="eastAsia"/>
                <w:szCs w:val="21"/>
              </w:rPr>
              <w:t>广播音量</w:t>
            </w:r>
          </w:p>
        </w:tc>
        <w:tc>
          <w:tcPr>
            <w:tcW w:w="778" w:type="dxa"/>
            <w:vAlign w:val="center"/>
          </w:tcPr>
          <w:p w:rsidR="00370ECC" w:rsidRPr="00702FCE" w:rsidRDefault="00370ECC" w:rsidP="00C70041">
            <w:pPr>
              <w:spacing w:line="400" w:lineRule="exact"/>
              <w:jc w:val="center"/>
              <w:rPr>
                <w:szCs w:val="21"/>
              </w:rPr>
            </w:pPr>
            <w:r>
              <w:rPr>
                <w:rFonts w:hint="eastAsia"/>
                <w:szCs w:val="21"/>
              </w:rPr>
              <w:t>PIDS</w:t>
            </w:r>
          </w:p>
        </w:tc>
        <w:tc>
          <w:tcPr>
            <w:tcW w:w="1630" w:type="dxa"/>
          </w:tcPr>
          <w:p w:rsidR="00370ECC" w:rsidRDefault="00370ECC" w:rsidP="00C70041">
            <w:pPr>
              <w:spacing w:line="400" w:lineRule="exact"/>
              <w:jc w:val="center"/>
              <w:rPr>
                <w:szCs w:val="21"/>
              </w:rPr>
            </w:pPr>
            <w:r>
              <w:rPr>
                <w:rFonts w:hint="eastAsia"/>
                <w:szCs w:val="21"/>
              </w:rPr>
              <w:t>0x181/19</w:t>
            </w:r>
          </w:p>
          <w:p w:rsidR="00370ECC" w:rsidRPr="00702FCE" w:rsidRDefault="00370ECC" w:rsidP="00C70041">
            <w:pPr>
              <w:spacing w:line="400" w:lineRule="exact"/>
              <w:jc w:val="center"/>
              <w:rPr>
                <w:szCs w:val="21"/>
              </w:rPr>
            </w:pPr>
            <w:r>
              <w:rPr>
                <w:rFonts w:hint="eastAsia"/>
                <w:szCs w:val="21"/>
              </w:rPr>
              <w:t>0x681/19</w:t>
            </w:r>
          </w:p>
        </w:tc>
        <w:tc>
          <w:tcPr>
            <w:tcW w:w="1576" w:type="dxa"/>
            <w:vAlign w:val="center"/>
          </w:tcPr>
          <w:p w:rsidR="00370ECC" w:rsidRPr="00702FCE" w:rsidRDefault="00370ECC" w:rsidP="00C70041">
            <w:pPr>
              <w:spacing w:line="400" w:lineRule="exact"/>
              <w:jc w:val="center"/>
              <w:rPr>
                <w:szCs w:val="21"/>
              </w:rPr>
            </w:pPr>
            <w:r>
              <w:rPr>
                <w:rFonts w:hint="eastAsia"/>
                <w:szCs w:val="21"/>
              </w:rPr>
              <w:t>0~100</w:t>
            </w:r>
          </w:p>
        </w:tc>
        <w:tc>
          <w:tcPr>
            <w:tcW w:w="1353" w:type="dxa"/>
          </w:tcPr>
          <w:p w:rsidR="00370ECC" w:rsidRPr="00702FCE" w:rsidRDefault="00370ECC" w:rsidP="00C70041">
            <w:pPr>
              <w:spacing w:line="400" w:lineRule="exact"/>
              <w:jc w:val="center"/>
              <w:rPr>
                <w:szCs w:val="21"/>
              </w:rPr>
            </w:pPr>
            <w:r>
              <w:rPr>
                <w:rFonts w:hint="eastAsia"/>
                <w:szCs w:val="21"/>
              </w:rPr>
              <w:t>字节</w:t>
            </w:r>
          </w:p>
        </w:tc>
        <w:tc>
          <w:tcPr>
            <w:tcW w:w="1596" w:type="dxa"/>
          </w:tcPr>
          <w:p w:rsidR="00370ECC" w:rsidRPr="00702FCE" w:rsidRDefault="00370ECC" w:rsidP="00C70041">
            <w:pPr>
              <w:spacing w:line="400" w:lineRule="exact"/>
              <w:jc w:val="center"/>
              <w:rPr>
                <w:szCs w:val="21"/>
              </w:rPr>
            </w:pPr>
            <w:r>
              <w:rPr>
                <w:rFonts w:hint="eastAsia"/>
                <w:szCs w:val="21"/>
              </w:rPr>
              <w:t>客室音量</w:t>
            </w:r>
          </w:p>
        </w:tc>
      </w:tr>
      <w:tr w:rsidR="00370ECC" w:rsidRPr="00A233AB" w:rsidTr="00370ECC">
        <w:trPr>
          <w:jc w:val="center"/>
        </w:trPr>
        <w:tc>
          <w:tcPr>
            <w:tcW w:w="1443" w:type="dxa"/>
            <w:vAlign w:val="center"/>
          </w:tcPr>
          <w:p w:rsidR="00370ECC" w:rsidRPr="00046FC8" w:rsidRDefault="00370ECC" w:rsidP="00C70041">
            <w:pPr>
              <w:spacing w:line="400" w:lineRule="exact"/>
              <w:jc w:val="center"/>
              <w:rPr>
                <w:szCs w:val="21"/>
              </w:rPr>
            </w:pPr>
            <w:r>
              <w:rPr>
                <w:rFonts w:hint="eastAsia"/>
                <w:szCs w:val="21"/>
              </w:rPr>
              <w:t>当前</w:t>
            </w:r>
          </w:p>
          <w:p w:rsidR="00370ECC" w:rsidRDefault="00370ECC" w:rsidP="00C70041">
            <w:pPr>
              <w:spacing w:line="400" w:lineRule="exact"/>
              <w:jc w:val="center"/>
              <w:rPr>
                <w:szCs w:val="21"/>
              </w:rPr>
            </w:pPr>
            <w:r>
              <w:rPr>
                <w:rFonts w:hint="eastAsia"/>
                <w:szCs w:val="21"/>
              </w:rPr>
              <w:t>紧急对讲音量</w:t>
            </w:r>
          </w:p>
        </w:tc>
        <w:tc>
          <w:tcPr>
            <w:tcW w:w="778" w:type="dxa"/>
            <w:vAlign w:val="center"/>
          </w:tcPr>
          <w:p w:rsidR="00370ECC" w:rsidRPr="00702FCE" w:rsidRDefault="00370ECC" w:rsidP="00C70041">
            <w:pPr>
              <w:spacing w:line="400" w:lineRule="exact"/>
              <w:jc w:val="center"/>
              <w:rPr>
                <w:szCs w:val="21"/>
              </w:rPr>
            </w:pPr>
            <w:r>
              <w:rPr>
                <w:rFonts w:hint="eastAsia"/>
                <w:szCs w:val="21"/>
              </w:rPr>
              <w:t>PIDS</w:t>
            </w:r>
          </w:p>
        </w:tc>
        <w:tc>
          <w:tcPr>
            <w:tcW w:w="1630" w:type="dxa"/>
          </w:tcPr>
          <w:p w:rsidR="00370ECC" w:rsidRDefault="00370ECC" w:rsidP="00C70041">
            <w:pPr>
              <w:spacing w:line="400" w:lineRule="exact"/>
              <w:jc w:val="center"/>
              <w:rPr>
                <w:szCs w:val="21"/>
              </w:rPr>
            </w:pPr>
            <w:r>
              <w:rPr>
                <w:rFonts w:hint="eastAsia"/>
                <w:szCs w:val="21"/>
              </w:rPr>
              <w:t>0x181/21</w:t>
            </w:r>
          </w:p>
          <w:p w:rsidR="00370ECC" w:rsidRPr="00702FCE" w:rsidRDefault="00370ECC" w:rsidP="00C70041">
            <w:pPr>
              <w:spacing w:line="400" w:lineRule="exact"/>
              <w:jc w:val="center"/>
              <w:rPr>
                <w:szCs w:val="21"/>
              </w:rPr>
            </w:pPr>
            <w:r>
              <w:rPr>
                <w:rFonts w:hint="eastAsia"/>
                <w:szCs w:val="21"/>
              </w:rPr>
              <w:t>0x681/21</w:t>
            </w:r>
          </w:p>
        </w:tc>
        <w:tc>
          <w:tcPr>
            <w:tcW w:w="1576" w:type="dxa"/>
            <w:vAlign w:val="center"/>
          </w:tcPr>
          <w:p w:rsidR="00370ECC" w:rsidRPr="00702FCE" w:rsidRDefault="00370ECC" w:rsidP="00C70041">
            <w:pPr>
              <w:spacing w:line="400" w:lineRule="exact"/>
              <w:jc w:val="center"/>
              <w:rPr>
                <w:szCs w:val="21"/>
              </w:rPr>
            </w:pPr>
            <w:r>
              <w:rPr>
                <w:rFonts w:hint="eastAsia"/>
                <w:szCs w:val="21"/>
              </w:rPr>
              <w:t>0~5</w:t>
            </w:r>
          </w:p>
        </w:tc>
        <w:tc>
          <w:tcPr>
            <w:tcW w:w="1353" w:type="dxa"/>
          </w:tcPr>
          <w:p w:rsidR="00370ECC" w:rsidRPr="00702FCE" w:rsidRDefault="00370ECC" w:rsidP="00C70041">
            <w:pPr>
              <w:spacing w:line="400" w:lineRule="exact"/>
              <w:jc w:val="center"/>
              <w:rPr>
                <w:szCs w:val="21"/>
              </w:rPr>
            </w:pPr>
            <w:r>
              <w:rPr>
                <w:rFonts w:hint="eastAsia"/>
                <w:szCs w:val="21"/>
              </w:rPr>
              <w:t>字节</w:t>
            </w:r>
          </w:p>
        </w:tc>
        <w:tc>
          <w:tcPr>
            <w:tcW w:w="1596" w:type="dxa"/>
          </w:tcPr>
          <w:p w:rsidR="00370ECC" w:rsidRPr="00702FCE" w:rsidRDefault="00370ECC" w:rsidP="00C70041">
            <w:pPr>
              <w:spacing w:line="400" w:lineRule="exact"/>
              <w:jc w:val="center"/>
              <w:rPr>
                <w:szCs w:val="21"/>
              </w:rPr>
            </w:pPr>
          </w:p>
        </w:tc>
      </w:tr>
      <w:tr w:rsidR="00370ECC" w:rsidRPr="00A233AB" w:rsidTr="00370ECC">
        <w:trPr>
          <w:jc w:val="center"/>
        </w:trPr>
        <w:tc>
          <w:tcPr>
            <w:tcW w:w="1443" w:type="dxa"/>
            <w:vAlign w:val="center"/>
          </w:tcPr>
          <w:p w:rsidR="00370ECC" w:rsidRPr="00046FC8" w:rsidRDefault="00370ECC" w:rsidP="00C70041">
            <w:pPr>
              <w:spacing w:line="400" w:lineRule="exact"/>
              <w:jc w:val="center"/>
              <w:rPr>
                <w:szCs w:val="21"/>
              </w:rPr>
            </w:pPr>
            <w:r>
              <w:rPr>
                <w:rFonts w:hint="eastAsia"/>
                <w:szCs w:val="21"/>
              </w:rPr>
              <w:t>当前</w:t>
            </w:r>
          </w:p>
          <w:p w:rsidR="00370ECC" w:rsidRDefault="00370ECC" w:rsidP="00C70041">
            <w:pPr>
              <w:spacing w:line="400" w:lineRule="exact"/>
              <w:jc w:val="center"/>
              <w:rPr>
                <w:szCs w:val="21"/>
              </w:rPr>
            </w:pPr>
            <w:r>
              <w:rPr>
                <w:rFonts w:hint="eastAsia"/>
                <w:szCs w:val="21"/>
              </w:rPr>
              <w:t>司机对讲音量</w:t>
            </w:r>
          </w:p>
        </w:tc>
        <w:tc>
          <w:tcPr>
            <w:tcW w:w="778" w:type="dxa"/>
            <w:vAlign w:val="center"/>
          </w:tcPr>
          <w:p w:rsidR="00370ECC" w:rsidRPr="00702FCE" w:rsidRDefault="00370ECC" w:rsidP="00C70041">
            <w:pPr>
              <w:spacing w:line="400" w:lineRule="exact"/>
              <w:jc w:val="center"/>
              <w:rPr>
                <w:szCs w:val="21"/>
              </w:rPr>
            </w:pPr>
            <w:r>
              <w:rPr>
                <w:rFonts w:hint="eastAsia"/>
                <w:szCs w:val="21"/>
              </w:rPr>
              <w:t>PIDS</w:t>
            </w:r>
          </w:p>
        </w:tc>
        <w:tc>
          <w:tcPr>
            <w:tcW w:w="1630" w:type="dxa"/>
          </w:tcPr>
          <w:p w:rsidR="00370ECC" w:rsidRDefault="00370ECC" w:rsidP="00C70041">
            <w:pPr>
              <w:spacing w:line="400" w:lineRule="exact"/>
              <w:jc w:val="center"/>
              <w:rPr>
                <w:szCs w:val="21"/>
              </w:rPr>
            </w:pPr>
            <w:r>
              <w:rPr>
                <w:rFonts w:hint="eastAsia"/>
                <w:szCs w:val="21"/>
              </w:rPr>
              <w:t>0x181/22</w:t>
            </w:r>
          </w:p>
          <w:p w:rsidR="00370ECC" w:rsidRPr="00702FCE" w:rsidRDefault="00370ECC" w:rsidP="00C70041">
            <w:pPr>
              <w:spacing w:line="400" w:lineRule="exact"/>
              <w:jc w:val="center"/>
              <w:rPr>
                <w:szCs w:val="21"/>
              </w:rPr>
            </w:pPr>
            <w:r>
              <w:rPr>
                <w:rFonts w:hint="eastAsia"/>
                <w:szCs w:val="21"/>
              </w:rPr>
              <w:t>0x681/22</w:t>
            </w:r>
          </w:p>
        </w:tc>
        <w:tc>
          <w:tcPr>
            <w:tcW w:w="1576" w:type="dxa"/>
            <w:vAlign w:val="center"/>
          </w:tcPr>
          <w:p w:rsidR="00370ECC" w:rsidRPr="00702FCE" w:rsidRDefault="00370ECC" w:rsidP="00C70041">
            <w:pPr>
              <w:spacing w:line="400" w:lineRule="exact"/>
              <w:jc w:val="center"/>
              <w:rPr>
                <w:szCs w:val="21"/>
              </w:rPr>
            </w:pPr>
            <w:r>
              <w:rPr>
                <w:rFonts w:hint="eastAsia"/>
                <w:szCs w:val="21"/>
              </w:rPr>
              <w:t>0~5</w:t>
            </w:r>
          </w:p>
        </w:tc>
        <w:tc>
          <w:tcPr>
            <w:tcW w:w="1353" w:type="dxa"/>
          </w:tcPr>
          <w:p w:rsidR="00370ECC" w:rsidRPr="00702FCE" w:rsidRDefault="00370ECC" w:rsidP="00C70041">
            <w:pPr>
              <w:spacing w:line="400" w:lineRule="exact"/>
              <w:jc w:val="center"/>
              <w:rPr>
                <w:szCs w:val="21"/>
              </w:rPr>
            </w:pPr>
            <w:r>
              <w:rPr>
                <w:rFonts w:hint="eastAsia"/>
                <w:szCs w:val="21"/>
              </w:rPr>
              <w:t>字节</w:t>
            </w:r>
          </w:p>
        </w:tc>
        <w:tc>
          <w:tcPr>
            <w:tcW w:w="1596" w:type="dxa"/>
          </w:tcPr>
          <w:p w:rsidR="00370ECC" w:rsidRPr="00702FCE" w:rsidRDefault="00370ECC" w:rsidP="00C70041">
            <w:pPr>
              <w:spacing w:line="400" w:lineRule="exact"/>
              <w:jc w:val="center"/>
              <w:rPr>
                <w:szCs w:val="21"/>
              </w:rPr>
            </w:pPr>
          </w:p>
        </w:tc>
      </w:tr>
      <w:tr w:rsidR="00370ECC" w:rsidRPr="00A233AB" w:rsidTr="00370ECC">
        <w:trPr>
          <w:jc w:val="center"/>
        </w:trPr>
        <w:tc>
          <w:tcPr>
            <w:tcW w:w="1443" w:type="dxa"/>
            <w:vAlign w:val="center"/>
          </w:tcPr>
          <w:p w:rsidR="00370ECC" w:rsidRPr="00046FC8" w:rsidRDefault="00370ECC" w:rsidP="00C70041">
            <w:pPr>
              <w:spacing w:line="400" w:lineRule="exact"/>
              <w:jc w:val="center"/>
              <w:rPr>
                <w:szCs w:val="21"/>
              </w:rPr>
            </w:pPr>
            <w:r>
              <w:rPr>
                <w:rFonts w:hint="eastAsia"/>
                <w:szCs w:val="21"/>
              </w:rPr>
              <w:t>当前</w:t>
            </w:r>
          </w:p>
          <w:p w:rsidR="00370ECC" w:rsidRDefault="00370ECC" w:rsidP="00C70041">
            <w:pPr>
              <w:spacing w:line="400" w:lineRule="exact"/>
              <w:jc w:val="center"/>
              <w:rPr>
                <w:szCs w:val="21"/>
              </w:rPr>
            </w:pPr>
            <w:r>
              <w:rPr>
                <w:rFonts w:hint="eastAsia"/>
                <w:szCs w:val="21"/>
              </w:rPr>
              <w:t>监听音量</w:t>
            </w:r>
          </w:p>
        </w:tc>
        <w:tc>
          <w:tcPr>
            <w:tcW w:w="778" w:type="dxa"/>
            <w:vAlign w:val="center"/>
          </w:tcPr>
          <w:p w:rsidR="00370ECC" w:rsidRPr="00702FCE" w:rsidRDefault="00370ECC" w:rsidP="00C70041">
            <w:pPr>
              <w:spacing w:line="400" w:lineRule="exact"/>
              <w:jc w:val="center"/>
              <w:rPr>
                <w:szCs w:val="21"/>
              </w:rPr>
            </w:pPr>
            <w:r>
              <w:rPr>
                <w:rFonts w:hint="eastAsia"/>
                <w:szCs w:val="21"/>
              </w:rPr>
              <w:t>PIDS</w:t>
            </w:r>
          </w:p>
        </w:tc>
        <w:tc>
          <w:tcPr>
            <w:tcW w:w="1630" w:type="dxa"/>
          </w:tcPr>
          <w:p w:rsidR="00370ECC" w:rsidRDefault="00370ECC" w:rsidP="00C70041">
            <w:pPr>
              <w:spacing w:line="400" w:lineRule="exact"/>
              <w:jc w:val="center"/>
              <w:rPr>
                <w:szCs w:val="21"/>
              </w:rPr>
            </w:pPr>
            <w:r>
              <w:rPr>
                <w:rFonts w:hint="eastAsia"/>
                <w:szCs w:val="21"/>
              </w:rPr>
              <w:t>0x181/23</w:t>
            </w:r>
          </w:p>
          <w:p w:rsidR="00370ECC" w:rsidRPr="00702FCE" w:rsidRDefault="00370ECC" w:rsidP="00C70041">
            <w:pPr>
              <w:spacing w:line="400" w:lineRule="exact"/>
              <w:jc w:val="center"/>
              <w:rPr>
                <w:szCs w:val="21"/>
              </w:rPr>
            </w:pPr>
            <w:r>
              <w:rPr>
                <w:rFonts w:hint="eastAsia"/>
                <w:szCs w:val="21"/>
              </w:rPr>
              <w:t>0x681/23</w:t>
            </w:r>
          </w:p>
        </w:tc>
        <w:tc>
          <w:tcPr>
            <w:tcW w:w="1576" w:type="dxa"/>
            <w:vAlign w:val="center"/>
          </w:tcPr>
          <w:p w:rsidR="00370ECC" w:rsidRPr="00702FCE" w:rsidRDefault="00370ECC" w:rsidP="00C70041">
            <w:pPr>
              <w:spacing w:line="400" w:lineRule="exact"/>
              <w:jc w:val="center"/>
              <w:rPr>
                <w:szCs w:val="21"/>
              </w:rPr>
            </w:pPr>
            <w:r>
              <w:rPr>
                <w:rFonts w:hint="eastAsia"/>
                <w:szCs w:val="21"/>
              </w:rPr>
              <w:t>0~5</w:t>
            </w:r>
          </w:p>
        </w:tc>
        <w:tc>
          <w:tcPr>
            <w:tcW w:w="1353" w:type="dxa"/>
          </w:tcPr>
          <w:p w:rsidR="00370ECC" w:rsidRPr="00702FCE" w:rsidRDefault="00370ECC" w:rsidP="00C70041">
            <w:pPr>
              <w:spacing w:line="400" w:lineRule="exact"/>
              <w:jc w:val="center"/>
              <w:rPr>
                <w:szCs w:val="21"/>
              </w:rPr>
            </w:pPr>
            <w:r>
              <w:rPr>
                <w:rFonts w:hint="eastAsia"/>
                <w:szCs w:val="21"/>
              </w:rPr>
              <w:t>字节</w:t>
            </w:r>
          </w:p>
        </w:tc>
        <w:tc>
          <w:tcPr>
            <w:tcW w:w="1596" w:type="dxa"/>
          </w:tcPr>
          <w:p w:rsidR="00370ECC" w:rsidRPr="00702FCE" w:rsidRDefault="00370ECC" w:rsidP="00C70041">
            <w:pPr>
              <w:spacing w:line="400" w:lineRule="exact"/>
              <w:jc w:val="center"/>
              <w:rPr>
                <w:szCs w:val="21"/>
              </w:rPr>
            </w:pPr>
          </w:p>
        </w:tc>
      </w:tr>
    </w:tbl>
    <w:p w:rsidR="00CF30C6" w:rsidRPr="00583781" w:rsidRDefault="00CF30C6" w:rsidP="00CF30C6">
      <w:pPr>
        <w:numPr>
          <w:ilvl w:val="0"/>
          <w:numId w:val="22"/>
        </w:numPr>
        <w:rPr>
          <w:sz w:val="24"/>
        </w:rPr>
      </w:pPr>
      <w:r>
        <w:rPr>
          <w:rFonts w:hint="eastAsia"/>
          <w:sz w:val="24"/>
        </w:rPr>
        <w:t>信号说明</w:t>
      </w:r>
    </w:p>
    <w:tbl>
      <w:tblPr>
        <w:tblW w:w="0" w:type="auto"/>
        <w:jc w:val="center"/>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7"/>
        <w:gridCol w:w="1115"/>
        <w:gridCol w:w="2041"/>
        <w:gridCol w:w="1727"/>
        <w:gridCol w:w="1814"/>
        <w:gridCol w:w="1180"/>
      </w:tblGrid>
      <w:tr w:rsidR="00CF30C6" w:rsidRPr="0083023E" w:rsidTr="00370ECC">
        <w:trPr>
          <w:jc w:val="center"/>
        </w:trPr>
        <w:tc>
          <w:tcPr>
            <w:tcW w:w="1187"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1814"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180"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370ECC">
        <w:trPr>
          <w:jc w:val="center"/>
        </w:trPr>
        <w:tc>
          <w:tcPr>
            <w:tcW w:w="1187" w:type="dxa"/>
            <w:vAlign w:val="center"/>
          </w:tcPr>
          <w:p w:rsidR="00CF30C6" w:rsidRDefault="00CF30C6" w:rsidP="00C70041">
            <w:pPr>
              <w:spacing w:line="400" w:lineRule="exact"/>
              <w:jc w:val="center"/>
              <w:rPr>
                <w:szCs w:val="21"/>
              </w:rPr>
            </w:pPr>
            <w:r>
              <w:rPr>
                <w:rFonts w:hint="eastAsia"/>
                <w:szCs w:val="21"/>
              </w:rPr>
              <w:t>设置</w:t>
            </w:r>
          </w:p>
          <w:p w:rsidR="00CF30C6" w:rsidRPr="00A233AB" w:rsidRDefault="00CF30C6" w:rsidP="00C70041">
            <w:pPr>
              <w:spacing w:line="400" w:lineRule="exact"/>
              <w:jc w:val="center"/>
              <w:rPr>
                <w:szCs w:val="21"/>
              </w:rPr>
            </w:pPr>
            <w:r>
              <w:rPr>
                <w:rFonts w:hint="eastAsia"/>
                <w:szCs w:val="21"/>
              </w:rPr>
              <w:t>广播音量</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0x1D2/20</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0x6D2/10/20</w:t>
            </w:r>
          </w:p>
        </w:tc>
        <w:tc>
          <w:tcPr>
            <w:tcW w:w="1727" w:type="dxa"/>
            <w:vAlign w:val="center"/>
          </w:tcPr>
          <w:p w:rsidR="00CF30C6" w:rsidRDefault="00CF30C6" w:rsidP="00C70041">
            <w:pPr>
              <w:spacing w:line="400" w:lineRule="exact"/>
              <w:jc w:val="center"/>
              <w:rPr>
                <w:szCs w:val="21"/>
              </w:rPr>
            </w:pPr>
            <w:r>
              <w:rPr>
                <w:rFonts w:hint="eastAsia"/>
                <w:szCs w:val="21"/>
              </w:rPr>
              <w:t>字节</w:t>
            </w:r>
          </w:p>
          <w:p w:rsidR="00CF30C6" w:rsidRPr="00702FCE" w:rsidRDefault="00CF30C6" w:rsidP="00C70041">
            <w:pPr>
              <w:spacing w:line="400" w:lineRule="exact"/>
              <w:jc w:val="center"/>
              <w:rPr>
                <w:szCs w:val="21"/>
              </w:rPr>
            </w:pPr>
            <w:r>
              <w:rPr>
                <w:rFonts w:hint="eastAsia"/>
                <w:szCs w:val="21"/>
              </w:rPr>
              <w:t>0~100</w:t>
            </w:r>
          </w:p>
        </w:tc>
        <w:tc>
          <w:tcPr>
            <w:tcW w:w="1814" w:type="dxa"/>
            <w:shd w:val="clear" w:color="auto" w:fill="auto"/>
          </w:tcPr>
          <w:p w:rsidR="00CF30C6" w:rsidRPr="00702FCE" w:rsidRDefault="00CF30C6" w:rsidP="00C70041">
            <w:pPr>
              <w:spacing w:line="400" w:lineRule="exact"/>
              <w:jc w:val="center"/>
              <w:rPr>
                <w:szCs w:val="21"/>
              </w:rPr>
            </w:pPr>
          </w:p>
        </w:tc>
        <w:tc>
          <w:tcPr>
            <w:tcW w:w="1180" w:type="dxa"/>
            <w:shd w:val="clear" w:color="auto" w:fill="auto"/>
          </w:tcPr>
          <w:p w:rsidR="00CF30C6" w:rsidRPr="00702FCE" w:rsidRDefault="00CF30C6" w:rsidP="00C70041">
            <w:pPr>
              <w:spacing w:line="400" w:lineRule="exact"/>
              <w:jc w:val="center"/>
              <w:rPr>
                <w:szCs w:val="21"/>
              </w:rPr>
            </w:pPr>
            <w:r>
              <w:rPr>
                <w:rFonts w:hint="eastAsia"/>
                <w:szCs w:val="21"/>
              </w:rPr>
              <w:t>客室音量</w:t>
            </w:r>
          </w:p>
        </w:tc>
      </w:tr>
      <w:tr w:rsidR="00CF30C6" w:rsidRPr="0083023E" w:rsidTr="00370ECC">
        <w:trPr>
          <w:jc w:val="center"/>
        </w:trPr>
        <w:tc>
          <w:tcPr>
            <w:tcW w:w="1187" w:type="dxa"/>
            <w:vAlign w:val="center"/>
          </w:tcPr>
          <w:p w:rsidR="00CF30C6" w:rsidRDefault="00CF30C6" w:rsidP="00C70041">
            <w:pPr>
              <w:spacing w:line="400" w:lineRule="exact"/>
              <w:jc w:val="center"/>
              <w:rPr>
                <w:szCs w:val="21"/>
              </w:rPr>
            </w:pPr>
            <w:r>
              <w:rPr>
                <w:rFonts w:hint="eastAsia"/>
                <w:szCs w:val="21"/>
              </w:rPr>
              <w:lastRenderedPageBreak/>
              <w:t>设置</w:t>
            </w:r>
          </w:p>
          <w:p w:rsidR="00CF30C6" w:rsidRDefault="00CF30C6" w:rsidP="00C70041">
            <w:pPr>
              <w:spacing w:line="400" w:lineRule="exact"/>
              <w:jc w:val="center"/>
              <w:rPr>
                <w:szCs w:val="21"/>
              </w:rPr>
            </w:pPr>
            <w:r>
              <w:rPr>
                <w:rFonts w:hint="eastAsia"/>
                <w:szCs w:val="21"/>
              </w:rPr>
              <w:t>紧急对讲音量</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0x1D2/22</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0x6D2/10/22</w:t>
            </w:r>
          </w:p>
        </w:tc>
        <w:tc>
          <w:tcPr>
            <w:tcW w:w="1727" w:type="dxa"/>
            <w:vAlign w:val="center"/>
          </w:tcPr>
          <w:p w:rsidR="00CF30C6" w:rsidRDefault="00CF30C6" w:rsidP="00C70041">
            <w:pPr>
              <w:spacing w:line="400" w:lineRule="exact"/>
              <w:jc w:val="center"/>
              <w:rPr>
                <w:szCs w:val="21"/>
              </w:rPr>
            </w:pPr>
            <w:r>
              <w:rPr>
                <w:rFonts w:hint="eastAsia"/>
                <w:szCs w:val="21"/>
              </w:rPr>
              <w:t>字节</w:t>
            </w:r>
          </w:p>
          <w:p w:rsidR="00CF30C6" w:rsidRPr="00702FCE" w:rsidRDefault="00CF30C6" w:rsidP="00C70041">
            <w:pPr>
              <w:spacing w:line="400" w:lineRule="exact"/>
              <w:jc w:val="center"/>
              <w:rPr>
                <w:szCs w:val="21"/>
              </w:rPr>
            </w:pPr>
            <w:r>
              <w:rPr>
                <w:rFonts w:hint="eastAsia"/>
                <w:szCs w:val="21"/>
              </w:rPr>
              <w:t>0~5</w:t>
            </w:r>
          </w:p>
        </w:tc>
        <w:tc>
          <w:tcPr>
            <w:tcW w:w="1814" w:type="dxa"/>
            <w:shd w:val="clear" w:color="auto" w:fill="auto"/>
          </w:tcPr>
          <w:p w:rsidR="00CF30C6" w:rsidRPr="00702FCE" w:rsidRDefault="00CF30C6" w:rsidP="00C70041">
            <w:pPr>
              <w:spacing w:line="400" w:lineRule="exact"/>
              <w:jc w:val="center"/>
              <w:rPr>
                <w:szCs w:val="21"/>
              </w:rPr>
            </w:pPr>
          </w:p>
        </w:tc>
        <w:tc>
          <w:tcPr>
            <w:tcW w:w="1180" w:type="dxa"/>
            <w:shd w:val="clear" w:color="auto" w:fill="auto"/>
          </w:tcPr>
          <w:p w:rsidR="00CF30C6" w:rsidRPr="00702FCE" w:rsidRDefault="00CF30C6" w:rsidP="00C70041">
            <w:pPr>
              <w:spacing w:line="400" w:lineRule="exact"/>
              <w:jc w:val="center"/>
              <w:rPr>
                <w:szCs w:val="21"/>
              </w:rPr>
            </w:pPr>
          </w:p>
        </w:tc>
      </w:tr>
      <w:tr w:rsidR="00CF30C6" w:rsidRPr="0083023E" w:rsidTr="00370ECC">
        <w:trPr>
          <w:jc w:val="center"/>
        </w:trPr>
        <w:tc>
          <w:tcPr>
            <w:tcW w:w="1187" w:type="dxa"/>
            <w:vAlign w:val="center"/>
          </w:tcPr>
          <w:p w:rsidR="00CF30C6" w:rsidRDefault="00CF30C6" w:rsidP="00C70041">
            <w:pPr>
              <w:spacing w:line="400" w:lineRule="exact"/>
              <w:jc w:val="center"/>
              <w:rPr>
                <w:szCs w:val="21"/>
              </w:rPr>
            </w:pPr>
            <w:r>
              <w:rPr>
                <w:rFonts w:hint="eastAsia"/>
                <w:szCs w:val="21"/>
              </w:rPr>
              <w:t>设置</w:t>
            </w:r>
          </w:p>
          <w:p w:rsidR="00CF30C6" w:rsidRDefault="00CF30C6" w:rsidP="00C70041">
            <w:pPr>
              <w:spacing w:line="400" w:lineRule="exact"/>
              <w:jc w:val="center"/>
              <w:rPr>
                <w:szCs w:val="21"/>
              </w:rPr>
            </w:pPr>
            <w:r>
              <w:rPr>
                <w:rFonts w:hint="eastAsia"/>
                <w:szCs w:val="21"/>
              </w:rPr>
              <w:t>司机对讲音量</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0x1D2/23</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0x6D2/10/23</w:t>
            </w:r>
          </w:p>
        </w:tc>
        <w:tc>
          <w:tcPr>
            <w:tcW w:w="1727" w:type="dxa"/>
            <w:vAlign w:val="center"/>
          </w:tcPr>
          <w:p w:rsidR="00CF30C6" w:rsidRDefault="00CF30C6" w:rsidP="00C70041">
            <w:pPr>
              <w:spacing w:line="400" w:lineRule="exact"/>
              <w:jc w:val="center"/>
              <w:rPr>
                <w:szCs w:val="21"/>
              </w:rPr>
            </w:pPr>
            <w:r>
              <w:rPr>
                <w:rFonts w:hint="eastAsia"/>
                <w:szCs w:val="21"/>
              </w:rPr>
              <w:t>字节</w:t>
            </w:r>
          </w:p>
          <w:p w:rsidR="00CF30C6" w:rsidRPr="00702FCE" w:rsidRDefault="00CF30C6" w:rsidP="00C70041">
            <w:pPr>
              <w:spacing w:line="400" w:lineRule="exact"/>
              <w:jc w:val="center"/>
              <w:rPr>
                <w:szCs w:val="21"/>
              </w:rPr>
            </w:pPr>
            <w:r>
              <w:rPr>
                <w:rFonts w:hint="eastAsia"/>
                <w:szCs w:val="21"/>
              </w:rPr>
              <w:t>0~5</w:t>
            </w:r>
          </w:p>
        </w:tc>
        <w:tc>
          <w:tcPr>
            <w:tcW w:w="1814" w:type="dxa"/>
            <w:shd w:val="clear" w:color="auto" w:fill="auto"/>
          </w:tcPr>
          <w:p w:rsidR="00CF30C6" w:rsidRPr="00702FCE" w:rsidRDefault="00CF30C6" w:rsidP="00C70041">
            <w:pPr>
              <w:spacing w:line="400" w:lineRule="exact"/>
              <w:jc w:val="center"/>
              <w:rPr>
                <w:szCs w:val="21"/>
              </w:rPr>
            </w:pPr>
          </w:p>
        </w:tc>
        <w:tc>
          <w:tcPr>
            <w:tcW w:w="1180" w:type="dxa"/>
            <w:shd w:val="clear" w:color="auto" w:fill="auto"/>
          </w:tcPr>
          <w:p w:rsidR="00CF30C6" w:rsidRPr="00702FCE" w:rsidRDefault="00CF30C6" w:rsidP="00C70041">
            <w:pPr>
              <w:spacing w:line="400" w:lineRule="exact"/>
              <w:jc w:val="center"/>
              <w:rPr>
                <w:szCs w:val="21"/>
              </w:rPr>
            </w:pPr>
          </w:p>
        </w:tc>
      </w:tr>
      <w:tr w:rsidR="00CF30C6" w:rsidRPr="0083023E" w:rsidTr="00370ECC">
        <w:trPr>
          <w:jc w:val="center"/>
        </w:trPr>
        <w:tc>
          <w:tcPr>
            <w:tcW w:w="1187" w:type="dxa"/>
            <w:vAlign w:val="center"/>
          </w:tcPr>
          <w:p w:rsidR="00CF30C6" w:rsidRDefault="00CF30C6" w:rsidP="00C70041">
            <w:pPr>
              <w:spacing w:line="400" w:lineRule="exact"/>
              <w:jc w:val="center"/>
              <w:rPr>
                <w:szCs w:val="21"/>
              </w:rPr>
            </w:pPr>
            <w:r>
              <w:rPr>
                <w:rFonts w:hint="eastAsia"/>
                <w:szCs w:val="21"/>
              </w:rPr>
              <w:t>设置</w:t>
            </w:r>
          </w:p>
          <w:p w:rsidR="00CF30C6" w:rsidRDefault="00CF30C6" w:rsidP="00C70041">
            <w:pPr>
              <w:spacing w:line="400" w:lineRule="exact"/>
              <w:jc w:val="center"/>
              <w:rPr>
                <w:szCs w:val="21"/>
              </w:rPr>
            </w:pPr>
            <w:r>
              <w:rPr>
                <w:rFonts w:hint="eastAsia"/>
                <w:szCs w:val="21"/>
              </w:rPr>
              <w:t>监听音量</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0x1D2/24</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0x6D2/10/24</w:t>
            </w:r>
          </w:p>
        </w:tc>
        <w:tc>
          <w:tcPr>
            <w:tcW w:w="1727" w:type="dxa"/>
            <w:vAlign w:val="center"/>
          </w:tcPr>
          <w:p w:rsidR="00CF30C6" w:rsidRDefault="00CF30C6" w:rsidP="00C70041">
            <w:pPr>
              <w:spacing w:line="400" w:lineRule="exact"/>
              <w:jc w:val="center"/>
              <w:rPr>
                <w:szCs w:val="21"/>
              </w:rPr>
            </w:pPr>
            <w:r>
              <w:rPr>
                <w:rFonts w:hint="eastAsia"/>
                <w:szCs w:val="21"/>
              </w:rPr>
              <w:t>字节</w:t>
            </w:r>
          </w:p>
          <w:p w:rsidR="00CF30C6" w:rsidRPr="00702FCE" w:rsidRDefault="00CF30C6" w:rsidP="00C70041">
            <w:pPr>
              <w:spacing w:line="400" w:lineRule="exact"/>
              <w:jc w:val="center"/>
              <w:rPr>
                <w:szCs w:val="21"/>
              </w:rPr>
            </w:pPr>
            <w:r>
              <w:rPr>
                <w:rFonts w:hint="eastAsia"/>
                <w:szCs w:val="21"/>
              </w:rPr>
              <w:t>0~5</w:t>
            </w:r>
          </w:p>
        </w:tc>
        <w:tc>
          <w:tcPr>
            <w:tcW w:w="1814" w:type="dxa"/>
            <w:shd w:val="clear" w:color="auto" w:fill="auto"/>
          </w:tcPr>
          <w:p w:rsidR="00CF30C6" w:rsidRPr="00702FCE" w:rsidRDefault="00CF30C6" w:rsidP="00C70041">
            <w:pPr>
              <w:spacing w:line="400" w:lineRule="exact"/>
              <w:jc w:val="center"/>
              <w:rPr>
                <w:szCs w:val="21"/>
              </w:rPr>
            </w:pPr>
          </w:p>
        </w:tc>
        <w:tc>
          <w:tcPr>
            <w:tcW w:w="1180" w:type="dxa"/>
            <w:shd w:val="clear" w:color="auto" w:fill="auto"/>
          </w:tcPr>
          <w:p w:rsidR="00CF30C6" w:rsidRPr="00702FCE" w:rsidRDefault="00CF30C6" w:rsidP="00C70041">
            <w:pPr>
              <w:spacing w:line="400" w:lineRule="exact"/>
              <w:jc w:val="center"/>
              <w:rPr>
                <w:szCs w:val="21"/>
              </w:rPr>
            </w:pPr>
          </w:p>
        </w:tc>
      </w:tr>
    </w:tbl>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p>
    <w:p w:rsidR="00CF30C6" w:rsidRDefault="00F911E4" w:rsidP="009F427D">
      <w:pPr>
        <w:pStyle w:val="4"/>
        <w:ind w:right="210"/>
      </w:pPr>
      <w:bookmarkStart w:id="120" w:name="_Toc469301123"/>
      <w:r>
        <w:rPr>
          <w:rFonts w:hint="eastAsia"/>
        </w:rPr>
        <w:t>人工报站</w:t>
      </w:r>
      <w:bookmarkEnd w:id="120"/>
    </w:p>
    <w:p w:rsidR="00CF30C6" w:rsidRDefault="00E31971" w:rsidP="00CF30C6">
      <w:pPr>
        <w:pStyle w:val="a6"/>
        <w:adjustRightInd w:val="0"/>
        <w:snapToGrid w:val="0"/>
        <w:spacing w:line="360" w:lineRule="auto"/>
        <w:ind w:left="1276" w:right="210" w:firstLineChars="0" w:firstLine="0"/>
        <w:jc w:val="center"/>
        <w:rPr>
          <w:rFonts w:ascii="宋体" w:hAnsi="宋体"/>
          <w:sz w:val="24"/>
          <w:lang w:val="fr-FR"/>
        </w:rPr>
      </w:pPr>
      <w:r>
        <w:rPr>
          <w:rFonts w:ascii="宋体" w:hAnsi="宋体"/>
          <w:noProof/>
          <w:sz w:val="24"/>
        </w:rPr>
        <w:drawing>
          <wp:inline distT="0" distB="0" distL="0" distR="0">
            <wp:extent cx="4746928" cy="3569129"/>
            <wp:effectExtent l="0" t="0" r="0" b="0"/>
            <wp:docPr id="87" name="图片 87" descr="C:\Users\wangzhenxi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angzhenxian\Desktop\1.jpg"/>
                    <pic:cNvPicPr>
                      <a:picLocks noChangeAspect="1" noChangeArrowheads="1"/>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0432" cy="3571764"/>
                    </a:xfrm>
                    <a:prstGeom prst="rect">
                      <a:avLst/>
                    </a:prstGeom>
                    <a:noFill/>
                    <a:ln>
                      <a:noFill/>
                    </a:ln>
                  </pic:spPr>
                </pic:pic>
              </a:graphicData>
            </a:graphic>
          </wp:inline>
        </w:drawing>
      </w: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A233AB" w:rsidRDefault="00CF30C6" w:rsidP="00C70041">
            <w:pPr>
              <w:spacing w:line="400" w:lineRule="exact"/>
              <w:jc w:val="center"/>
              <w:rPr>
                <w:szCs w:val="21"/>
              </w:rPr>
            </w:pPr>
            <w:r>
              <w:rPr>
                <w:rFonts w:hint="eastAsia"/>
                <w:szCs w:val="21"/>
              </w:rPr>
              <w:t>预到站信号</w:t>
            </w:r>
          </w:p>
        </w:tc>
        <w:tc>
          <w:tcPr>
            <w:tcW w:w="1115" w:type="dxa"/>
            <w:vAlign w:val="center"/>
          </w:tcPr>
          <w:p w:rsidR="00CF30C6" w:rsidRPr="00702FCE" w:rsidRDefault="00CF30C6" w:rsidP="00C70041">
            <w:pPr>
              <w:spacing w:line="400" w:lineRule="exact"/>
              <w:jc w:val="center"/>
              <w:rPr>
                <w:szCs w:val="21"/>
              </w:rPr>
            </w:pPr>
            <w:r w:rsidRPr="00702FCE">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0x1D2/25/1</w:t>
            </w:r>
          </w:p>
          <w:p w:rsidR="00CF30C6" w:rsidRDefault="00CF30C6" w:rsidP="00C70041">
            <w:pPr>
              <w:spacing w:line="400" w:lineRule="exact"/>
              <w:jc w:val="center"/>
              <w:rPr>
                <w:szCs w:val="21"/>
              </w:rPr>
            </w:pPr>
            <w:r>
              <w:rPr>
                <w:rFonts w:hint="eastAsia"/>
                <w:szCs w:val="21"/>
              </w:rPr>
              <w:lastRenderedPageBreak/>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0x6D2/25/1</w:t>
            </w:r>
          </w:p>
        </w:tc>
        <w:tc>
          <w:tcPr>
            <w:tcW w:w="1727" w:type="dxa"/>
            <w:vAlign w:val="center"/>
          </w:tcPr>
          <w:p w:rsidR="00CF30C6" w:rsidRPr="00702FCE" w:rsidRDefault="00CF30C6" w:rsidP="00C70041">
            <w:pPr>
              <w:spacing w:line="400" w:lineRule="exact"/>
              <w:jc w:val="center"/>
              <w:rPr>
                <w:szCs w:val="21"/>
              </w:rPr>
            </w:pPr>
            <w:r>
              <w:rPr>
                <w:rFonts w:hint="eastAsia"/>
                <w:szCs w:val="21"/>
              </w:rPr>
              <w:lastRenderedPageBreak/>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lastRenderedPageBreak/>
              <w:t>到站信号</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0x1D2/25/0</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0x6D2/25/0</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广播站点</w:t>
            </w:r>
            <w:r>
              <w:rPr>
                <w:rFonts w:hint="eastAsia"/>
                <w:szCs w:val="21"/>
              </w:rPr>
              <w:t>ID</w:t>
            </w:r>
          </w:p>
        </w:tc>
        <w:tc>
          <w:tcPr>
            <w:tcW w:w="1115" w:type="dxa"/>
            <w:vAlign w:val="center"/>
          </w:tcPr>
          <w:p w:rsidR="00CF30C6"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0x1D2/26</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Default="00CF30C6" w:rsidP="00C70041">
            <w:pPr>
              <w:spacing w:line="400" w:lineRule="exact"/>
              <w:jc w:val="center"/>
              <w:rPr>
                <w:szCs w:val="21"/>
              </w:rPr>
            </w:pPr>
            <w:r>
              <w:rPr>
                <w:rFonts w:hint="eastAsia"/>
                <w:szCs w:val="21"/>
              </w:rPr>
              <w:t>0x6D2/26</w:t>
            </w:r>
          </w:p>
        </w:tc>
        <w:tc>
          <w:tcPr>
            <w:tcW w:w="1727" w:type="dxa"/>
            <w:vAlign w:val="center"/>
          </w:tcPr>
          <w:p w:rsidR="00CF30C6" w:rsidRDefault="00CF30C6" w:rsidP="00C70041">
            <w:pPr>
              <w:spacing w:line="400" w:lineRule="exact"/>
              <w:jc w:val="center"/>
              <w:rPr>
                <w:szCs w:val="21"/>
              </w:rPr>
            </w:pPr>
            <w:r>
              <w:rPr>
                <w:rFonts w:hint="eastAsia"/>
                <w:szCs w:val="21"/>
              </w:rPr>
              <w:t>字节</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Default="00CF30C6" w:rsidP="00C70041">
            <w:pPr>
              <w:spacing w:line="400" w:lineRule="exact"/>
              <w:jc w:val="center"/>
              <w:rPr>
                <w:szCs w:val="21"/>
              </w:rPr>
            </w:pPr>
          </w:p>
        </w:tc>
      </w:tr>
    </w:tbl>
    <w:p w:rsidR="00CF30C6" w:rsidRDefault="00CF30C6" w:rsidP="00CF30C6">
      <w:pPr>
        <w:pStyle w:val="a6"/>
        <w:adjustRightInd w:val="0"/>
        <w:snapToGrid w:val="0"/>
        <w:spacing w:line="360" w:lineRule="auto"/>
        <w:ind w:left="1276" w:right="210" w:firstLineChars="0" w:firstLine="0"/>
        <w:jc w:val="center"/>
        <w:rPr>
          <w:rFonts w:ascii="宋体" w:hAnsi="宋体"/>
          <w:sz w:val="24"/>
          <w:lang w:val="fr-FR"/>
        </w:rPr>
      </w:pPr>
    </w:p>
    <w:p w:rsidR="00CF30C6" w:rsidRDefault="00F911E4" w:rsidP="009F427D">
      <w:pPr>
        <w:pStyle w:val="4"/>
        <w:ind w:right="210"/>
      </w:pPr>
      <w:bookmarkStart w:id="121" w:name="_Toc469301124"/>
      <w:r>
        <w:rPr>
          <w:rFonts w:hint="eastAsia"/>
        </w:rPr>
        <w:t>特殊</w:t>
      </w:r>
      <w:r w:rsidR="00CF30C6">
        <w:rPr>
          <w:rFonts w:hint="eastAsia"/>
        </w:rPr>
        <w:t>广播</w:t>
      </w:r>
      <w:bookmarkEnd w:id="121"/>
    </w:p>
    <w:p w:rsidR="00CF30C6" w:rsidRDefault="004175B7" w:rsidP="00CF30C6">
      <w:pPr>
        <w:pStyle w:val="a6"/>
        <w:adjustRightInd w:val="0"/>
        <w:snapToGrid w:val="0"/>
        <w:spacing w:line="360" w:lineRule="auto"/>
        <w:ind w:left="1276" w:right="210" w:firstLineChars="0" w:firstLine="0"/>
        <w:jc w:val="center"/>
        <w:rPr>
          <w:rFonts w:ascii="宋体" w:hAnsi="宋体"/>
          <w:sz w:val="24"/>
          <w:lang w:val="fr-FR"/>
        </w:rPr>
      </w:pPr>
      <w:r>
        <w:rPr>
          <w:rFonts w:ascii="宋体" w:hAnsi="宋体"/>
          <w:noProof/>
          <w:sz w:val="24"/>
        </w:rPr>
        <w:drawing>
          <wp:inline distT="0" distB="0" distL="0" distR="0">
            <wp:extent cx="4765830" cy="3561910"/>
            <wp:effectExtent l="0" t="0" r="0" b="635"/>
            <wp:docPr id="313" name="图片 313" descr="E:\工作\项目\成都7、10号线\成都7号线画面\特殊广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工作\项目\成都7、10号线\成都7号线画面\特殊广播.JPG"/>
                    <pic:cNvPicPr>
                      <a:picLocks noChangeAspect="1" noChangeArrowheads="1"/>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8712" cy="3564064"/>
                    </a:xfrm>
                    <a:prstGeom prst="rect">
                      <a:avLst/>
                    </a:prstGeom>
                    <a:noFill/>
                    <a:ln>
                      <a:noFill/>
                    </a:ln>
                  </pic:spPr>
                </pic:pic>
              </a:graphicData>
            </a:graphic>
          </wp:inline>
        </w:drawing>
      </w:r>
    </w:p>
    <w:p w:rsidR="00CF30C6" w:rsidRPr="00583781" w:rsidRDefault="00CF30C6" w:rsidP="00CF30C6">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CF30C6" w:rsidRPr="0083023E" w:rsidTr="00C70041">
        <w:trPr>
          <w:jc w:val="center"/>
        </w:trPr>
        <w:tc>
          <w:tcPr>
            <w:tcW w:w="1526" w:type="dxa"/>
            <w:vAlign w:val="center"/>
          </w:tcPr>
          <w:p w:rsidR="00CF30C6" w:rsidRPr="0083023E" w:rsidRDefault="00CF30C6" w:rsidP="00C70041">
            <w:pPr>
              <w:spacing w:line="400" w:lineRule="exact"/>
              <w:jc w:val="center"/>
              <w:rPr>
                <w:b/>
                <w:szCs w:val="21"/>
              </w:rPr>
            </w:pPr>
            <w:r w:rsidRPr="0083023E">
              <w:rPr>
                <w:rFonts w:hint="eastAsia"/>
                <w:b/>
                <w:szCs w:val="21"/>
              </w:rPr>
              <w:t>信号名称</w:t>
            </w:r>
          </w:p>
        </w:tc>
        <w:tc>
          <w:tcPr>
            <w:tcW w:w="1115" w:type="dxa"/>
            <w:vAlign w:val="center"/>
          </w:tcPr>
          <w:p w:rsidR="00CF30C6" w:rsidRPr="0083023E" w:rsidRDefault="00CF30C6" w:rsidP="00C70041">
            <w:pPr>
              <w:spacing w:line="400" w:lineRule="exact"/>
              <w:jc w:val="center"/>
              <w:rPr>
                <w:b/>
                <w:szCs w:val="21"/>
              </w:rPr>
            </w:pPr>
            <w:r w:rsidRPr="0083023E">
              <w:rPr>
                <w:rFonts w:hint="eastAsia"/>
                <w:b/>
                <w:szCs w:val="21"/>
              </w:rPr>
              <w:t>子系统</w:t>
            </w:r>
          </w:p>
        </w:tc>
        <w:tc>
          <w:tcPr>
            <w:tcW w:w="2041" w:type="dxa"/>
          </w:tcPr>
          <w:p w:rsidR="00CF30C6" w:rsidRPr="0083023E" w:rsidRDefault="00CF30C6" w:rsidP="00C70041">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CF30C6" w:rsidRPr="0083023E" w:rsidRDefault="00CF30C6" w:rsidP="00C70041">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处理</w:t>
            </w:r>
          </w:p>
        </w:tc>
        <w:tc>
          <w:tcPr>
            <w:tcW w:w="1096" w:type="dxa"/>
            <w:shd w:val="clear" w:color="auto" w:fill="auto"/>
          </w:tcPr>
          <w:p w:rsidR="00CF30C6" w:rsidRPr="0083023E" w:rsidRDefault="00CF30C6" w:rsidP="00C70041">
            <w:pPr>
              <w:spacing w:line="400" w:lineRule="exact"/>
              <w:jc w:val="center"/>
              <w:rPr>
                <w:b/>
                <w:szCs w:val="21"/>
              </w:rPr>
            </w:pPr>
            <w:r w:rsidRPr="0083023E">
              <w:rPr>
                <w:rFonts w:hint="eastAsia"/>
                <w:b/>
                <w:szCs w:val="21"/>
              </w:rPr>
              <w:t>备注</w:t>
            </w:r>
          </w:p>
        </w:tc>
      </w:tr>
      <w:tr w:rsidR="00CF30C6" w:rsidRPr="0083023E" w:rsidTr="00C70041">
        <w:trPr>
          <w:jc w:val="center"/>
        </w:trPr>
        <w:tc>
          <w:tcPr>
            <w:tcW w:w="1526" w:type="dxa"/>
            <w:vAlign w:val="center"/>
          </w:tcPr>
          <w:p w:rsidR="00CF30C6" w:rsidRPr="00A233AB" w:rsidRDefault="00CF30C6" w:rsidP="00C70041">
            <w:pPr>
              <w:spacing w:line="400" w:lineRule="exact"/>
              <w:jc w:val="center"/>
              <w:rPr>
                <w:szCs w:val="21"/>
              </w:rPr>
            </w:pPr>
            <w:r>
              <w:rPr>
                <w:rFonts w:hint="eastAsia"/>
                <w:szCs w:val="21"/>
              </w:rPr>
              <w:t>紧急广播消音</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0x1D2/25/2</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0x6D2/25/2</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lastRenderedPageBreak/>
              <w:t>紧急广播确认</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0x1D2/25/3</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0x6D2/25/3</w:t>
            </w:r>
          </w:p>
        </w:tc>
        <w:tc>
          <w:tcPr>
            <w:tcW w:w="1727" w:type="dxa"/>
            <w:vAlign w:val="center"/>
          </w:tcPr>
          <w:p w:rsidR="00CF30C6" w:rsidRPr="00702FCE" w:rsidRDefault="00CF30C6" w:rsidP="00C70041">
            <w:pPr>
              <w:spacing w:line="400" w:lineRule="exact"/>
              <w:jc w:val="center"/>
              <w:rPr>
                <w:szCs w:val="21"/>
              </w:rPr>
            </w:pPr>
            <w:r>
              <w:rPr>
                <w:rFonts w:hint="eastAsia"/>
                <w:szCs w:val="21"/>
              </w:rPr>
              <w:t>位</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r>
              <w:rPr>
                <w:rFonts w:hint="eastAsia"/>
                <w:szCs w:val="21"/>
              </w:rPr>
              <w:t>2.6</w:t>
            </w:r>
            <w:r>
              <w:rPr>
                <w:rFonts w:hint="eastAsia"/>
                <w:szCs w:val="21"/>
              </w:rPr>
              <w:t>秒脉冲</w:t>
            </w:r>
          </w:p>
        </w:tc>
      </w:tr>
      <w:tr w:rsidR="00CF30C6" w:rsidRPr="0083023E" w:rsidTr="00C70041">
        <w:trPr>
          <w:jc w:val="center"/>
        </w:trPr>
        <w:tc>
          <w:tcPr>
            <w:tcW w:w="1526" w:type="dxa"/>
            <w:vAlign w:val="center"/>
          </w:tcPr>
          <w:p w:rsidR="00CF30C6" w:rsidRDefault="00CF30C6" w:rsidP="00C70041">
            <w:pPr>
              <w:spacing w:line="400" w:lineRule="exact"/>
              <w:jc w:val="center"/>
              <w:rPr>
                <w:szCs w:val="21"/>
              </w:rPr>
            </w:pPr>
            <w:r>
              <w:rPr>
                <w:rFonts w:hint="eastAsia"/>
                <w:szCs w:val="21"/>
              </w:rPr>
              <w:t>紧急广播</w:t>
            </w:r>
            <w:r>
              <w:rPr>
                <w:rFonts w:hint="eastAsia"/>
                <w:szCs w:val="21"/>
              </w:rPr>
              <w:t>ID</w:t>
            </w:r>
          </w:p>
        </w:tc>
        <w:tc>
          <w:tcPr>
            <w:tcW w:w="1115" w:type="dxa"/>
            <w:vAlign w:val="center"/>
          </w:tcPr>
          <w:p w:rsidR="00CF30C6" w:rsidRPr="00702FCE" w:rsidRDefault="00CF30C6" w:rsidP="00C70041">
            <w:pPr>
              <w:spacing w:line="400" w:lineRule="exact"/>
              <w:jc w:val="center"/>
              <w:rPr>
                <w:szCs w:val="21"/>
              </w:rPr>
            </w:pPr>
            <w:r>
              <w:rPr>
                <w:rFonts w:hint="eastAsia"/>
                <w:szCs w:val="21"/>
              </w:rPr>
              <w:t>TCMS</w:t>
            </w:r>
          </w:p>
        </w:tc>
        <w:tc>
          <w:tcPr>
            <w:tcW w:w="2041" w:type="dxa"/>
          </w:tcPr>
          <w:p w:rsidR="00CF30C6" w:rsidRDefault="00CF30C6" w:rsidP="00C70041">
            <w:pPr>
              <w:spacing w:line="400" w:lineRule="exact"/>
              <w:jc w:val="center"/>
              <w:rPr>
                <w:szCs w:val="21"/>
              </w:rPr>
            </w:pPr>
            <w:r>
              <w:rPr>
                <w:rFonts w:hint="eastAsia"/>
                <w:szCs w:val="21"/>
              </w:rPr>
              <w:t>TC1</w:t>
            </w:r>
            <w:r>
              <w:rPr>
                <w:rFonts w:hint="eastAsia"/>
                <w:szCs w:val="21"/>
              </w:rPr>
              <w:t>车：</w:t>
            </w:r>
          </w:p>
          <w:p w:rsidR="00CF30C6" w:rsidRDefault="00CF30C6" w:rsidP="00C70041">
            <w:pPr>
              <w:spacing w:line="400" w:lineRule="exact"/>
              <w:jc w:val="center"/>
              <w:rPr>
                <w:szCs w:val="21"/>
              </w:rPr>
            </w:pPr>
            <w:r>
              <w:rPr>
                <w:rFonts w:hint="eastAsia"/>
                <w:szCs w:val="21"/>
              </w:rPr>
              <w:t>0x1D2/27</w:t>
            </w:r>
          </w:p>
          <w:p w:rsidR="00CF30C6" w:rsidRDefault="00CF30C6" w:rsidP="00C70041">
            <w:pPr>
              <w:spacing w:line="400" w:lineRule="exact"/>
              <w:jc w:val="center"/>
              <w:rPr>
                <w:szCs w:val="21"/>
              </w:rPr>
            </w:pPr>
            <w:r>
              <w:rPr>
                <w:rFonts w:hint="eastAsia"/>
                <w:szCs w:val="21"/>
              </w:rPr>
              <w:t>TC2</w:t>
            </w:r>
            <w:r>
              <w:rPr>
                <w:rFonts w:hint="eastAsia"/>
                <w:szCs w:val="21"/>
              </w:rPr>
              <w:t>车：</w:t>
            </w:r>
          </w:p>
          <w:p w:rsidR="00CF30C6" w:rsidRPr="00702FCE" w:rsidRDefault="00CF30C6" w:rsidP="00C70041">
            <w:pPr>
              <w:spacing w:line="400" w:lineRule="exact"/>
              <w:jc w:val="center"/>
              <w:rPr>
                <w:szCs w:val="21"/>
              </w:rPr>
            </w:pPr>
            <w:r>
              <w:rPr>
                <w:rFonts w:hint="eastAsia"/>
                <w:szCs w:val="21"/>
              </w:rPr>
              <w:t>0x6D2/27</w:t>
            </w:r>
          </w:p>
        </w:tc>
        <w:tc>
          <w:tcPr>
            <w:tcW w:w="1727" w:type="dxa"/>
            <w:vAlign w:val="center"/>
          </w:tcPr>
          <w:p w:rsidR="00CF30C6" w:rsidRPr="00702FCE" w:rsidRDefault="00CF30C6" w:rsidP="00C70041">
            <w:pPr>
              <w:spacing w:line="400" w:lineRule="exact"/>
              <w:jc w:val="center"/>
              <w:rPr>
                <w:szCs w:val="21"/>
              </w:rPr>
            </w:pPr>
            <w:r>
              <w:rPr>
                <w:rFonts w:hint="eastAsia"/>
                <w:szCs w:val="21"/>
              </w:rPr>
              <w:t>字节</w:t>
            </w:r>
          </w:p>
        </w:tc>
        <w:tc>
          <w:tcPr>
            <w:tcW w:w="2345" w:type="dxa"/>
            <w:shd w:val="clear" w:color="auto" w:fill="auto"/>
          </w:tcPr>
          <w:p w:rsidR="00CF30C6" w:rsidRPr="00702FCE" w:rsidRDefault="00CF30C6" w:rsidP="00C70041">
            <w:pPr>
              <w:spacing w:line="400" w:lineRule="exact"/>
              <w:jc w:val="center"/>
              <w:rPr>
                <w:szCs w:val="21"/>
              </w:rPr>
            </w:pPr>
          </w:p>
        </w:tc>
        <w:tc>
          <w:tcPr>
            <w:tcW w:w="1096" w:type="dxa"/>
            <w:shd w:val="clear" w:color="auto" w:fill="auto"/>
          </w:tcPr>
          <w:p w:rsidR="00CF30C6" w:rsidRPr="00702FCE" w:rsidRDefault="00CF30C6" w:rsidP="00C70041">
            <w:pPr>
              <w:spacing w:line="400" w:lineRule="exact"/>
              <w:jc w:val="center"/>
              <w:rPr>
                <w:szCs w:val="21"/>
              </w:rPr>
            </w:pPr>
          </w:p>
        </w:tc>
      </w:tr>
    </w:tbl>
    <w:p w:rsidR="00CF30C6" w:rsidRDefault="00530DFE" w:rsidP="00530DFE">
      <w:pPr>
        <w:pStyle w:val="3"/>
        <w:rPr>
          <w:lang w:val="fr-FR"/>
        </w:rPr>
      </w:pPr>
      <w:r>
        <w:rPr>
          <w:rFonts w:hint="eastAsia"/>
          <w:lang w:val="fr-FR"/>
        </w:rPr>
        <w:t>牵引设置</w:t>
      </w:r>
    </w:p>
    <w:p w:rsidR="00530DFE" w:rsidRDefault="00530DFE" w:rsidP="00530DFE">
      <w:pPr>
        <w:jc w:val="center"/>
        <w:rPr>
          <w:lang w:val="fr-FR"/>
        </w:rPr>
      </w:pPr>
      <w:r>
        <w:rPr>
          <w:noProof/>
        </w:rPr>
        <w:drawing>
          <wp:inline distT="0" distB="0" distL="0" distR="0">
            <wp:extent cx="4514457" cy="3387256"/>
            <wp:effectExtent l="0" t="0" r="635" b="3810"/>
            <wp:docPr id="89" name="图片 89" descr="C:\Users\wangzhenxian\Desktop\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ngzhenxian\Desktop\112.jpg"/>
                    <pic:cNvPicPr>
                      <a:picLocks noChangeAspect="1" noChangeArrowheads="1"/>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3570" cy="3386591"/>
                    </a:xfrm>
                    <a:prstGeom prst="rect">
                      <a:avLst/>
                    </a:prstGeom>
                    <a:noFill/>
                    <a:ln>
                      <a:noFill/>
                    </a:ln>
                  </pic:spPr>
                </pic:pic>
              </a:graphicData>
            </a:graphic>
          </wp:inline>
        </w:drawing>
      </w:r>
    </w:p>
    <w:p w:rsidR="00530DFE" w:rsidRDefault="00530DFE" w:rsidP="00530DFE">
      <w:pPr>
        <w:jc w:val="center"/>
        <w:rPr>
          <w:lang w:val="fr-FR"/>
        </w:rPr>
      </w:pPr>
    </w:p>
    <w:p w:rsidR="00530DFE" w:rsidRPr="00583781" w:rsidRDefault="00530DFE" w:rsidP="00530DFE">
      <w:pPr>
        <w:numPr>
          <w:ilvl w:val="0"/>
          <w:numId w:val="22"/>
        </w:numPr>
        <w:rPr>
          <w:sz w:val="24"/>
        </w:rPr>
      </w:pPr>
      <w:r>
        <w:rPr>
          <w:rFonts w:hint="eastAsia"/>
          <w:sz w:val="24"/>
        </w:rPr>
        <w:t>信号说明</w:t>
      </w:r>
    </w:p>
    <w:tbl>
      <w:tblPr>
        <w:tblW w:w="0" w:type="auto"/>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1115"/>
        <w:gridCol w:w="2041"/>
        <w:gridCol w:w="1727"/>
        <w:gridCol w:w="2345"/>
        <w:gridCol w:w="1096"/>
      </w:tblGrid>
      <w:tr w:rsidR="00530DFE" w:rsidRPr="0083023E" w:rsidTr="002A0394">
        <w:trPr>
          <w:jc w:val="center"/>
        </w:trPr>
        <w:tc>
          <w:tcPr>
            <w:tcW w:w="1526" w:type="dxa"/>
            <w:vAlign w:val="center"/>
          </w:tcPr>
          <w:p w:rsidR="00530DFE" w:rsidRPr="0083023E" w:rsidRDefault="00530DFE" w:rsidP="002A0394">
            <w:pPr>
              <w:spacing w:line="400" w:lineRule="exact"/>
              <w:jc w:val="center"/>
              <w:rPr>
                <w:b/>
                <w:szCs w:val="21"/>
              </w:rPr>
            </w:pPr>
            <w:r w:rsidRPr="0083023E">
              <w:rPr>
                <w:rFonts w:hint="eastAsia"/>
                <w:b/>
                <w:szCs w:val="21"/>
              </w:rPr>
              <w:t>信号名称</w:t>
            </w:r>
          </w:p>
        </w:tc>
        <w:tc>
          <w:tcPr>
            <w:tcW w:w="1115" w:type="dxa"/>
            <w:vAlign w:val="center"/>
          </w:tcPr>
          <w:p w:rsidR="00530DFE" w:rsidRPr="0083023E" w:rsidRDefault="00530DFE" w:rsidP="002A0394">
            <w:pPr>
              <w:spacing w:line="400" w:lineRule="exact"/>
              <w:jc w:val="center"/>
              <w:rPr>
                <w:b/>
                <w:szCs w:val="21"/>
              </w:rPr>
            </w:pPr>
            <w:r w:rsidRPr="0083023E">
              <w:rPr>
                <w:rFonts w:hint="eastAsia"/>
                <w:b/>
                <w:szCs w:val="21"/>
              </w:rPr>
              <w:t>子系统</w:t>
            </w:r>
          </w:p>
        </w:tc>
        <w:tc>
          <w:tcPr>
            <w:tcW w:w="2041" w:type="dxa"/>
          </w:tcPr>
          <w:p w:rsidR="00530DFE" w:rsidRPr="0083023E" w:rsidRDefault="00530DFE" w:rsidP="002A0394">
            <w:pPr>
              <w:spacing w:line="400" w:lineRule="exact"/>
              <w:jc w:val="center"/>
              <w:rPr>
                <w:b/>
                <w:szCs w:val="21"/>
              </w:rPr>
            </w:pPr>
            <w:r w:rsidRPr="0083023E">
              <w:rPr>
                <w:rFonts w:hint="eastAsia"/>
                <w:b/>
                <w:szCs w:val="21"/>
              </w:rPr>
              <w:t>地址</w:t>
            </w:r>
            <w:r w:rsidRPr="0083023E">
              <w:rPr>
                <w:rFonts w:hint="eastAsia"/>
                <w:b/>
                <w:szCs w:val="21"/>
              </w:rPr>
              <w:t>/</w:t>
            </w:r>
            <w:r w:rsidRPr="0083023E">
              <w:rPr>
                <w:rFonts w:hint="eastAsia"/>
                <w:b/>
                <w:szCs w:val="21"/>
              </w:rPr>
              <w:t>字节偏移</w:t>
            </w:r>
            <w:r w:rsidRPr="0083023E">
              <w:rPr>
                <w:rFonts w:hint="eastAsia"/>
                <w:b/>
                <w:szCs w:val="21"/>
              </w:rPr>
              <w:t>/</w:t>
            </w:r>
            <w:r w:rsidRPr="0083023E">
              <w:rPr>
                <w:rFonts w:hint="eastAsia"/>
                <w:b/>
                <w:szCs w:val="21"/>
              </w:rPr>
              <w:t>位偏移</w:t>
            </w:r>
          </w:p>
        </w:tc>
        <w:tc>
          <w:tcPr>
            <w:tcW w:w="1727" w:type="dxa"/>
            <w:vAlign w:val="center"/>
          </w:tcPr>
          <w:p w:rsidR="00530DFE" w:rsidRPr="0083023E" w:rsidRDefault="00530DFE" w:rsidP="002A0394">
            <w:pPr>
              <w:spacing w:line="400" w:lineRule="exact"/>
              <w:jc w:val="center"/>
              <w:rPr>
                <w:b/>
                <w:szCs w:val="21"/>
              </w:rPr>
            </w:pPr>
            <w:r w:rsidRPr="0083023E">
              <w:rPr>
                <w:rFonts w:hint="eastAsia"/>
                <w:b/>
                <w:szCs w:val="21"/>
              </w:rPr>
              <w:t>数据类型</w:t>
            </w:r>
            <w:r w:rsidRPr="0083023E">
              <w:rPr>
                <w:rFonts w:hint="eastAsia"/>
                <w:b/>
                <w:szCs w:val="21"/>
              </w:rPr>
              <w:t>/</w:t>
            </w:r>
            <w:r w:rsidRPr="0083023E">
              <w:rPr>
                <w:rFonts w:hint="eastAsia"/>
                <w:b/>
                <w:szCs w:val="21"/>
              </w:rPr>
              <w:t>显示范围</w:t>
            </w:r>
          </w:p>
        </w:tc>
        <w:tc>
          <w:tcPr>
            <w:tcW w:w="2345" w:type="dxa"/>
            <w:shd w:val="clear" w:color="auto" w:fill="auto"/>
          </w:tcPr>
          <w:p w:rsidR="00530DFE" w:rsidRPr="0083023E" w:rsidRDefault="00530DFE" w:rsidP="002A0394">
            <w:pPr>
              <w:spacing w:line="400" w:lineRule="exact"/>
              <w:jc w:val="center"/>
              <w:rPr>
                <w:b/>
                <w:szCs w:val="21"/>
              </w:rPr>
            </w:pPr>
            <w:r w:rsidRPr="0083023E">
              <w:rPr>
                <w:rFonts w:hint="eastAsia"/>
                <w:b/>
                <w:szCs w:val="21"/>
              </w:rPr>
              <w:t>处理</w:t>
            </w:r>
          </w:p>
        </w:tc>
        <w:tc>
          <w:tcPr>
            <w:tcW w:w="1096" w:type="dxa"/>
            <w:shd w:val="clear" w:color="auto" w:fill="auto"/>
          </w:tcPr>
          <w:p w:rsidR="00530DFE" w:rsidRPr="0083023E" w:rsidRDefault="00530DFE" w:rsidP="002A0394">
            <w:pPr>
              <w:spacing w:line="400" w:lineRule="exact"/>
              <w:jc w:val="center"/>
              <w:rPr>
                <w:b/>
                <w:szCs w:val="21"/>
              </w:rPr>
            </w:pPr>
            <w:r w:rsidRPr="0083023E">
              <w:rPr>
                <w:rFonts w:hint="eastAsia"/>
                <w:b/>
                <w:szCs w:val="21"/>
              </w:rPr>
              <w:t>备注</w:t>
            </w:r>
          </w:p>
        </w:tc>
      </w:tr>
      <w:tr w:rsidR="00530DFE" w:rsidRPr="0083023E" w:rsidTr="002A0394">
        <w:trPr>
          <w:jc w:val="center"/>
        </w:trPr>
        <w:tc>
          <w:tcPr>
            <w:tcW w:w="1526" w:type="dxa"/>
            <w:vAlign w:val="center"/>
          </w:tcPr>
          <w:p w:rsidR="00530DFE" w:rsidRPr="00046FC8" w:rsidRDefault="00530DFE" w:rsidP="002A0394">
            <w:pPr>
              <w:spacing w:line="400" w:lineRule="exact"/>
              <w:jc w:val="center"/>
              <w:rPr>
                <w:szCs w:val="21"/>
              </w:rPr>
            </w:pPr>
            <w:r>
              <w:rPr>
                <w:rFonts w:hint="eastAsia"/>
                <w:szCs w:val="21"/>
              </w:rPr>
              <w:t>电制动切除</w:t>
            </w:r>
          </w:p>
        </w:tc>
        <w:tc>
          <w:tcPr>
            <w:tcW w:w="1115" w:type="dxa"/>
            <w:vAlign w:val="center"/>
          </w:tcPr>
          <w:p w:rsidR="00530DFE" w:rsidRPr="00702FCE" w:rsidRDefault="00530DFE" w:rsidP="002A0394">
            <w:pPr>
              <w:spacing w:line="400" w:lineRule="exact"/>
              <w:jc w:val="center"/>
              <w:rPr>
                <w:szCs w:val="21"/>
              </w:rPr>
            </w:pPr>
            <w:r>
              <w:rPr>
                <w:rFonts w:hint="eastAsia"/>
                <w:szCs w:val="21"/>
              </w:rPr>
              <w:t>TCMS</w:t>
            </w:r>
          </w:p>
        </w:tc>
        <w:tc>
          <w:tcPr>
            <w:tcW w:w="2041" w:type="dxa"/>
          </w:tcPr>
          <w:p w:rsidR="00530DFE" w:rsidRDefault="00530DFE" w:rsidP="00530DFE">
            <w:pPr>
              <w:spacing w:line="400" w:lineRule="exact"/>
              <w:jc w:val="center"/>
              <w:rPr>
                <w:szCs w:val="21"/>
              </w:rPr>
            </w:pPr>
            <w:r>
              <w:rPr>
                <w:rFonts w:hint="eastAsia"/>
                <w:szCs w:val="21"/>
              </w:rPr>
              <w:t>TC1</w:t>
            </w:r>
            <w:r>
              <w:rPr>
                <w:rFonts w:hint="eastAsia"/>
                <w:szCs w:val="21"/>
              </w:rPr>
              <w:t>车：</w:t>
            </w:r>
          </w:p>
          <w:p w:rsidR="00530DFE" w:rsidRDefault="00530DFE" w:rsidP="00530DFE">
            <w:pPr>
              <w:spacing w:line="400" w:lineRule="exact"/>
              <w:jc w:val="center"/>
              <w:rPr>
                <w:szCs w:val="21"/>
              </w:rPr>
            </w:pPr>
            <w:r>
              <w:rPr>
                <w:rFonts w:hint="eastAsia"/>
                <w:szCs w:val="21"/>
              </w:rPr>
              <w:t>0x1D0/24/1</w:t>
            </w:r>
          </w:p>
          <w:p w:rsidR="00530DFE" w:rsidRDefault="00530DFE" w:rsidP="00530DFE">
            <w:pPr>
              <w:spacing w:line="400" w:lineRule="exact"/>
              <w:jc w:val="center"/>
              <w:rPr>
                <w:szCs w:val="21"/>
              </w:rPr>
            </w:pPr>
            <w:r>
              <w:rPr>
                <w:rFonts w:hint="eastAsia"/>
                <w:szCs w:val="21"/>
              </w:rPr>
              <w:t>TC2</w:t>
            </w:r>
            <w:r>
              <w:rPr>
                <w:rFonts w:hint="eastAsia"/>
                <w:szCs w:val="21"/>
              </w:rPr>
              <w:t>车：</w:t>
            </w:r>
          </w:p>
          <w:p w:rsidR="00530DFE" w:rsidRPr="00702FCE" w:rsidRDefault="00530DFE" w:rsidP="00530DFE">
            <w:pPr>
              <w:spacing w:line="400" w:lineRule="exact"/>
              <w:jc w:val="center"/>
              <w:rPr>
                <w:szCs w:val="21"/>
              </w:rPr>
            </w:pPr>
            <w:r>
              <w:rPr>
                <w:rFonts w:hint="eastAsia"/>
                <w:szCs w:val="21"/>
              </w:rPr>
              <w:t>0x6D0/24/1</w:t>
            </w:r>
          </w:p>
        </w:tc>
        <w:tc>
          <w:tcPr>
            <w:tcW w:w="1727" w:type="dxa"/>
            <w:vAlign w:val="center"/>
          </w:tcPr>
          <w:p w:rsidR="00530DFE" w:rsidRPr="00702FCE" w:rsidRDefault="00530DFE" w:rsidP="002A0394">
            <w:pPr>
              <w:spacing w:line="400" w:lineRule="exact"/>
              <w:jc w:val="center"/>
              <w:rPr>
                <w:szCs w:val="21"/>
              </w:rPr>
            </w:pPr>
            <w:r>
              <w:rPr>
                <w:rFonts w:hint="eastAsia"/>
                <w:szCs w:val="21"/>
              </w:rPr>
              <w:t>位</w:t>
            </w:r>
          </w:p>
        </w:tc>
        <w:tc>
          <w:tcPr>
            <w:tcW w:w="2345" w:type="dxa"/>
            <w:shd w:val="clear" w:color="auto" w:fill="auto"/>
          </w:tcPr>
          <w:p w:rsidR="00530DFE" w:rsidRPr="00702FCE" w:rsidRDefault="00530DFE" w:rsidP="002A0394">
            <w:pPr>
              <w:spacing w:line="400" w:lineRule="exact"/>
              <w:jc w:val="center"/>
              <w:rPr>
                <w:szCs w:val="21"/>
              </w:rPr>
            </w:pPr>
            <w:r>
              <w:rPr>
                <w:rFonts w:hint="eastAsia"/>
                <w:szCs w:val="21"/>
              </w:rPr>
              <w:t>只有激活端可电制动切除操作</w:t>
            </w:r>
          </w:p>
        </w:tc>
        <w:tc>
          <w:tcPr>
            <w:tcW w:w="1096" w:type="dxa"/>
            <w:shd w:val="clear" w:color="auto" w:fill="auto"/>
          </w:tcPr>
          <w:p w:rsidR="00530DFE" w:rsidRPr="00702FCE" w:rsidRDefault="004175B7" w:rsidP="002A0394">
            <w:pPr>
              <w:spacing w:line="400" w:lineRule="exact"/>
              <w:jc w:val="center"/>
              <w:rPr>
                <w:szCs w:val="21"/>
              </w:rPr>
            </w:pPr>
            <w:r>
              <w:rPr>
                <w:rFonts w:hint="eastAsia"/>
                <w:szCs w:val="21"/>
              </w:rPr>
              <w:t>电平</w:t>
            </w:r>
          </w:p>
        </w:tc>
      </w:tr>
      <w:tr w:rsidR="00530DFE" w:rsidRPr="0083023E" w:rsidTr="002A0394">
        <w:trPr>
          <w:jc w:val="center"/>
        </w:trPr>
        <w:tc>
          <w:tcPr>
            <w:tcW w:w="1526" w:type="dxa"/>
            <w:vAlign w:val="center"/>
          </w:tcPr>
          <w:p w:rsidR="00530DFE" w:rsidRPr="00A233AB" w:rsidRDefault="00530DFE" w:rsidP="002A0394">
            <w:pPr>
              <w:spacing w:line="400" w:lineRule="exact"/>
              <w:jc w:val="center"/>
              <w:rPr>
                <w:szCs w:val="21"/>
              </w:rPr>
            </w:pPr>
            <w:r>
              <w:rPr>
                <w:rFonts w:hint="eastAsia"/>
                <w:szCs w:val="21"/>
              </w:rPr>
              <w:t>故障复位</w:t>
            </w:r>
          </w:p>
        </w:tc>
        <w:tc>
          <w:tcPr>
            <w:tcW w:w="1115" w:type="dxa"/>
            <w:vAlign w:val="center"/>
          </w:tcPr>
          <w:p w:rsidR="00530DFE" w:rsidRPr="00702FCE" w:rsidRDefault="00530DFE" w:rsidP="002A0394">
            <w:pPr>
              <w:spacing w:line="400" w:lineRule="exact"/>
              <w:jc w:val="center"/>
              <w:rPr>
                <w:szCs w:val="21"/>
              </w:rPr>
            </w:pPr>
            <w:r>
              <w:rPr>
                <w:rFonts w:hint="eastAsia"/>
                <w:szCs w:val="21"/>
              </w:rPr>
              <w:t>TCMS</w:t>
            </w:r>
          </w:p>
        </w:tc>
        <w:tc>
          <w:tcPr>
            <w:tcW w:w="2041" w:type="dxa"/>
          </w:tcPr>
          <w:p w:rsidR="00530DFE" w:rsidRDefault="00530DFE" w:rsidP="00530DFE">
            <w:pPr>
              <w:spacing w:line="400" w:lineRule="exact"/>
              <w:jc w:val="center"/>
              <w:rPr>
                <w:szCs w:val="21"/>
              </w:rPr>
            </w:pPr>
            <w:r>
              <w:rPr>
                <w:rFonts w:hint="eastAsia"/>
                <w:szCs w:val="21"/>
              </w:rPr>
              <w:t>TC1</w:t>
            </w:r>
            <w:r>
              <w:rPr>
                <w:rFonts w:hint="eastAsia"/>
                <w:szCs w:val="21"/>
              </w:rPr>
              <w:t>车：</w:t>
            </w:r>
          </w:p>
          <w:p w:rsidR="00530DFE" w:rsidRDefault="00530DFE" w:rsidP="00530DFE">
            <w:pPr>
              <w:spacing w:line="400" w:lineRule="exact"/>
              <w:jc w:val="center"/>
              <w:rPr>
                <w:szCs w:val="21"/>
              </w:rPr>
            </w:pPr>
            <w:r>
              <w:rPr>
                <w:rFonts w:hint="eastAsia"/>
                <w:szCs w:val="21"/>
              </w:rPr>
              <w:t>0x1D0/24/2</w:t>
            </w:r>
          </w:p>
          <w:p w:rsidR="00530DFE" w:rsidRDefault="00530DFE" w:rsidP="00530DFE">
            <w:pPr>
              <w:spacing w:line="400" w:lineRule="exact"/>
              <w:jc w:val="center"/>
              <w:rPr>
                <w:szCs w:val="21"/>
              </w:rPr>
            </w:pPr>
            <w:r>
              <w:rPr>
                <w:rFonts w:hint="eastAsia"/>
                <w:szCs w:val="21"/>
              </w:rPr>
              <w:t>TC2</w:t>
            </w:r>
            <w:r>
              <w:rPr>
                <w:rFonts w:hint="eastAsia"/>
                <w:szCs w:val="21"/>
              </w:rPr>
              <w:t>车：</w:t>
            </w:r>
          </w:p>
          <w:p w:rsidR="00530DFE" w:rsidRPr="00702FCE" w:rsidRDefault="00530DFE" w:rsidP="00530DFE">
            <w:pPr>
              <w:spacing w:line="400" w:lineRule="exact"/>
              <w:jc w:val="center"/>
              <w:rPr>
                <w:szCs w:val="21"/>
              </w:rPr>
            </w:pPr>
            <w:r>
              <w:rPr>
                <w:rFonts w:hint="eastAsia"/>
                <w:szCs w:val="21"/>
              </w:rPr>
              <w:lastRenderedPageBreak/>
              <w:t>0x6D0/24/2</w:t>
            </w:r>
          </w:p>
        </w:tc>
        <w:tc>
          <w:tcPr>
            <w:tcW w:w="1727" w:type="dxa"/>
            <w:vAlign w:val="center"/>
          </w:tcPr>
          <w:p w:rsidR="00530DFE" w:rsidRPr="00702FCE" w:rsidRDefault="00530DFE" w:rsidP="002A0394">
            <w:pPr>
              <w:spacing w:line="400" w:lineRule="exact"/>
              <w:jc w:val="center"/>
              <w:rPr>
                <w:szCs w:val="21"/>
              </w:rPr>
            </w:pPr>
            <w:r>
              <w:rPr>
                <w:rFonts w:hint="eastAsia"/>
                <w:szCs w:val="21"/>
              </w:rPr>
              <w:lastRenderedPageBreak/>
              <w:t>位</w:t>
            </w:r>
          </w:p>
        </w:tc>
        <w:tc>
          <w:tcPr>
            <w:tcW w:w="2345" w:type="dxa"/>
            <w:shd w:val="clear" w:color="auto" w:fill="auto"/>
          </w:tcPr>
          <w:p w:rsidR="00530DFE" w:rsidRPr="00702FCE" w:rsidRDefault="00530DFE" w:rsidP="002A0394">
            <w:pPr>
              <w:spacing w:line="400" w:lineRule="exact"/>
              <w:jc w:val="center"/>
              <w:rPr>
                <w:szCs w:val="21"/>
              </w:rPr>
            </w:pPr>
          </w:p>
        </w:tc>
        <w:tc>
          <w:tcPr>
            <w:tcW w:w="1096" w:type="dxa"/>
            <w:shd w:val="clear" w:color="auto" w:fill="auto"/>
          </w:tcPr>
          <w:p w:rsidR="00530DFE" w:rsidRPr="00702FCE" w:rsidRDefault="00530DFE" w:rsidP="002A0394">
            <w:pPr>
              <w:spacing w:line="400" w:lineRule="exact"/>
              <w:jc w:val="center"/>
              <w:rPr>
                <w:szCs w:val="21"/>
              </w:rPr>
            </w:pPr>
            <w:r>
              <w:rPr>
                <w:rFonts w:hint="eastAsia"/>
                <w:szCs w:val="21"/>
              </w:rPr>
              <w:t>电平</w:t>
            </w:r>
          </w:p>
        </w:tc>
      </w:tr>
    </w:tbl>
    <w:p w:rsidR="00530DFE" w:rsidRDefault="006C593C" w:rsidP="006C593C">
      <w:pPr>
        <w:pStyle w:val="3"/>
        <w:rPr>
          <w:lang w:val="fr-FR"/>
        </w:rPr>
      </w:pPr>
      <w:r>
        <w:rPr>
          <w:rFonts w:hint="eastAsia"/>
          <w:lang w:val="fr-FR"/>
        </w:rPr>
        <w:lastRenderedPageBreak/>
        <w:t>亮度设置界面</w:t>
      </w:r>
    </w:p>
    <w:p w:rsidR="007327D8" w:rsidRPr="007327D8" w:rsidRDefault="007327D8" w:rsidP="007327D8">
      <w:pPr>
        <w:ind w:firstLineChars="250" w:firstLine="525"/>
        <w:rPr>
          <w:lang w:val="fr-FR"/>
        </w:rPr>
      </w:pPr>
      <w:r>
        <w:rPr>
          <w:rFonts w:hint="eastAsia"/>
          <w:lang w:val="fr-FR"/>
        </w:rPr>
        <w:t>亮度调节分自动和手动调节。关闭自动调节时，可进行手动调节。</w:t>
      </w:r>
    </w:p>
    <w:p w:rsidR="006C593C" w:rsidRPr="006C593C" w:rsidRDefault="007327D8" w:rsidP="007327D8">
      <w:pPr>
        <w:jc w:val="center"/>
        <w:rPr>
          <w:lang w:val="fr-FR"/>
        </w:rPr>
      </w:pPr>
      <w:r>
        <w:rPr>
          <w:noProof/>
        </w:rPr>
        <w:drawing>
          <wp:inline distT="0" distB="0" distL="0" distR="0">
            <wp:extent cx="4624855" cy="3474720"/>
            <wp:effectExtent l="0" t="0" r="4445" b="0"/>
            <wp:docPr id="98" name="图片 98" descr="E:\工作\项目\成都7、10号线\成都7号线画面\亮度设置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工作\项目\成都7、10号线\成都7号线画面\亮度设置界面.JPG"/>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6114" cy="3475666"/>
                    </a:xfrm>
                    <a:prstGeom prst="rect">
                      <a:avLst/>
                    </a:prstGeom>
                    <a:noFill/>
                    <a:ln>
                      <a:noFill/>
                    </a:ln>
                  </pic:spPr>
                </pic:pic>
              </a:graphicData>
            </a:graphic>
          </wp:inline>
        </w:drawing>
      </w:r>
    </w:p>
    <w:p w:rsidR="00CF30C6" w:rsidRPr="009B1338" w:rsidRDefault="00CF30C6" w:rsidP="00CA088F">
      <w:pPr>
        <w:pStyle w:val="2"/>
      </w:pPr>
      <w:r>
        <w:rPr>
          <w:rFonts w:hint="eastAsia"/>
        </w:rPr>
        <w:t xml:space="preserve"> </w:t>
      </w:r>
      <w:bookmarkStart w:id="122" w:name="_Toc469301125"/>
      <w:r>
        <w:rPr>
          <w:rFonts w:hint="eastAsia"/>
        </w:rPr>
        <w:t>牵引封锁提示</w:t>
      </w:r>
      <w:bookmarkEnd w:id="122"/>
    </w:p>
    <w:p w:rsidR="00CF30C6" w:rsidRPr="000A0010" w:rsidRDefault="006902C9" w:rsidP="00A01869">
      <w:pPr>
        <w:adjustRightInd w:val="0"/>
        <w:snapToGrid w:val="0"/>
        <w:spacing w:beforeLines="50" w:line="360" w:lineRule="auto"/>
        <w:ind w:left="426"/>
        <w:jc w:val="center"/>
        <w:rPr>
          <w:sz w:val="24"/>
        </w:rPr>
      </w:pPr>
      <w:r>
        <w:rPr>
          <w:rFonts w:hint="eastAsia"/>
          <w:noProof/>
          <w:sz w:val="24"/>
        </w:rPr>
        <w:lastRenderedPageBreak/>
        <w:drawing>
          <wp:inline distT="0" distB="0" distL="0" distR="0">
            <wp:extent cx="5215890" cy="3912235"/>
            <wp:effectExtent l="0" t="0" r="3810" b="0"/>
            <wp:docPr id="114"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preferRelativeResize="0">
                      <a:picLocks noChangeArrowheads="1"/>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5890" cy="3912235"/>
                    </a:xfrm>
                    <a:prstGeom prst="rect">
                      <a:avLst/>
                    </a:prstGeom>
                    <a:noFill/>
                    <a:ln>
                      <a:noFill/>
                    </a:ln>
                  </pic:spPr>
                </pic:pic>
              </a:graphicData>
            </a:graphic>
          </wp:inline>
        </w:drawing>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4"/>
        <w:gridCol w:w="941"/>
        <w:gridCol w:w="1701"/>
        <w:gridCol w:w="1559"/>
        <w:gridCol w:w="2509"/>
        <w:gridCol w:w="2255"/>
      </w:tblGrid>
      <w:tr w:rsidR="00CF30C6" w:rsidRPr="00A233AB" w:rsidTr="00C70041">
        <w:trPr>
          <w:jc w:val="center"/>
        </w:trPr>
        <w:tc>
          <w:tcPr>
            <w:tcW w:w="1314" w:type="dxa"/>
            <w:vAlign w:val="center"/>
          </w:tcPr>
          <w:p w:rsidR="00CF30C6" w:rsidRPr="00A233AB" w:rsidRDefault="00CF30C6" w:rsidP="00C70041">
            <w:pPr>
              <w:spacing w:line="400" w:lineRule="exact"/>
              <w:jc w:val="center"/>
              <w:rPr>
                <w:b/>
                <w:szCs w:val="21"/>
              </w:rPr>
            </w:pPr>
            <w:r w:rsidRPr="00A233AB">
              <w:rPr>
                <w:rFonts w:hint="eastAsia"/>
                <w:b/>
                <w:szCs w:val="21"/>
              </w:rPr>
              <w:t>信号名称</w:t>
            </w:r>
          </w:p>
        </w:tc>
        <w:tc>
          <w:tcPr>
            <w:tcW w:w="941" w:type="dxa"/>
            <w:vAlign w:val="center"/>
          </w:tcPr>
          <w:p w:rsidR="00CF30C6" w:rsidRPr="00A233AB" w:rsidRDefault="00CF30C6" w:rsidP="00C70041">
            <w:pPr>
              <w:spacing w:line="400" w:lineRule="exact"/>
              <w:jc w:val="center"/>
              <w:rPr>
                <w:b/>
                <w:szCs w:val="21"/>
              </w:rPr>
            </w:pPr>
            <w:r w:rsidRPr="00A233AB">
              <w:rPr>
                <w:rFonts w:hint="eastAsia"/>
                <w:b/>
                <w:szCs w:val="21"/>
              </w:rPr>
              <w:t>系统</w:t>
            </w:r>
          </w:p>
        </w:tc>
        <w:tc>
          <w:tcPr>
            <w:tcW w:w="1701" w:type="dxa"/>
          </w:tcPr>
          <w:p w:rsidR="00CF30C6" w:rsidRPr="00A233AB" w:rsidRDefault="00CF30C6" w:rsidP="00C70041">
            <w:pPr>
              <w:spacing w:line="400" w:lineRule="exact"/>
              <w:jc w:val="center"/>
              <w:rPr>
                <w:b/>
                <w:szCs w:val="21"/>
              </w:rPr>
            </w:pPr>
            <w:r w:rsidRPr="00A233AB">
              <w:rPr>
                <w:rFonts w:hint="eastAsia"/>
                <w:b/>
                <w:szCs w:val="21"/>
              </w:rPr>
              <w:t>地址</w:t>
            </w:r>
            <w:r w:rsidRPr="00A233AB">
              <w:rPr>
                <w:rFonts w:hint="eastAsia"/>
                <w:b/>
                <w:szCs w:val="21"/>
              </w:rPr>
              <w:t>/</w:t>
            </w:r>
            <w:r w:rsidRPr="00A233AB">
              <w:rPr>
                <w:rFonts w:hint="eastAsia"/>
                <w:b/>
                <w:szCs w:val="21"/>
              </w:rPr>
              <w:t>字节偏移</w:t>
            </w:r>
            <w:r w:rsidRPr="00A233AB">
              <w:rPr>
                <w:rFonts w:hint="eastAsia"/>
                <w:b/>
                <w:szCs w:val="21"/>
              </w:rPr>
              <w:t>/</w:t>
            </w:r>
            <w:r w:rsidRPr="00A233AB">
              <w:rPr>
                <w:rFonts w:hint="eastAsia"/>
                <w:b/>
                <w:szCs w:val="21"/>
              </w:rPr>
              <w:t>位偏移</w:t>
            </w:r>
          </w:p>
        </w:tc>
        <w:tc>
          <w:tcPr>
            <w:tcW w:w="1559" w:type="dxa"/>
          </w:tcPr>
          <w:p w:rsidR="00CF30C6" w:rsidRPr="00A233AB" w:rsidRDefault="00CF30C6" w:rsidP="00C70041">
            <w:pPr>
              <w:spacing w:line="400" w:lineRule="exact"/>
              <w:jc w:val="center"/>
              <w:rPr>
                <w:b/>
                <w:szCs w:val="21"/>
              </w:rPr>
            </w:pPr>
            <w:r w:rsidRPr="00A233AB">
              <w:rPr>
                <w:rFonts w:hint="eastAsia"/>
                <w:b/>
                <w:szCs w:val="21"/>
              </w:rPr>
              <w:t>数据类型</w:t>
            </w:r>
            <w:r w:rsidRPr="00A233AB">
              <w:rPr>
                <w:rFonts w:hint="eastAsia"/>
                <w:b/>
                <w:szCs w:val="21"/>
              </w:rPr>
              <w:t>/</w:t>
            </w:r>
            <w:r w:rsidRPr="00A233AB">
              <w:rPr>
                <w:rFonts w:hint="eastAsia"/>
                <w:b/>
                <w:szCs w:val="21"/>
              </w:rPr>
              <w:t>显示范围</w:t>
            </w:r>
          </w:p>
        </w:tc>
        <w:tc>
          <w:tcPr>
            <w:tcW w:w="2509"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处理、显示</w:t>
            </w:r>
          </w:p>
        </w:tc>
        <w:tc>
          <w:tcPr>
            <w:tcW w:w="2255" w:type="dxa"/>
            <w:shd w:val="clear" w:color="auto" w:fill="auto"/>
          </w:tcPr>
          <w:p w:rsidR="00CF30C6" w:rsidRPr="00A233AB" w:rsidRDefault="00CF30C6" w:rsidP="00C70041">
            <w:pPr>
              <w:spacing w:line="400" w:lineRule="exact"/>
              <w:jc w:val="center"/>
              <w:rPr>
                <w:b/>
                <w:szCs w:val="21"/>
              </w:rPr>
            </w:pPr>
            <w:r w:rsidRPr="00A233AB">
              <w:rPr>
                <w:rFonts w:hint="eastAsia"/>
                <w:b/>
                <w:szCs w:val="21"/>
              </w:rPr>
              <w:t>备注</w:t>
            </w:r>
          </w:p>
        </w:tc>
      </w:tr>
      <w:tr w:rsidR="00CF30C6" w:rsidRPr="00A233AB" w:rsidTr="00C70041">
        <w:trPr>
          <w:jc w:val="center"/>
        </w:trPr>
        <w:tc>
          <w:tcPr>
            <w:tcW w:w="1314" w:type="dxa"/>
            <w:vAlign w:val="center"/>
          </w:tcPr>
          <w:p w:rsidR="00CF30C6" w:rsidRDefault="00CF30C6" w:rsidP="00C70041">
            <w:pPr>
              <w:spacing w:line="400" w:lineRule="exact"/>
              <w:jc w:val="center"/>
              <w:rPr>
                <w:szCs w:val="21"/>
              </w:rPr>
            </w:pPr>
            <w:r>
              <w:rPr>
                <w:rFonts w:hint="eastAsia"/>
                <w:szCs w:val="21"/>
              </w:rPr>
              <w:t>牵引封锁</w:t>
            </w:r>
          </w:p>
          <w:p w:rsidR="00CF30C6" w:rsidRPr="00A233AB" w:rsidRDefault="00CF30C6" w:rsidP="00C70041">
            <w:pPr>
              <w:spacing w:line="400" w:lineRule="exact"/>
              <w:jc w:val="center"/>
              <w:rPr>
                <w:szCs w:val="21"/>
              </w:rPr>
            </w:pPr>
            <w:r>
              <w:rPr>
                <w:rFonts w:hint="eastAsia"/>
                <w:szCs w:val="21"/>
              </w:rPr>
              <w:t>原因</w:t>
            </w:r>
          </w:p>
        </w:tc>
        <w:tc>
          <w:tcPr>
            <w:tcW w:w="941" w:type="dxa"/>
            <w:vAlign w:val="center"/>
          </w:tcPr>
          <w:p w:rsidR="00CF30C6" w:rsidRPr="00A233AB" w:rsidRDefault="00CF30C6" w:rsidP="00C70041">
            <w:pPr>
              <w:spacing w:line="400" w:lineRule="exact"/>
              <w:rPr>
                <w:szCs w:val="21"/>
              </w:rPr>
            </w:pPr>
            <w:r>
              <w:rPr>
                <w:rFonts w:hint="eastAsia"/>
                <w:szCs w:val="21"/>
              </w:rPr>
              <w:t>VCU</w:t>
            </w:r>
          </w:p>
        </w:tc>
        <w:tc>
          <w:tcPr>
            <w:tcW w:w="1701" w:type="dxa"/>
            <w:vAlign w:val="center"/>
          </w:tcPr>
          <w:p w:rsidR="00CF30C6" w:rsidRPr="00A233AB" w:rsidRDefault="00CF30C6" w:rsidP="00C70041">
            <w:pPr>
              <w:spacing w:line="400" w:lineRule="exact"/>
              <w:jc w:val="center"/>
              <w:rPr>
                <w:szCs w:val="21"/>
              </w:rPr>
            </w:pPr>
            <w:r>
              <w:rPr>
                <w:rFonts w:hint="eastAsia"/>
                <w:szCs w:val="21"/>
              </w:rPr>
              <w:t>0xC0/5</w:t>
            </w:r>
            <w:r w:rsidR="00B57ADE">
              <w:rPr>
                <w:rFonts w:hint="eastAsia"/>
                <w:szCs w:val="21"/>
              </w:rPr>
              <w:t>-6</w:t>
            </w:r>
          </w:p>
        </w:tc>
        <w:tc>
          <w:tcPr>
            <w:tcW w:w="1559" w:type="dxa"/>
          </w:tcPr>
          <w:p w:rsidR="00CF30C6" w:rsidRDefault="00CF30C6" w:rsidP="00C70041">
            <w:pPr>
              <w:spacing w:line="400" w:lineRule="exact"/>
              <w:jc w:val="center"/>
              <w:rPr>
                <w:szCs w:val="21"/>
              </w:rPr>
            </w:pPr>
            <w:r>
              <w:rPr>
                <w:rFonts w:hint="eastAsia"/>
                <w:szCs w:val="21"/>
              </w:rPr>
              <w:t>字节</w:t>
            </w:r>
          </w:p>
          <w:p w:rsidR="00CF30C6" w:rsidRPr="00A233AB" w:rsidRDefault="00CF30C6" w:rsidP="00B57ADE">
            <w:pPr>
              <w:spacing w:line="400" w:lineRule="exact"/>
              <w:jc w:val="center"/>
              <w:rPr>
                <w:szCs w:val="21"/>
              </w:rPr>
            </w:pPr>
            <w:r>
              <w:rPr>
                <w:rFonts w:hint="eastAsia"/>
                <w:szCs w:val="21"/>
              </w:rPr>
              <w:t>1~</w:t>
            </w:r>
            <w:r w:rsidR="00B57ADE">
              <w:rPr>
                <w:rFonts w:hint="eastAsia"/>
                <w:szCs w:val="21"/>
              </w:rPr>
              <w:t>12</w:t>
            </w:r>
          </w:p>
        </w:tc>
        <w:tc>
          <w:tcPr>
            <w:tcW w:w="2509" w:type="dxa"/>
          </w:tcPr>
          <w:p w:rsidR="00CF30C6" w:rsidRPr="00AF7BF7" w:rsidRDefault="00CF30C6" w:rsidP="00C70041">
            <w:pPr>
              <w:spacing w:line="400" w:lineRule="exact"/>
              <w:jc w:val="left"/>
              <w:rPr>
                <w:sz w:val="18"/>
                <w:szCs w:val="18"/>
              </w:rPr>
            </w:pPr>
          </w:p>
        </w:tc>
        <w:tc>
          <w:tcPr>
            <w:tcW w:w="2255" w:type="dxa"/>
          </w:tcPr>
          <w:p w:rsidR="00CF30C6" w:rsidRPr="00A233AB" w:rsidRDefault="00CF30C6" w:rsidP="00C70041">
            <w:pPr>
              <w:spacing w:line="400" w:lineRule="exact"/>
              <w:rPr>
                <w:szCs w:val="21"/>
              </w:rPr>
            </w:pPr>
          </w:p>
        </w:tc>
      </w:tr>
    </w:tbl>
    <w:p w:rsidR="00CF30C6" w:rsidRPr="002964A6" w:rsidRDefault="00CF30C6" w:rsidP="00CF30C6">
      <w:pPr>
        <w:pStyle w:val="a6"/>
        <w:adjustRightInd w:val="0"/>
        <w:snapToGrid w:val="0"/>
        <w:spacing w:line="360" w:lineRule="auto"/>
        <w:ind w:left="1276" w:right="210" w:firstLineChars="0" w:firstLine="0"/>
        <w:jc w:val="center"/>
        <w:rPr>
          <w:rFonts w:ascii="宋体" w:hAnsi="宋体"/>
          <w:sz w:val="24"/>
          <w:lang w:val="fr-FR"/>
        </w:rPr>
      </w:pPr>
    </w:p>
    <w:p w:rsidR="000A0010" w:rsidRPr="002964A6" w:rsidRDefault="000A0010" w:rsidP="002964A6">
      <w:pPr>
        <w:pStyle w:val="a6"/>
        <w:adjustRightInd w:val="0"/>
        <w:snapToGrid w:val="0"/>
        <w:spacing w:line="360" w:lineRule="auto"/>
        <w:ind w:left="1276" w:right="210" w:firstLineChars="0" w:firstLine="0"/>
        <w:jc w:val="center"/>
        <w:rPr>
          <w:rFonts w:ascii="宋体" w:hAnsi="宋体"/>
          <w:sz w:val="24"/>
          <w:lang w:val="fr-FR"/>
        </w:rPr>
      </w:pPr>
      <w:bookmarkStart w:id="123" w:name="_GoBack"/>
      <w:bookmarkEnd w:id="123"/>
    </w:p>
    <w:sectPr w:rsidR="000A0010" w:rsidRPr="002964A6" w:rsidSect="00BD644E">
      <w:headerReference w:type="default" r:id="rId161"/>
      <w:footerReference w:type="default" r:id="rId162"/>
      <w:headerReference w:type="first" r:id="rId163"/>
      <w:pgSz w:w="11906" w:h="16838" w:code="9"/>
      <w:pgMar w:top="1616" w:right="1083" w:bottom="1440" w:left="1083"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CF3" w:rsidRDefault="00CC4CF3" w:rsidP="009513D8">
      <w:r>
        <w:separator/>
      </w:r>
    </w:p>
  </w:endnote>
  <w:endnote w:type="continuationSeparator" w:id="0">
    <w:p w:rsidR="00CC4CF3" w:rsidRDefault="00CC4CF3" w:rsidP="009513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0394" w:rsidRDefault="002A0394" w:rsidP="005B5DA8">
    <w:pPr>
      <w:pBdr>
        <w:top w:val="single" w:sz="12" w:space="1" w:color="auto"/>
      </w:pBdr>
      <w:tabs>
        <w:tab w:val="center" w:pos="4870"/>
        <w:tab w:val="right" w:pos="9740"/>
      </w:tabs>
    </w:pPr>
    <w:r>
      <w:rPr>
        <w:rFonts w:hint="eastAsia"/>
      </w:rPr>
      <w:t>列车控制及监视系统显示器需求方案</w:t>
    </w:r>
    <w:r>
      <w:tab/>
    </w:r>
    <w:r>
      <w:rPr>
        <w:rFonts w:hint="eastAsia"/>
        <w:lang w:val="zh-CN"/>
      </w:rPr>
      <w:tab/>
    </w:r>
    <w:r>
      <w:rPr>
        <w:rFonts w:hint="eastAsia"/>
        <w:lang w:val="zh-CN"/>
      </w:rPr>
      <w:t>第</w:t>
    </w:r>
    <w:r w:rsidR="003B34A5">
      <w:rPr>
        <w:lang w:val="zh-CN"/>
      </w:rPr>
      <w:fldChar w:fldCharType="begin"/>
    </w:r>
    <w:r>
      <w:rPr>
        <w:lang w:val="zh-CN"/>
      </w:rPr>
      <w:instrText xml:space="preserve"> </w:instrText>
    </w:r>
    <w:r>
      <w:rPr>
        <w:rFonts w:hint="eastAsia"/>
        <w:lang w:val="zh-CN"/>
      </w:rPr>
      <w:instrText>PAGE   \* MERGEFORMAT</w:instrText>
    </w:r>
    <w:r>
      <w:rPr>
        <w:lang w:val="zh-CN"/>
      </w:rPr>
      <w:instrText xml:space="preserve"> </w:instrText>
    </w:r>
    <w:r w:rsidR="003B34A5">
      <w:rPr>
        <w:lang w:val="zh-CN"/>
      </w:rPr>
      <w:fldChar w:fldCharType="separate"/>
    </w:r>
    <w:r w:rsidR="00A01869">
      <w:rPr>
        <w:noProof/>
        <w:lang w:val="zh-CN"/>
      </w:rPr>
      <w:t>23</w:t>
    </w:r>
    <w:r w:rsidR="003B34A5">
      <w:rPr>
        <w:lang w:val="zh-CN"/>
      </w:rPr>
      <w:fldChar w:fldCharType="end"/>
    </w:r>
    <w:r>
      <w:rPr>
        <w:rFonts w:hint="eastAsia"/>
        <w:lang w:val="zh-CN"/>
      </w:rPr>
      <w:t>页</w:t>
    </w:r>
    <w:r>
      <w:rPr>
        <w:rFonts w:hint="eastAsia"/>
        <w:lang w:val="zh-CN"/>
      </w:rPr>
      <w:t xml:space="preserve"> </w:t>
    </w:r>
    <w:r>
      <w:rPr>
        <w:rFonts w:hint="eastAsia"/>
        <w:lang w:val="zh-CN"/>
      </w:rPr>
      <w:t>共</w:t>
    </w:r>
    <w:fldSimple w:instr=" NUMPAGES   \* MERGEFORMAT ">
      <w:r w:rsidR="00A01869" w:rsidRPr="00A01869">
        <w:rPr>
          <w:noProof/>
          <w:lang w:val="zh-CN"/>
        </w:rPr>
        <w:t>91</w:t>
      </w:r>
    </w:fldSimple>
    <w:r>
      <w:rPr>
        <w:rFonts w:hint="eastAsia"/>
        <w:lang w:val="zh-CN"/>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CF3" w:rsidRDefault="00CC4CF3" w:rsidP="009513D8">
      <w:r>
        <w:separator/>
      </w:r>
    </w:p>
  </w:footnote>
  <w:footnote w:type="continuationSeparator" w:id="0">
    <w:p w:rsidR="00CC4CF3" w:rsidRDefault="00CC4CF3" w:rsidP="009513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0394" w:rsidRDefault="002A0394" w:rsidP="005B5DA8">
    <w:pPr>
      <w:pStyle w:val="a3"/>
      <w:tabs>
        <w:tab w:val="clear" w:pos="4153"/>
        <w:tab w:val="clear" w:pos="8306"/>
        <w:tab w:val="center" w:pos="4870"/>
        <w:tab w:val="right" w:pos="9740"/>
      </w:tabs>
    </w:pPr>
    <w:r>
      <w:rPr>
        <w:rFonts w:eastAsia="黑体"/>
        <w:noProof/>
      </w:rPr>
      <w:drawing>
        <wp:inline distT="0" distB="0" distL="0" distR="0">
          <wp:extent cx="1837690" cy="301625"/>
          <wp:effectExtent l="0" t="0" r="0" b="3175"/>
          <wp:docPr id="122" name="图片 17" descr="中车青岛四方机车车辆股份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中车青岛四方机车车辆股份有限公司"/>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7690" cy="301625"/>
                  </a:xfrm>
                  <a:prstGeom prst="rect">
                    <a:avLst/>
                  </a:prstGeom>
                  <a:noFill/>
                  <a:ln>
                    <a:noFill/>
                  </a:ln>
                </pic:spPr>
              </pic:pic>
            </a:graphicData>
          </a:graphic>
        </wp:inline>
      </w:drawing>
    </w:r>
    <w:r>
      <w:rPr>
        <w:rFonts w:ascii="黑体" w:eastAsia="黑体" w:hAnsi="黑体" w:hint="eastAsia"/>
        <w:bCs/>
        <w:sz w:val="21"/>
        <w:szCs w:val="21"/>
      </w:rPr>
      <w:tab/>
      <w:t>列车控制及监视系统显示器需求方案</w:t>
    </w:r>
    <w:r>
      <w:t xml:space="preserve"> </w:t>
    </w:r>
    <w:r w:rsidRPr="00136EF1">
      <w:rPr>
        <w:rFonts w:ascii="黑体" w:eastAsia="黑体" w:hAnsi="黑体" w:hint="eastAsia"/>
        <w:sz w:val="21"/>
        <w:szCs w:val="21"/>
      </w:rPr>
      <w:tab/>
      <w:t>版本号：</w:t>
    </w:r>
    <w:fldSimple w:instr=" DOCPROPERTY  SFRevID  \* MERGEFORMAT ">
      <w:r w:rsidRPr="00136EF1">
        <w:rPr>
          <w:rFonts w:ascii="黑体" w:eastAsia="黑体" w:hAnsi="黑体"/>
          <w:sz w:val="21"/>
          <w:szCs w:val="21"/>
        </w:rPr>
        <w:t xml:space="preserve"> </w:t>
      </w:r>
    </w:fldSimple>
    <w:r>
      <w:rPr>
        <w:rFonts w:ascii="黑体" w:eastAsia="黑体" w:hAnsi="黑体"/>
        <w:sz w:val="21"/>
        <w:szCs w:val="21"/>
      </w:rPr>
      <w:t xml:space="preserve"> </w:t>
    </w:r>
    <w:fldSimple w:instr=" DOCPROPERTY  SFDocID  \* MERGEFORMAT ">
      <w:r w:rsidRPr="00136EF1">
        <w:rPr>
          <w:rFonts w:ascii="黑体" w:eastAsia="黑体" w:hAnsi="黑体"/>
          <w:sz w:val="21"/>
          <w:szCs w:val="21"/>
        </w:rPr>
        <w:t xml:space="preserve"> </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0394" w:rsidRDefault="002A0394" w:rsidP="00C309C7">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C8D"/>
    <w:multiLevelType w:val="hybridMultilevel"/>
    <w:tmpl w:val="0A1E8EDA"/>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nsid w:val="02FD4DFC"/>
    <w:multiLevelType w:val="multilevel"/>
    <w:tmpl w:val="F8187D3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6F929E3"/>
    <w:multiLevelType w:val="hybridMultilevel"/>
    <w:tmpl w:val="6AD01896"/>
    <w:lvl w:ilvl="0" w:tplc="D6A07262">
      <w:start w:val="1"/>
      <w:numFmt w:val="decimal"/>
      <w:lvlText w:val="3.%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7B44076"/>
    <w:multiLevelType w:val="hybridMultilevel"/>
    <w:tmpl w:val="4802F3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F03F29"/>
    <w:multiLevelType w:val="hybridMultilevel"/>
    <w:tmpl w:val="9AF4F75E"/>
    <w:lvl w:ilvl="0" w:tplc="3036FEF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E024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D2A3BA3"/>
    <w:multiLevelType w:val="hybridMultilevel"/>
    <w:tmpl w:val="28BC1190"/>
    <w:lvl w:ilvl="0" w:tplc="DEF86B56">
      <w:start w:val="1"/>
      <w:numFmt w:val="decimal"/>
      <w:lvlText w:val="%1.1"/>
      <w:lvlJc w:val="left"/>
      <w:pPr>
        <w:ind w:left="126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1D6BFE"/>
    <w:multiLevelType w:val="hybridMultilevel"/>
    <w:tmpl w:val="58D0BD88"/>
    <w:lvl w:ilvl="0" w:tplc="3036FEFE">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BE0183"/>
    <w:multiLevelType w:val="hybridMultilevel"/>
    <w:tmpl w:val="686A45A2"/>
    <w:lvl w:ilvl="0" w:tplc="88C69FD8">
      <w:start w:val="1"/>
      <w:numFmt w:val="decimal"/>
      <w:lvlText w:val="4.10.4.%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137F1CF6"/>
    <w:multiLevelType w:val="hybridMultilevel"/>
    <w:tmpl w:val="FEFA70AA"/>
    <w:lvl w:ilvl="0" w:tplc="81700C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D5287E"/>
    <w:multiLevelType w:val="hybridMultilevel"/>
    <w:tmpl w:val="B600CF7A"/>
    <w:lvl w:ilvl="0" w:tplc="029EDB1A">
      <w:start w:val="1"/>
      <w:numFmt w:val="decimal"/>
      <w:lvlText w:val="4.1%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68400E"/>
    <w:multiLevelType w:val="hybridMultilevel"/>
    <w:tmpl w:val="CED6A178"/>
    <w:lvl w:ilvl="0" w:tplc="3036FEFE">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C16E9B"/>
    <w:multiLevelType w:val="hybridMultilevel"/>
    <w:tmpl w:val="E8081908"/>
    <w:lvl w:ilvl="0" w:tplc="FD76315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2F49AC"/>
    <w:multiLevelType w:val="hybridMultilevel"/>
    <w:tmpl w:val="124655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F066AA1"/>
    <w:multiLevelType w:val="hybridMultilevel"/>
    <w:tmpl w:val="E3524BF4"/>
    <w:lvl w:ilvl="0" w:tplc="CD14F412">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65F3C89"/>
    <w:multiLevelType w:val="hybridMultilevel"/>
    <w:tmpl w:val="140C8E38"/>
    <w:lvl w:ilvl="0" w:tplc="FE329178">
      <w:start w:val="1"/>
      <w:numFmt w:val="decimal"/>
      <w:lvlText w:val="4.3.%1"/>
      <w:lvlJc w:val="left"/>
      <w:pPr>
        <w:ind w:left="2526"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9E2FD4"/>
    <w:multiLevelType w:val="hybridMultilevel"/>
    <w:tmpl w:val="1FCC364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C320F4"/>
    <w:multiLevelType w:val="hybridMultilevel"/>
    <w:tmpl w:val="DF94DDEC"/>
    <w:lvl w:ilvl="0" w:tplc="FFFFFFF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E971D3A"/>
    <w:multiLevelType w:val="hybridMultilevel"/>
    <w:tmpl w:val="CE0C39D6"/>
    <w:lvl w:ilvl="0" w:tplc="D5A0E18E">
      <w:start w:val="1"/>
      <w:numFmt w:val="decimal"/>
      <w:lvlText w:val="4.10.%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33E08E4"/>
    <w:multiLevelType w:val="hybridMultilevel"/>
    <w:tmpl w:val="7E702BCA"/>
    <w:lvl w:ilvl="0" w:tplc="ABB02CFE">
      <w:start w:val="1"/>
      <w:numFmt w:val="decimal"/>
      <w:lvlText w:val="4.%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BF85845"/>
    <w:multiLevelType w:val="hybridMultilevel"/>
    <w:tmpl w:val="3D684A98"/>
    <w:lvl w:ilvl="0" w:tplc="2F9CF8D0">
      <w:start w:val="1"/>
      <w:numFmt w:val="decimal"/>
      <w:lvlText w:val="4.8.%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nsid w:val="424B00EF"/>
    <w:multiLevelType w:val="hybridMultilevel"/>
    <w:tmpl w:val="FFE497BC"/>
    <w:lvl w:ilvl="0" w:tplc="3036FEF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CF5188B"/>
    <w:multiLevelType w:val="hybridMultilevel"/>
    <w:tmpl w:val="DD3CDEC0"/>
    <w:lvl w:ilvl="0" w:tplc="3036F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9562E9"/>
    <w:multiLevelType w:val="hybridMultilevel"/>
    <w:tmpl w:val="5EA09E54"/>
    <w:lvl w:ilvl="0" w:tplc="FE329178">
      <w:start w:val="1"/>
      <w:numFmt w:val="decimal"/>
      <w:lvlText w:val="4.3.%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4">
    <w:nsid w:val="4F541578"/>
    <w:multiLevelType w:val="hybridMultilevel"/>
    <w:tmpl w:val="BC4E93DC"/>
    <w:lvl w:ilvl="0" w:tplc="D6A07262">
      <w:start w:val="1"/>
      <w:numFmt w:val="decimal"/>
      <w:lvlText w:val="3.%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DC0AB7"/>
    <w:multiLevelType w:val="multilevel"/>
    <w:tmpl w:val="FCA29A6C"/>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8C54DB2"/>
    <w:multiLevelType w:val="hybridMultilevel"/>
    <w:tmpl w:val="404E5CFE"/>
    <w:lvl w:ilvl="0" w:tplc="0409000B">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7">
    <w:nsid w:val="592809F3"/>
    <w:multiLevelType w:val="hybridMultilevel"/>
    <w:tmpl w:val="B562EDEC"/>
    <w:lvl w:ilvl="0" w:tplc="029EDB1A">
      <w:start w:val="1"/>
      <w:numFmt w:val="decimal"/>
      <w:lvlText w:val="4.1%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5A524655"/>
    <w:multiLevelType w:val="hybridMultilevel"/>
    <w:tmpl w:val="72F828E6"/>
    <w:lvl w:ilvl="0" w:tplc="299E03CE">
      <w:start w:val="1"/>
      <w:numFmt w:val="decimal"/>
      <w:lvlText w:val="1.%1"/>
      <w:lvlJc w:val="left"/>
      <w:pPr>
        <w:ind w:left="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A540EF"/>
    <w:multiLevelType w:val="hybridMultilevel"/>
    <w:tmpl w:val="C59CA38A"/>
    <w:lvl w:ilvl="0" w:tplc="D5A0E18E">
      <w:start w:val="1"/>
      <w:numFmt w:val="decimal"/>
      <w:lvlText w:val="4.10.%1"/>
      <w:lvlJc w:val="left"/>
      <w:pPr>
        <w:ind w:left="1271"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1A13652"/>
    <w:multiLevelType w:val="hybridMultilevel"/>
    <w:tmpl w:val="5AC6E8EC"/>
    <w:lvl w:ilvl="0" w:tplc="50123D7A">
      <w:start w:val="1"/>
      <w:numFmt w:val="decimal"/>
      <w:lvlText w:val="4.2.%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644E4BE7"/>
    <w:multiLevelType w:val="hybridMultilevel"/>
    <w:tmpl w:val="2716FDFE"/>
    <w:lvl w:ilvl="0" w:tplc="8736B2B8">
      <w:start w:val="1"/>
      <w:numFmt w:val="decimal"/>
      <w:lvlText w:val="4.5.%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539088C"/>
    <w:multiLevelType w:val="hybridMultilevel"/>
    <w:tmpl w:val="335EF5EA"/>
    <w:lvl w:ilvl="0" w:tplc="3036FEF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7975E67"/>
    <w:multiLevelType w:val="hybridMultilevel"/>
    <w:tmpl w:val="D52EC16C"/>
    <w:lvl w:ilvl="0" w:tplc="8736B2B8">
      <w:start w:val="1"/>
      <w:numFmt w:val="decimal"/>
      <w:lvlText w:val="4.5.%1"/>
      <w:lvlJc w:val="left"/>
      <w:pPr>
        <w:ind w:left="15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FB5ABC"/>
    <w:multiLevelType w:val="hybridMultilevel"/>
    <w:tmpl w:val="67EAE4B2"/>
    <w:lvl w:ilvl="0" w:tplc="88C69FD8">
      <w:start w:val="1"/>
      <w:numFmt w:val="decimal"/>
      <w:lvlText w:val="4.10.4.%1"/>
      <w:lvlJc w:val="left"/>
      <w:pPr>
        <w:ind w:left="126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982671A"/>
    <w:multiLevelType w:val="hybridMultilevel"/>
    <w:tmpl w:val="2B46A8AE"/>
    <w:lvl w:ilvl="0" w:tplc="B76059E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AC482A"/>
    <w:multiLevelType w:val="hybridMultilevel"/>
    <w:tmpl w:val="E1A8A6A2"/>
    <w:lvl w:ilvl="0" w:tplc="04090001">
      <w:start w:val="1"/>
      <w:numFmt w:val="bullet"/>
      <w:lvlText w:val=""/>
      <w:lvlJc w:val="left"/>
      <w:pPr>
        <w:tabs>
          <w:tab w:val="num" w:pos="1155"/>
        </w:tabs>
        <w:ind w:left="1155" w:hanging="420"/>
      </w:pPr>
      <w:rPr>
        <w:rFonts w:ascii="Wingdings" w:hAnsi="Wingdings" w:hint="default"/>
      </w:rPr>
    </w:lvl>
    <w:lvl w:ilvl="1" w:tplc="04090019">
      <w:start w:val="1"/>
      <w:numFmt w:val="lowerLetter"/>
      <w:lvlText w:val="%2)"/>
      <w:lvlJc w:val="left"/>
      <w:pPr>
        <w:tabs>
          <w:tab w:val="num" w:pos="840"/>
        </w:tabs>
        <w:ind w:left="840" w:hanging="420"/>
      </w:pPr>
    </w:lvl>
    <w:lvl w:ilvl="2" w:tplc="0409000D">
      <w:start w:val="1"/>
      <w:numFmt w:val="bullet"/>
      <w:lvlText w:val=""/>
      <w:lvlJc w:val="left"/>
      <w:pPr>
        <w:tabs>
          <w:tab w:val="num" w:pos="1995"/>
        </w:tabs>
        <w:ind w:left="1995" w:hanging="420"/>
      </w:pPr>
      <w:rPr>
        <w:rFonts w:ascii="Wingdings" w:hAnsi="Wingdings" w:hint="default"/>
      </w:rPr>
    </w:lvl>
    <w:lvl w:ilvl="3" w:tplc="04090001">
      <w:start w:val="1"/>
      <w:numFmt w:val="bullet"/>
      <w:lvlText w:val=""/>
      <w:lvlJc w:val="left"/>
      <w:pPr>
        <w:tabs>
          <w:tab w:val="num" w:pos="2415"/>
        </w:tabs>
        <w:ind w:left="2415" w:hanging="420"/>
      </w:pPr>
      <w:rPr>
        <w:rFonts w:ascii="Wingdings" w:hAnsi="Wingdings" w:hint="default"/>
      </w:rPr>
    </w:lvl>
    <w:lvl w:ilvl="4" w:tplc="04090003">
      <w:start w:val="1"/>
      <w:numFmt w:val="bullet"/>
      <w:lvlText w:val=""/>
      <w:lvlJc w:val="left"/>
      <w:pPr>
        <w:tabs>
          <w:tab w:val="num" w:pos="2835"/>
        </w:tabs>
        <w:ind w:left="2835" w:hanging="420"/>
      </w:pPr>
      <w:rPr>
        <w:rFonts w:ascii="Wingdings" w:hAnsi="Wingdings" w:hint="default"/>
      </w:rPr>
    </w:lvl>
    <w:lvl w:ilvl="5" w:tplc="04090005">
      <w:start w:val="1"/>
      <w:numFmt w:val="bullet"/>
      <w:lvlText w:val=""/>
      <w:lvlJc w:val="left"/>
      <w:pPr>
        <w:tabs>
          <w:tab w:val="num" w:pos="3255"/>
        </w:tabs>
        <w:ind w:left="3255" w:hanging="420"/>
      </w:pPr>
      <w:rPr>
        <w:rFonts w:ascii="Wingdings" w:hAnsi="Wingdings" w:hint="default"/>
      </w:rPr>
    </w:lvl>
    <w:lvl w:ilvl="6" w:tplc="04090001">
      <w:start w:val="1"/>
      <w:numFmt w:val="bullet"/>
      <w:lvlText w:val=""/>
      <w:lvlJc w:val="left"/>
      <w:pPr>
        <w:tabs>
          <w:tab w:val="num" w:pos="3675"/>
        </w:tabs>
        <w:ind w:left="3675" w:hanging="420"/>
      </w:pPr>
      <w:rPr>
        <w:rFonts w:ascii="Wingdings" w:hAnsi="Wingdings" w:hint="default"/>
      </w:rPr>
    </w:lvl>
    <w:lvl w:ilvl="7" w:tplc="04090003">
      <w:start w:val="1"/>
      <w:numFmt w:val="bullet"/>
      <w:lvlText w:val=""/>
      <w:lvlJc w:val="left"/>
      <w:pPr>
        <w:tabs>
          <w:tab w:val="num" w:pos="4095"/>
        </w:tabs>
        <w:ind w:left="4095" w:hanging="420"/>
      </w:pPr>
      <w:rPr>
        <w:rFonts w:ascii="Wingdings" w:hAnsi="Wingdings" w:hint="default"/>
      </w:rPr>
    </w:lvl>
    <w:lvl w:ilvl="8" w:tplc="04090005">
      <w:start w:val="1"/>
      <w:numFmt w:val="bullet"/>
      <w:lvlText w:val=""/>
      <w:lvlJc w:val="left"/>
      <w:pPr>
        <w:tabs>
          <w:tab w:val="num" w:pos="4515"/>
        </w:tabs>
        <w:ind w:left="4515" w:hanging="420"/>
      </w:pPr>
      <w:rPr>
        <w:rFonts w:ascii="Wingdings" w:hAnsi="Wingdings" w:hint="default"/>
      </w:rPr>
    </w:lvl>
  </w:abstractNum>
  <w:abstractNum w:abstractNumId="37">
    <w:nsid w:val="6D91150E"/>
    <w:multiLevelType w:val="hybridMultilevel"/>
    <w:tmpl w:val="939EA978"/>
    <w:lvl w:ilvl="0" w:tplc="3036FEFE">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2C5634"/>
    <w:multiLevelType w:val="hybridMultilevel"/>
    <w:tmpl w:val="13EA769C"/>
    <w:lvl w:ilvl="0" w:tplc="50123D7A">
      <w:start w:val="1"/>
      <w:numFmt w:val="decimal"/>
      <w:lvlText w:val="4.2.%1"/>
      <w:lvlJc w:val="left"/>
      <w:pPr>
        <w:ind w:left="1266"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C553C4"/>
    <w:multiLevelType w:val="hybridMultilevel"/>
    <w:tmpl w:val="9A984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FC5337B"/>
    <w:multiLevelType w:val="hybridMultilevel"/>
    <w:tmpl w:val="A4FCF934"/>
    <w:lvl w:ilvl="0" w:tplc="FE329178">
      <w:start w:val="1"/>
      <w:numFmt w:val="decimal"/>
      <w:lvlText w:val="4.3.%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1">
    <w:nsid w:val="7161682C"/>
    <w:multiLevelType w:val="hybridMultilevel"/>
    <w:tmpl w:val="92766526"/>
    <w:lvl w:ilvl="0" w:tplc="89D2A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CB0814"/>
    <w:multiLevelType w:val="hybridMultilevel"/>
    <w:tmpl w:val="292E5320"/>
    <w:lvl w:ilvl="0" w:tplc="2F9CF8D0">
      <w:start w:val="1"/>
      <w:numFmt w:val="decimal"/>
      <w:lvlText w:val="4.8.%1"/>
      <w:lvlJc w:val="left"/>
      <w:pPr>
        <w:ind w:left="1266"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2"/>
  </w:num>
  <w:num w:numId="3">
    <w:abstractNumId w:val="7"/>
  </w:num>
  <w:num w:numId="4">
    <w:abstractNumId w:val="16"/>
  </w:num>
  <w:num w:numId="5">
    <w:abstractNumId w:val="0"/>
  </w:num>
  <w:num w:numId="6">
    <w:abstractNumId w:val="11"/>
  </w:num>
  <w:num w:numId="7">
    <w:abstractNumId w:val="4"/>
  </w:num>
  <w:num w:numId="8">
    <w:abstractNumId w:val="17"/>
  </w:num>
  <w:num w:numId="9">
    <w:abstractNumId w:val="35"/>
  </w:num>
  <w:num w:numId="10">
    <w:abstractNumId w:val="6"/>
  </w:num>
  <w:num w:numId="11">
    <w:abstractNumId w:val="14"/>
  </w:num>
  <w:num w:numId="12">
    <w:abstractNumId w:val="24"/>
  </w:num>
  <w:num w:numId="13">
    <w:abstractNumId w:val="2"/>
  </w:num>
  <w:num w:numId="14">
    <w:abstractNumId w:val="21"/>
  </w:num>
  <w:num w:numId="15">
    <w:abstractNumId w:val="37"/>
  </w:num>
  <w:num w:numId="16">
    <w:abstractNumId w:val="32"/>
  </w:num>
  <w:num w:numId="17">
    <w:abstractNumId w:val="10"/>
  </w:num>
  <w:num w:numId="18">
    <w:abstractNumId w:val="27"/>
  </w:num>
  <w:num w:numId="19">
    <w:abstractNumId w:val="19"/>
  </w:num>
  <w:num w:numId="20">
    <w:abstractNumId w:val="38"/>
  </w:num>
  <w:num w:numId="21">
    <w:abstractNumId w:val="30"/>
  </w:num>
  <w:num w:numId="22">
    <w:abstractNumId w:val="26"/>
  </w:num>
  <w:num w:numId="23">
    <w:abstractNumId w:val="13"/>
  </w:num>
  <w:num w:numId="24">
    <w:abstractNumId w:val="15"/>
  </w:num>
  <w:num w:numId="25">
    <w:abstractNumId w:val="23"/>
  </w:num>
  <w:num w:numId="26">
    <w:abstractNumId w:val="36"/>
    <w:lvlOverride w:ilvl="0"/>
    <w:lvlOverride w:ilvl="1">
      <w:startOverride w:val="1"/>
    </w:lvlOverride>
    <w:lvlOverride w:ilvl="2"/>
    <w:lvlOverride w:ilvl="3"/>
    <w:lvlOverride w:ilvl="4"/>
    <w:lvlOverride w:ilvl="5"/>
    <w:lvlOverride w:ilvl="6"/>
    <w:lvlOverride w:ilvl="7"/>
    <w:lvlOverride w:ilvl="8"/>
  </w:num>
  <w:num w:numId="27">
    <w:abstractNumId w:val="36"/>
  </w:num>
  <w:num w:numId="28">
    <w:abstractNumId w:val="33"/>
  </w:num>
  <w:num w:numId="29">
    <w:abstractNumId w:val="31"/>
  </w:num>
  <w:num w:numId="30">
    <w:abstractNumId w:val="42"/>
  </w:num>
  <w:num w:numId="31">
    <w:abstractNumId w:val="20"/>
  </w:num>
  <w:num w:numId="32">
    <w:abstractNumId w:val="29"/>
  </w:num>
  <w:num w:numId="33">
    <w:abstractNumId w:val="18"/>
  </w:num>
  <w:num w:numId="34">
    <w:abstractNumId w:val="3"/>
  </w:num>
  <w:num w:numId="35">
    <w:abstractNumId w:val="39"/>
  </w:num>
  <w:num w:numId="36">
    <w:abstractNumId w:val="34"/>
  </w:num>
  <w:num w:numId="37">
    <w:abstractNumId w:val="8"/>
  </w:num>
  <w:num w:numId="38">
    <w:abstractNumId w:val="40"/>
  </w:num>
  <w:num w:numId="39">
    <w:abstractNumId w:val="9"/>
  </w:num>
  <w:num w:numId="40">
    <w:abstractNumId w:val="28"/>
  </w:num>
  <w:num w:numId="41">
    <w:abstractNumId w:val="28"/>
  </w:num>
  <w:num w:numId="42">
    <w:abstractNumId w:val="1"/>
  </w:num>
  <w:num w:numId="43">
    <w:abstractNumId w:val="5"/>
  </w:num>
  <w:num w:numId="44">
    <w:abstractNumId w:val="25"/>
  </w:num>
  <w:num w:numId="45">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5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513D8"/>
    <w:rsid w:val="0000400F"/>
    <w:rsid w:val="00004323"/>
    <w:rsid w:val="00005FF4"/>
    <w:rsid w:val="00017552"/>
    <w:rsid w:val="000218CA"/>
    <w:rsid w:val="00037033"/>
    <w:rsid w:val="0004011C"/>
    <w:rsid w:val="00041A09"/>
    <w:rsid w:val="00043458"/>
    <w:rsid w:val="00046FC8"/>
    <w:rsid w:val="00050164"/>
    <w:rsid w:val="000532A8"/>
    <w:rsid w:val="000570F1"/>
    <w:rsid w:val="000658B9"/>
    <w:rsid w:val="00071BB2"/>
    <w:rsid w:val="00075C62"/>
    <w:rsid w:val="00080E53"/>
    <w:rsid w:val="00082252"/>
    <w:rsid w:val="00084D35"/>
    <w:rsid w:val="0008765B"/>
    <w:rsid w:val="00090E6A"/>
    <w:rsid w:val="00095E53"/>
    <w:rsid w:val="000A0010"/>
    <w:rsid w:val="000A04CC"/>
    <w:rsid w:val="000A0678"/>
    <w:rsid w:val="000A11D3"/>
    <w:rsid w:val="000A2088"/>
    <w:rsid w:val="000A3494"/>
    <w:rsid w:val="000A71C6"/>
    <w:rsid w:val="000C034F"/>
    <w:rsid w:val="000C32EB"/>
    <w:rsid w:val="000C5410"/>
    <w:rsid w:val="000D1B02"/>
    <w:rsid w:val="000D4FB7"/>
    <w:rsid w:val="000D7675"/>
    <w:rsid w:val="000D7704"/>
    <w:rsid w:val="000E5028"/>
    <w:rsid w:val="000E510F"/>
    <w:rsid w:val="000E6413"/>
    <w:rsid w:val="000F27DF"/>
    <w:rsid w:val="000F7EFA"/>
    <w:rsid w:val="00101583"/>
    <w:rsid w:val="00107211"/>
    <w:rsid w:val="001074EA"/>
    <w:rsid w:val="00112DF1"/>
    <w:rsid w:val="00120F21"/>
    <w:rsid w:val="00121ECF"/>
    <w:rsid w:val="00133907"/>
    <w:rsid w:val="00134E2E"/>
    <w:rsid w:val="001355CB"/>
    <w:rsid w:val="00141145"/>
    <w:rsid w:val="001424CC"/>
    <w:rsid w:val="0014653D"/>
    <w:rsid w:val="0015183F"/>
    <w:rsid w:val="00163A35"/>
    <w:rsid w:val="001642D2"/>
    <w:rsid w:val="00170427"/>
    <w:rsid w:val="00172B35"/>
    <w:rsid w:val="00177F03"/>
    <w:rsid w:val="00180EE3"/>
    <w:rsid w:val="001834BF"/>
    <w:rsid w:val="00196F65"/>
    <w:rsid w:val="001A0CEC"/>
    <w:rsid w:val="001B15BE"/>
    <w:rsid w:val="001B69B1"/>
    <w:rsid w:val="001C4F92"/>
    <w:rsid w:val="001D0D7A"/>
    <w:rsid w:val="001D2311"/>
    <w:rsid w:val="001E5B6E"/>
    <w:rsid w:val="00205B83"/>
    <w:rsid w:val="00214F34"/>
    <w:rsid w:val="00223109"/>
    <w:rsid w:val="00230B23"/>
    <w:rsid w:val="00231BB6"/>
    <w:rsid w:val="00232640"/>
    <w:rsid w:val="00236A2D"/>
    <w:rsid w:val="00243BD3"/>
    <w:rsid w:val="00255A8C"/>
    <w:rsid w:val="00255F11"/>
    <w:rsid w:val="00262999"/>
    <w:rsid w:val="00266E4D"/>
    <w:rsid w:val="002701BB"/>
    <w:rsid w:val="00275F13"/>
    <w:rsid w:val="00276EA4"/>
    <w:rsid w:val="00283E20"/>
    <w:rsid w:val="00284715"/>
    <w:rsid w:val="002879D8"/>
    <w:rsid w:val="00292AA3"/>
    <w:rsid w:val="00294015"/>
    <w:rsid w:val="002964A6"/>
    <w:rsid w:val="002A0394"/>
    <w:rsid w:val="002B2370"/>
    <w:rsid w:val="002C34DB"/>
    <w:rsid w:val="002D0B32"/>
    <w:rsid w:val="002D33D8"/>
    <w:rsid w:val="002D38C0"/>
    <w:rsid w:val="002D5E3D"/>
    <w:rsid w:val="002D77A5"/>
    <w:rsid w:val="002E1E0E"/>
    <w:rsid w:val="002F32C7"/>
    <w:rsid w:val="00300826"/>
    <w:rsid w:val="00302BAA"/>
    <w:rsid w:val="00306EA9"/>
    <w:rsid w:val="003078B1"/>
    <w:rsid w:val="00321563"/>
    <w:rsid w:val="0032526F"/>
    <w:rsid w:val="0032628D"/>
    <w:rsid w:val="00331B90"/>
    <w:rsid w:val="00331C42"/>
    <w:rsid w:val="00340952"/>
    <w:rsid w:val="00342461"/>
    <w:rsid w:val="00342469"/>
    <w:rsid w:val="00343E8C"/>
    <w:rsid w:val="003451A1"/>
    <w:rsid w:val="00346E71"/>
    <w:rsid w:val="003512F1"/>
    <w:rsid w:val="0036024D"/>
    <w:rsid w:val="00370ECC"/>
    <w:rsid w:val="00372EBA"/>
    <w:rsid w:val="003863B0"/>
    <w:rsid w:val="0039121F"/>
    <w:rsid w:val="00396D97"/>
    <w:rsid w:val="003A1C9E"/>
    <w:rsid w:val="003A416C"/>
    <w:rsid w:val="003B0845"/>
    <w:rsid w:val="003B34A5"/>
    <w:rsid w:val="003D35AE"/>
    <w:rsid w:val="003D3A4B"/>
    <w:rsid w:val="003D41F8"/>
    <w:rsid w:val="003F274F"/>
    <w:rsid w:val="003F3821"/>
    <w:rsid w:val="003F3AD1"/>
    <w:rsid w:val="004012AF"/>
    <w:rsid w:val="00402413"/>
    <w:rsid w:val="00406608"/>
    <w:rsid w:val="00416AB1"/>
    <w:rsid w:val="004175B7"/>
    <w:rsid w:val="00423E41"/>
    <w:rsid w:val="00430147"/>
    <w:rsid w:val="00432B3C"/>
    <w:rsid w:val="00435B2B"/>
    <w:rsid w:val="0044120F"/>
    <w:rsid w:val="00441A65"/>
    <w:rsid w:val="00442D12"/>
    <w:rsid w:val="00444BAE"/>
    <w:rsid w:val="004465BD"/>
    <w:rsid w:val="00453101"/>
    <w:rsid w:val="004532B9"/>
    <w:rsid w:val="004549E4"/>
    <w:rsid w:val="00457B1D"/>
    <w:rsid w:val="00457D73"/>
    <w:rsid w:val="0046414E"/>
    <w:rsid w:val="0046431B"/>
    <w:rsid w:val="0046732B"/>
    <w:rsid w:val="00485FE3"/>
    <w:rsid w:val="004938DC"/>
    <w:rsid w:val="004943DE"/>
    <w:rsid w:val="00495A21"/>
    <w:rsid w:val="004A3F24"/>
    <w:rsid w:val="004A58AF"/>
    <w:rsid w:val="004B0AA3"/>
    <w:rsid w:val="004B165C"/>
    <w:rsid w:val="004B4183"/>
    <w:rsid w:val="004B7FE7"/>
    <w:rsid w:val="004C0E90"/>
    <w:rsid w:val="004C21BB"/>
    <w:rsid w:val="004D3151"/>
    <w:rsid w:val="004E645E"/>
    <w:rsid w:val="004F0230"/>
    <w:rsid w:val="004F1F7B"/>
    <w:rsid w:val="004F7CA9"/>
    <w:rsid w:val="00503EEB"/>
    <w:rsid w:val="00504411"/>
    <w:rsid w:val="00505E01"/>
    <w:rsid w:val="005100F7"/>
    <w:rsid w:val="00513C49"/>
    <w:rsid w:val="005151B0"/>
    <w:rsid w:val="00521FB8"/>
    <w:rsid w:val="00522391"/>
    <w:rsid w:val="00530DFE"/>
    <w:rsid w:val="005337CC"/>
    <w:rsid w:val="00534EE8"/>
    <w:rsid w:val="00541CC8"/>
    <w:rsid w:val="005429CD"/>
    <w:rsid w:val="00545898"/>
    <w:rsid w:val="005466B0"/>
    <w:rsid w:val="005508D9"/>
    <w:rsid w:val="00556198"/>
    <w:rsid w:val="00557C14"/>
    <w:rsid w:val="0056377A"/>
    <w:rsid w:val="00563AE4"/>
    <w:rsid w:val="00565226"/>
    <w:rsid w:val="005668DA"/>
    <w:rsid w:val="00576F46"/>
    <w:rsid w:val="005867AB"/>
    <w:rsid w:val="00593D15"/>
    <w:rsid w:val="00596441"/>
    <w:rsid w:val="005A1910"/>
    <w:rsid w:val="005B2843"/>
    <w:rsid w:val="005B2D1B"/>
    <w:rsid w:val="005B5DA8"/>
    <w:rsid w:val="005B77D7"/>
    <w:rsid w:val="005C5330"/>
    <w:rsid w:val="005C678F"/>
    <w:rsid w:val="005D3FE5"/>
    <w:rsid w:val="005E2861"/>
    <w:rsid w:val="005E4346"/>
    <w:rsid w:val="005E56F0"/>
    <w:rsid w:val="005F2BA1"/>
    <w:rsid w:val="005F5163"/>
    <w:rsid w:val="0060387B"/>
    <w:rsid w:val="0061191B"/>
    <w:rsid w:val="00611CE6"/>
    <w:rsid w:val="00615CA5"/>
    <w:rsid w:val="00617BD8"/>
    <w:rsid w:val="0062057A"/>
    <w:rsid w:val="0062091F"/>
    <w:rsid w:val="00621E47"/>
    <w:rsid w:val="0062252C"/>
    <w:rsid w:val="00627F49"/>
    <w:rsid w:val="00630ABD"/>
    <w:rsid w:val="006315F1"/>
    <w:rsid w:val="00631C1E"/>
    <w:rsid w:val="006338B2"/>
    <w:rsid w:val="00633EC0"/>
    <w:rsid w:val="00633F45"/>
    <w:rsid w:val="006366D0"/>
    <w:rsid w:val="006452AA"/>
    <w:rsid w:val="00652988"/>
    <w:rsid w:val="00657C3E"/>
    <w:rsid w:val="006639FB"/>
    <w:rsid w:val="006658B4"/>
    <w:rsid w:val="006743FD"/>
    <w:rsid w:val="006838B1"/>
    <w:rsid w:val="00683BC4"/>
    <w:rsid w:val="00686D21"/>
    <w:rsid w:val="00686D8F"/>
    <w:rsid w:val="006902C9"/>
    <w:rsid w:val="00694302"/>
    <w:rsid w:val="006A16F6"/>
    <w:rsid w:val="006A3AB5"/>
    <w:rsid w:val="006A5BC5"/>
    <w:rsid w:val="006B1827"/>
    <w:rsid w:val="006C0C37"/>
    <w:rsid w:val="006C39B0"/>
    <w:rsid w:val="006C593C"/>
    <w:rsid w:val="006D2B40"/>
    <w:rsid w:val="006E0E97"/>
    <w:rsid w:val="006E2D63"/>
    <w:rsid w:val="006E6103"/>
    <w:rsid w:val="006F1F96"/>
    <w:rsid w:val="006F472A"/>
    <w:rsid w:val="00705910"/>
    <w:rsid w:val="007075AB"/>
    <w:rsid w:val="00722510"/>
    <w:rsid w:val="00722CA1"/>
    <w:rsid w:val="00724FDC"/>
    <w:rsid w:val="00725FDC"/>
    <w:rsid w:val="007327D8"/>
    <w:rsid w:val="00745DB8"/>
    <w:rsid w:val="007466EB"/>
    <w:rsid w:val="00750C7C"/>
    <w:rsid w:val="00752DD8"/>
    <w:rsid w:val="0076072F"/>
    <w:rsid w:val="007716A0"/>
    <w:rsid w:val="007719A4"/>
    <w:rsid w:val="00781EF4"/>
    <w:rsid w:val="00782E1C"/>
    <w:rsid w:val="00784290"/>
    <w:rsid w:val="00786E2F"/>
    <w:rsid w:val="00791FD3"/>
    <w:rsid w:val="00793FE9"/>
    <w:rsid w:val="007954B7"/>
    <w:rsid w:val="007A3F53"/>
    <w:rsid w:val="007A4D6C"/>
    <w:rsid w:val="007A724B"/>
    <w:rsid w:val="007A72F9"/>
    <w:rsid w:val="007A75A3"/>
    <w:rsid w:val="007B64C3"/>
    <w:rsid w:val="007B708A"/>
    <w:rsid w:val="007C1703"/>
    <w:rsid w:val="007C2D2B"/>
    <w:rsid w:val="007D44D4"/>
    <w:rsid w:val="007E24F6"/>
    <w:rsid w:val="007E4D9D"/>
    <w:rsid w:val="007F3B46"/>
    <w:rsid w:val="008019FE"/>
    <w:rsid w:val="008042F9"/>
    <w:rsid w:val="0080569A"/>
    <w:rsid w:val="0080658E"/>
    <w:rsid w:val="00811DB2"/>
    <w:rsid w:val="00816207"/>
    <w:rsid w:val="008172A0"/>
    <w:rsid w:val="00821418"/>
    <w:rsid w:val="008237A9"/>
    <w:rsid w:val="00830D21"/>
    <w:rsid w:val="008324A6"/>
    <w:rsid w:val="00832D2B"/>
    <w:rsid w:val="00847C30"/>
    <w:rsid w:val="00847EAF"/>
    <w:rsid w:val="00853DE6"/>
    <w:rsid w:val="008718F5"/>
    <w:rsid w:val="008727F1"/>
    <w:rsid w:val="00873728"/>
    <w:rsid w:val="008765B6"/>
    <w:rsid w:val="00883F71"/>
    <w:rsid w:val="00886E16"/>
    <w:rsid w:val="00895306"/>
    <w:rsid w:val="008A0C35"/>
    <w:rsid w:val="008B18A1"/>
    <w:rsid w:val="008B26DD"/>
    <w:rsid w:val="008B57FB"/>
    <w:rsid w:val="008B6DC6"/>
    <w:rsid w:val="008C3D13"/>
    <w:rsid w:val="008D38D8"/>
    <w:rsid w:val="008D483A"/>
    <w:rsid w:val="008E0C0B"/>
    <w:rsid w:val="008E3B5E"/>
    <w:rsid w:val="008F21E8"/>
    <w:rsid w:val="008F390A"/>
    <w:rsid w:val="008F7F65"/>
    <w:rsid w:val="00902F01"/>
    <w:rsid w:val="00905996"/>
    <w:rsid w:val="009105F6"/>
    <w:rsid w:val="00912493"/>
    <w:rsid w:val="00915660"/>
    <w:rsid w:val="00915CD1"/>
    <w:rsid w:val="00921958"/>
    <w:rsid w:val="009237BB"/>
    <w:rsid w:val="009241FD"/>
    <w:rsid w:val="009247BC"/>
    <w:rsid w:val="00932936"/>
    <w:rsid w:val="0094360D"/>
    <w:rsid w:val="009447E7"/>
    <w:rsid w:val="009513D8"/>
    <w:rsid w:val="009556C5"/>
    <w:rsid w:val="00961A6D"/>
    <w:rsid w:val="009631EE"/>
    <w:rsid w:val="00972B67"/>
    <w:rsid w:val="00973418"/>
    <w:rsid w:val="00973DAF"/>
    <w:rsid w:val="00973FDD"/>
    <w:rsid w:val="009743C8"/>
    <w:rsid w:val="00980900"/>
    <w:rsid w:val="00980BE2"/>
    <w:rsid w:val="009861AB"/>
    <w:rsid w:val="009917D8"/>
    <w:rsid w:val="009944C9"/>
    <w:rsid w:val="00994AB8"/>
    <w:rsid w:val="009A2D63"/>
    <w:rsid w:val="009A64DE"/>
    <w:rsid w:val="009B0E96"/>
    <w:rsid w:val="009B1338"/>
    <w:rsid w:val="009B15DD"/>
    <w:rsid w:val="009B37E8"/>
    <w:rsid w:val="009B3ADA"/>
    <w:rsid w:val="009B5E9E"/>
    <w:rsid w:val="009C37C2"/>
    <w:rsid w:val="009C6A4F"/>
    <w:rsid w:val="009D0E6B"/>
    <w:rsid w:val="009D0F2A"/>
    <w:rsid w:val="009E326D"/>
    <w:rsid w:val="009F3903"/>
    <w:rsid w:val="009F427D"/>
    <w:rsid w:val="009F4E57"/>
    <w:rsid w:val="009F7978"/>
    <w:rsid w:val="00A01869"/>
    <w:rsid w:val="00A03E70"/>
    <w:rsid w:val="00A04330"/>
    <w:rsid w:val="00A04508"/>
    <w:rsid w:val="00A1354C"/>
    <w:rsid w:val="00A158CB"/>
    <w:rsid w:val="00A165F9"/>
    <w:rsid w:val="00A17C9D"/>
    <w:rsid w:val="00A302CA"/>
    <w:rsid w:val="00A31C7D"/>
    <w:rsid w:val="00A343B2"/>
    <w:rsid w:val="00A41FD9"/>
    <w:rsid w:val="00A42E91"/>
    <w:rsid w:val="00A45564"/>
    <w:rsid w:val="00A53D5E"/>
    <w:rsid w:val="00A67069"/>
    <w:rsid w:val="00A67454"/>
    <w:rsid w:val="00A72768"/>
    <w:rsid w:val="00A74202"/>
    <w:rsid w:val="00A7479F"/>
    <w:rsid w:val="00A753D6"/>
    <w:rsid w:val="00A8576E"/>
    <w:rsid w:val="00A874DE"/>
    <w:rsid w:val="00A90CC5"/>
    <w:rsid w:val="00A91673"/>
    <w:rsid w:val="00A96177"/>
    <w:rsid w:val="00AA1179"/>
    <w:rsid w:val="00AA60B2"/>
    <w:rsid w:val="00AB09A9"/>
    <w:rsid w:val="00AB73B2"/>
    <w:rsid w:val="00AC0D5A"/>
    <w:rsid w:val="00AC121E"/>
    <w:rsid w:val="00AC167D"/>
    <w:rsid w:val="00AC670F"/>
    <w:rsid w:val="00AC6D0F"/>
    <w:rsid w:val="00AC7F56"/>
    <w:rsid w:val="00AD2596"/>
    <w:rsid w:val="00AD2B20"/>
    <w:rsid w:val="00AD4A74"/>
    <w:rsid w:val="00AE1FBB"/>
    <w:rsid w:val="00AE6794"/>
    <w:rsid w:val="00AE7620"/>
    <w:rsid w:val="00AF37BF"/>
    <w:rsid w:val="00AF3C4D"/>
    <w:rsid w:val="00B00CFC"/>
    <w:rsid w:val="00B06344"/>
    <w:rsid w:val="00B12AA5"/>
    <w:rsid w:val="00B13095"/>
    <w:rsid w:val="00B14893"/>
    <w:rsid w:val="00B2074F"/>
    <w:rsid w:val="00B22315"/>
    <w:rsid w:val="00B2777B"/>
    <w:rsid w:val="00B36A21"/>
    <w:rsid w:val="00B442F1"/>
    <w:rsid w:val="00B45B55"/>
    <w:rsid w:val="00B46159"/>
    <w:rsid w:val="00B463FE"/>
    <w:rsid w:val="00B47FAB"/>
    <w:rsid w:val="00B50029"/>
    <w:rsid w:val="00B5508C"/>
    <w:rsid w:val="00B57ADE"/>
    <w:rsid w:val="00B6420D"/>
    <w:rsid w:val="00B65CA0"/>
    <w:rsid w:val="00B667BF"/>
    <w:rsid w:val="00B7495C"/>
    <w:rsid w:val="00B74CB1"/>
    <w:rsid w:val="00B754F4"/>
    <w:rsid w:val="00B77C1F"/>
    <w:rsid w:val="00B823EE"/>
    <w:rsid w:val="00B85B9F"/>
    <w:rsid w:val="00B874CC"/>
    <w:rsid w:val="00B91716"/>
    <w:rsid w:val="00BA0C14"/>
    <w:rsid w:val="00BA5768"/>
    <w:rsid w:val="00BB3158"/>
    <w:rsid w:val="00BB638A"/>
    <w:rsid w:val="00BC08C3"/>
    <w:rsid w:val="00BC09A5"/>
    <w:rsid w:val="00BC2577"/>
    <w:rsid w:val="00BC46EC"/>
    <w:rsid w:val="00BD108B"/>
    <w:rsid w:val="00BD644E"/>
    <w:rsid w:val="00BE2EFD"/>
    <w:rsid w:val="00BE5FEE"/>
    <w:rsid w:val="00BF077E"/>
    <w:rsid w:val="00BF1323"/>
    <w:rsid w:val="00BF389F"/>
    <w:rsid w:val="00BF3DBD"/>
    <w:rsid w:val="00BF42D8"/>
    <w:rsid w:val="00BF6185"/>
    <w:rsid w:val="00C00A04"/>
    <w:rsid w:val="00C02E77"/>
    <w:rsid w:val="00C07F86"/>
    <w:rsid w:val="00C14D07"/>
    <w:rsid w:val="00C20F29"/>
    <w:rsid w:val="00C22B02"/>
    <w:rsid w:val="00C24126"/>
    <w:rsid w:val="00C242BC"/>
    <w:rsid w:val="00C24E13"/>
    <w:rsid w:val="00C309C7"/>
    <w:rsid w:val="00C33267"/>
    <w:rsid w:val="00C42398"/>
    <w:rsid w:val="00C43698"/>
    <w:rsid w:val="00C4592D"/>
    <w:rsid w:val="00C4749C"/>
    <w:rsid w:val="00C51FD6"/>
    <w:rsid w:val="00C55B67"/>
    <w:rsid w:val="00C56030"/>
    <w:rsid w:val="00C567F4"/>
    <w:rsid w:val="00C57035"/>
    <w:rsid w:val="00C70041"/>
    <w:rsid w:val="00C71836"/>
    <w:rsid w:val="00C75DA2"/>
    <w:rsid w:val="00C80277"/>
    <w:rsid w:val="00C810F9"/>
    <w:rsid w:val="00C94FA8"/>
    <w:rsid w:val="00C9539D"/>
    <w:rsid w:val="00C958B4"/>
    <w:rsid w:val="00C97022"/>
    <w:rsid w:val="00C973AC"/>
    <w:rsid w:val="00C97F58"/>
    <w:rsid w:val="00CA088F"/>
    <w:rsid w:val="00CA6524"/>
    <w:rsid w:val="00CA77F7"/>
    <w:rsid w:val="00CB55D2"/>
    <w:rsid w:val="00CC4CF3"/>
    <w:rsid w:val="00CC5A0A"/>
    <w:rsid w:val="00CD5658"/>
    <w:rsid w:val="00CF1EBB"/>
    <w:rsid w:val="00CF30C6"/>
    <w:rsid w:val="00CF4C6E"/>
    <w:rsid w:val="00CF5B4C"/>
    <w:rsid w:val="00CF66DC"/>
    <w:rsid w:val="00D00E6E"/>
    <w:rsid w:val="00D04E2E"/>
    <w:rsid w:val="00D10992"/>
    <w:rsid w:val="00D126CB"/>
    <w:rsid w:val="00D1431E"/>
    <w:rsid w:val="00D16896"/>
    <w:rsid w:val="00D17391"/>
    <w:rsid w:val="00D25F0B"/>
    <w:rsid w:val="00D3434F"/>
    <w:rsid w:val="00D44A94"/>
    <w:rsid w:val="00D51C64"/>
    <w:rsid w:val="00D55B58"/>
    <w:rsid w:val="00D573CC"/>
    <w:rsid w:val="00D57531"/>
    <w:rsid w:val="00D61954"/>
    <w:rsid w:val="00D75C72"/>
    <w:rsid w:val="00D862F3"/>
    <w:rsid w:val="00D97FB1"/>
    <w:rsid w:val="00DA0954"/>
    <w:rsid w:val="00DA1182"/>
    <w:rsid w:val="00DA1521"/>
    <w:rsid w:val="00DA27B7"/>
    <w:rsid w:val="00DA4A00"/>
    <w:rsid w:val="00DA55BC"/>
    <w:rsid w:val="00DC2D66"/>
    <w:rsid w:val="00DC2E50"/>
    <w:rsid w:val="00DC4647"/>
    <w:rsid w:val="00DC46E5"/>
    <w:rsid w:val="00DC4DC3"/>
    <w:rsid w:val="00DC7F9A"/>
    <w:rsid w:val="00DD68CA"/>
    <w:rsid w:val="00DE0143"/>
    <w:rsid w:val="00DE3055"/>
    <w:rsid w:val="00DF704B"/>
    <w:rsid w:val="00DF78B8"/>
    <w:rsid w:val="00E0185A"/>
    <w:rsid w:val="00E01E3B"/>
    <w:rsid w:val="00E04624"/>
    <w:rsid w:val="00E14650"/>
    <w:rsid w:val="00E156E7"/>
    <w:rsid w:val="00E1633C"/>
    <w:rsid w:val="00E227BD"/>
    <w:rsid w:val="00E26D52"/>
    <w:rsid w:val="00E31971"/>
    <w:rsid w:val="00E33B68"/>
    <w:rsid w:val="00E34331"/>
    <w:rsid w:val="00E425D5"/>
    <w:rsid w:val="00E42F75"/>
    <w:rsid w:val="00E456F1"/>
    <w:rsid w:val="00E53186"/>
    <w:rsid w:val="00E549D7"/>
    <w:rsid w:val="00E6084E"/>
    <w:rsid w:val="00E65E68"/>
    <w:rsid w:val="00E67588"/>
    <w:rsid w:val="00E7072F"/>
    <w:rsid w:val="00E75EFD"/>
    <w:rsid w:val="00E7765C"/>
    <w:rsid w:val="00E861E7"/>
    <w:rsid w:val="00E90B5F"/>
    <w:rsid w:val="00E91FD7"/>
    <w:rsid w:val="00E924BC"/>
    <w:rsid w:val="00E9795F"/>
    <w:rsid w:val="00EA5267"/>
    <w:rsid w:val="00EA6AB1"/>
    <w:rsid w:val="00EB0224"/>
    <w:rsid w:val="00EB11C0"/>
    <w:rsid w:val="00EB4E81"/>
    <w:rsid w:val="00EB5C68"/>
    <w:rsid w:val="00EB610D"/>
    <w:rsid w:val="00EB72D7"/>
    <w:rsid w:val="00ED2FF3"/>
    <w:rsid w:val="00ED36ED"/>
    <w:rsid w:val="00ED51AB"/>
    <w:rsid w:val="00EE3818"/>
    <w:rsid w:val="00EE7627"/>
    <w:rsid w:val="00EF5C95"/>
    <w:rsid w:val="00F06694"/>
    <w:rsid w:val="00F14E0F"/>
    <w:rsid w:val="00F211A4"/>
    <w:rsid w:val="00F213D2"/>
    <w:rsid w:val="00F35DEF"/>
    <w:rsid w:val="00F365AB"/>
    <w:rsid w:val="00F37739"/>
    <w:rsid w:val="00F41448"/>
    <w:rsid w:val="00F4295F"/>
    <w:rsid w:val="00F439A5"/>
    <w:rsid w:val="00F43D50"/>
    <w:rsid w:val="00F56CB0"/>
    <w:rsid w:val="00F56EBD"/>
    <w:rsid w:val="00F6129D"/>
    <w:rsid w:val="00F62D9C"/>
    <w:rsid w:val="00F727F6"/>
    <w:rsid w:val="00F73220"/>
    <w:rsid w:val="00F73EA1"/>
    <w:rsid w:val="00F82893"/>
    <w:rsid w:val="00F859B7"/>
    <w:rsid w:val="00F911E4"/>
    <w:rsid w:val="00F93F3D"/>
    <w:rsid w:val="00FA21F9"/>
    <w:rsid w:val="00FB1E25"/>
    <w:rsid w:val="00FB3D73"/>
    <w:rsid w:val="00FB4046"/>
    <w:rsid w:val="00FB5DD9"/>
    <w:rsid w:val="00FC3091"/>
    <w:rsid w:val="00FC30C4"/>
    <w:rsid w:val="00FC5EC9"/>
    <w:rsid w:val="00FC69E7"/>
    <w:rsid w:val="00FD6117"/>
    <w:rsid w:val="00FE169B"/>
    <w:rsid w:val="00FF3A48"/>
    <w:rsid w:val="00FF3D08"/>
    <w:rsid w:val="00FF42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13D8"/>
    <w:pPr>
      <w:widowControl w:val="0"/>
      <w:jc w:val="both"/>
    </w:pPr>
    <w:rPr>
      <w:rFonts w:ascii="Times New Roman" w:hAnsi="Times New Roman"/>
      <w:kern w:val="2"/>
      <w:sz w:val="21"/>
      <w:szCs w:val="24"/>
    </w:rPr>
  </w:style>
  <w:style w:type="paragraph" w:styleId="1">
    <w:name w:val="heading 1"/>
    <w:basedOn w:val="a"/>
    <w:next w:val="a"/>
    <w:link w:val="1Char"/>
    <w:qFormat/>
    <w:rsid w:val="00090E6A"/>
    <w:pPr>
      <w:numPr>
        <w:numId w:val="44"/>
      </w:numPr>
      <w:outlineLvl w:val="0"/>
    </w:pPr>
    <w:rPr>
      <w:b/>
      <w:sz w:val="32"/>
    </w:rPr>
  </w:style>
  <w:style w:type="paragraph" w:styleId="2">
    <w:name w:val="heading 2"/>
    <w:basedOn w:val="1"/>
    <w:next w:val="a"/>
    <w:link w:val="2Char"/>
    <w:uiPriority w:val="9"/>
    <w:unhideWhenUsed/>
    <w:qFormat/>
    <w:rsid w:val="00090E6A"/>
    <w:pPr>
      <w:numPr>
        <w:ilvl w:val="1"/>
      </w:numPr>
      <w:outlineLvl w:val="1"/>
    </w:pPr>
    <w:rPr>
      <w:sz w:val="30"/>
    </w:rPr>
  </w:style>
  <w:style w:type="paragraph" w:styleId="3">
    <w:name w:val="heading 3"/>
    <w:basedOn w:val="2"/>
    <w:next w:val="a"/>
    <w:link w:val="3Char"/>
    <w:uiPriority w:val="9"/>
    <w:unhideWhenUsed/>
    <w:qFormat/>
    <w:rsid w:val="00A74202"/>
    <w:pPr>
      <w:numPr>
        <w:ilvl w:val="2"/>
      </w:numPr>
      <w:ind w:left="1588" w:hanging="737"/>
      <w:outlineLvl w:val="2"/>
    </w:pPr>
    <w:rPr>
      <w:sz w:val="28"/>
    </w:rPr>
  </w:style>
  <w:style w:type="paragraph" w:styleId="4">
    <w:name w:val="heading 4"/>
    <w:basedOn w:val="3"/>
    <w:next w:val="a"/>
    <w:link w:val="4Char"/>
    <w:qFormat/>
    <w:rsid w:val="009F427D"/>
    <w:pPr>
      <w:numPr>
        <w:ilvl w:val="3"/>
      </w:numPr>
      <w:spacing w:line="360" w:lineRule="auto"/>
      <w:ind w:left="1985" w:rightChars="100" w:right="100" w:hanging="709"/>
      <w:jc w:val="left"/>
      <w:outlineLvl w:val="3"/>
    </w:pPr>
    <w:rPr>
      <w:rFonts w:ascii="Cambria" w:hAnsi="Cambria"/>
      <w:bCs/>
      <w:sz w:val="24"/>
      <w:szCs w:val="28"/>
      <w:lang w:val="fr-F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13D8"/>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9513D8"/>
    <w:rPr>
      <w:sz w:val="18"/>
      <w:szCs w:val="18"/>
    </w:rPr>
  </w:style>
  <w:style w:type="paragraph" w:styleId="a4">
    <w:name w:val="footer"/>
    <w:basedOn w:val="a"/>
    <w:link w:val="Char0"/>
    <w:uiPriority w:val="99"/>
    <w:unhideWhenUsed/>
    <w:rsid w:val="009513D8"/>
    <w:pPr>
      <w:tabs>
        <w:tab w:val="center" w:pos="4153"/>
        <w:tab w:val="right" w:pos="8306"/>
      </w:tabs>
      <w:snapToGrid w:val="0"/>
      <w:jc w:val="left"/>
    </w:pPr>
    <w:rPr>
      <w:sz w:val="18"/>
      <w:szCs w:val="18"/>
    </w:rPr>
  </w:style>
  <w:style w:type="character" w:customStyle="1" w:styleId="Char0">
    <w:name w:val="页脚 Char"/>
    <w:link w:val="a4"/>
    <w:uiPriority w:val="99"/>
    <w:rsid w:val="009513D8"/>
    <w:rPr>
      <w:sz w:val="18"/>
      <w:szCs w:val="18"/>
    </w:rPr>
  </w:style>
  <w:style w:type="paragraph" w:styleId="a5">
    <w:name w:val="Balloon Text"/>
    <w:basedOn w:val="a"/>
    <w:link w:val="Char1"/>
    <w:uiPriority w:val="99"/>
    <w:semiHidden/>
    <w:unhideWhenUsed/>
    <w:rsid w:val="009513D8"/>
    <w:rPr>
      <w:sz w:val="18"/>
      <w:szCs w:val="18"/>
    </w:rPr>
  </w:style>
  <w:style w:type="character" w:customStyle="1" w:styleId="Char1">
    <w:name w:val="批注框文本 Char"/>
    <w:link w:val="a5"/>
    <w:uiPriority w:val="99"/>
    <w:semiHidden/>
    <w:rsid w:val="009513D8"/>
    <w:rPr>
      <w:rFonts w:ascii="Times New Roman" w:eastAsia="宋体" w:hAnsi="Times New Roman" w:cs="Times New Roman"/>
      <w:sz w:val="18"/>
      <w:szCs w:val="18"/>
    </w:rPr>
  </w:style>
  <w:style w:type="paragraph" w:styleId="a6">
    <w:name w:val="List Paragraph"/>
    <w:basedOn w:val="a"/>
    <w:uiPriority w:val="34"/>
    <w:qFormat/>
    <w:rsid w:val="009513D8"/>
    <w:pPr>
      <w:ind w:firstLineChars="200" w:firstLine="420"/>
    </w:pPr>
  </w:style>
  <w:style w:type="character" w:customStyle="1" w:styleId="1Char">
    <w:name w:val="标题 1 Char"/>
    <w:link w:val="1"/>
    <w:rsid w:val="00090E6A"/>
    <w:rPr>
      <w:rFonts w:ascii="Times New Roman" w:hAnsi="Times New Roman"/>
      <w:b/>
      <w:kern w:val="2"/>
      <w:sz w:val="32"/>
      <w:szCs w:val="24"/>
    </w:rPr>
  </w:style>
  <w:style w:type="character" w:customStyle="1" w:styleId="4Char">
    <w:name w:val="标题 4 Char"/>
    <w:link w:val="4"/>
    <w:rsid w:val="009F427D"/>
    <w:rPr>
      <w:rFonts w:ascii="Cambria" w:hAnsi="Cambria"/>
      <w:b/>
      <w:bCs/>
      <w:kern w:val="2"/>
      <w:sz w:val="24"/>
      <w:szCs w:val="28"/>
      <w:lang w:val="fr-FR"/>
    </w:rPr>
  </w:style>
  <w:style w:type="character" w:customStyle="1" w:styleId="1CharChar">
    <w:name w:val="1 Char Char"/>
    <w:link w:val="10"/>
    <w:rsid w:val="009556C5"/>
    <w:rPr>
      <w:rFonts w:eastAsia="黑体"/>
      <w:b/>
      <w:sz w:val="28"/>
      <w:szCs w:val="24"/>
    </w:rPr>
  </w:style>
  <w:style w:type="paragraph" w:customStyle="1" w:styleId="10">
    <w:name w:val="1"/>
    <w:basedOn w:val="1"/>
    <w:link w:val="1CharChar"/>
    <w:rsid w:val="009556C5"/>
    <w:pPr>
      <w:adjustRightInd w:val="0"/>
      <w:snapToGrid w:val="0"/>
      <w:ind w:rightChars="100" w:right="210"/>
      <w:jc w:val="left"/>
    </w:pPr>
    <w:rPr>
      <w:rFonts w:ascii="Calibri" w:eastAsia="黑体" w:hAnsi="Calibri"/>
      <w:bCs/>
      <w:kern w:val="0"/>
      <w:sz w:val="28"/>
      <w:lang/>
    </w:rPr>
  </w:style>
  <w:style w:type="character" w:styleId="HTML">
    <w:name w:val="HTML Code"/>
    <w:rsid w:val="009556C5"/>
    <w:rPr>
      <w:rFonts w:ascii="Courier New" w:hAnsi="Courier New"/>
      <w:sz w:val="20"/>
      <w:szCs w:val="20"/>
    </w:rPr>
  </w:style>
  <w:style w:type="paragraph" w:customStyle="1" w:styleId="a7">
    <w:name w:val="标准书眉一"/>
    <w:rsid w:val="009556C5"/>
    <w:pPr>
      <w:jc w:val="both"/>
    </w:pPr>
    <w:rPr>
      <w:rFonts w:ascii="Times New Roman" w:hAnsi="Times New Roman"/>
    </w:rPr>
  </w:style>
  <w:style w:type="table" w:styleId="a8">
    <w:name w:val="Table Grid"/>
    <w:basedOn w:val="a1"/>
    <w:uiPriority w:val="59"/>
    <w:rsid w:val="00B754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22">
    <w:name w:val="222"/>
    <w:basedOn w:val="a"/>
    <w:link w:val="222Char"/>
    <w:qFormat/>
    <w:rsid w:val="00223109"/>
    <w:pPr>
      <w:keepNext/>
      <w:keepLines/>
      <w:spacing w:line="415" w:lineRule="auto"/>
      <w:ind w:rightChars="100" w:right="100"/>
      <w:outlineLvl w:val="1"/>
    </w:pPr>
    <w:rPr>
      <w:rFonts w:ascii="黑体" w:eastAsia="黑体" w:hAnsi="Arial"/>
      <w:b/>
      <w:bCs/>
      <w:sz w:val="24"/>
      <w:szCs w:val="32"/>
    </w:rPr>
  </w:style>
  <w:style w:type="character" w:customStyle="1" w:styleId="222Char">
    <w:name w:val="222 Char"/>
    <w:link w:val="222"/>
    <w:rsid w:val="00223109"/>
    <w:rPr>
      <w:rFonts w:ascii="黑体" w:eastAsia="黑体" w:hAnsi="Arial"/>
      <w:b/>
      <w:bCs/>
      <w:sz w:val="24"/>
      <w:szCs w:val="32"/>
    </w:rPr>
  </w:style>
  <w:style w:type="character" w:styleId="a9">
    <w:name w:val="annotation reference"/>
    <w:basedOn w:val="a0"/>
    <w:uiPriority w:val="99"/>
    <w:semiHidden/>
    <w:unhideWhenUsed/>
    <w:rsid w:val="00FE169B"/>
    <w:rPr>
      <w:sz w:val="21"/>
      <w:szCs w:val="21"/>
    </w:rPr>
  </w:style>
  <w:style w:type="paragraph" w:styleId="aa">
    <w:name w:val="annotation text"/>
    <w:basedOn w:val="a"/>
    <w:link w:val="Char2"/>
    <w:uiPriority w:val="99"/>
    <w:semiHidden/>
    <w:unhideWhenUsed/>
    <w:rsid w:val="00FE169B"/>
    <w:pPr>
      <w:jc w:val="left"/>
    </w:pPr>
  </w:style>
  <w:style w:type="character" w:customStyle="1" w:styleId="Char2">
    <w:name w:val="批注文字 Char"/>
    <w:basedOn w:val="a0"/>
    <w:link w:val="aa"/>
    <w:uiPriority w:val="99"/>
    <w:semiHidden/>
    <w:rsid w:val="00FE169B"/>
    <w:rPr>
      <w:rFonts w:ascii="Times New Roman" w:hAnsi="Times New Roman"/>
      <w:kern w:val="2"/>
      <w:sz w:val="21"/>
      <w:szCs w:val="24"/>
    </w:rPr>
  </w:style>
  <w:style w:type="paragraph" w:styleId="ab">
    <w:name w:val="annotation subject"/>
    <w:basedOn w:val="aa"/>
    <w:next w:val="aa"/>
    <w:link w:val="Char3"/>
    <w:uiPriority w:val="99"/>
    <w:semiHidden/>
    <w:unhideWhenUsed/>
    <w:rsid w:val="00FE169B"/>
    <w:rPr>
      <w:b/>
      <w:bCs/>
    </w:rPr>
  </w:style>
  <w:style w:type="character" w:customStyle="1" w:styleId="Char3">
    <w:name w:val="批注主题 Char"/>
    <w:basedOn w:val="Char2"/>
    <w:link w:val="ab"/>
    <w:uiPriority w:val="99"/>
    <w:semiHidden/>
    <w:rsid w:val="00FE169B"/>
    <w:rPr>
      <w:rFonts w:ascii="Times New Roman" w:hAnsi="Times New Roman"/>
      <w:b/>
      <w:bCs/>
      <w:kern w:val="2"/>
      <w:sz w:val="21"/>
      <w:szCs w:val="24"/>
    </w:rPr>
  </w:style>
  <w:style w:type="character" w:customStyle="1" w:styleId="2Char">
    <w:name w:val="标题 2 Char"/>
    <w:basedOn w:val="a0"/>
    <w:link w:val="2"/>
    <w:uiPriority w:val="9"/>
    <w:rsid w:val="00090E6A"/>
    <w:rPr>
      <w:rFonts w:ascii="Times New Roman" w:hAnsi="Times New Roman"/>
      <w:b/>
      <w:kern w:val="2"/>
      <w:sz w:val="30"/>
      <w:szCs w:val="24"/>
    </w:rPr>
  </w:style>
  <w:style w:type="paragraph" w:styleId="TOC">
    <w:name w:val="TOC Heading"/>
    <w:basedOn w:val="1"/>
    <w:next w:val="a"/>
    <w:uiPriority w:val="39"/>
    <w:semiHidden/>
    <w:unhideWhenUsed/>
    <w:qFormat/>
    <w:rsid w:val="00230B23"/>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c">
    <w:name w:val="Hyperlink"/>
    <w:basedOn w:val="a0"/>
    <w:uiPriority w:val="99"/>
    <w:unhideWhenUsed/>
    <w:rsid w:val="00230B23"/>
    <w:rPr>
      <w:color w:val="0000FF" w:themeColor="hyperlink"/>
      <w:u w:val="single"/>
    </w:rPr>
  </w:style>
  <w:style w:type="paragraph" w:styleId="20">
    <w:name w:val="toc 2"/>
    <w:basedOn w:val="a"/>
    <w:next w:val="a"/>
    <w:autoRedefine/>
    <w:uiPriority w:val="39"/>
    <w:unhideWhenUsed/>
    <w:rsid w:val="00BF077E"/>
    <w:pPr>
      <w:ind w:leftChars="100" w:left="100"/>
    </w:pPr>
  </w:style>
  <w:style w:type="character" w:customStyle="1" w:styleId="3Char">
    <w:name w:val="标题 3 Char"/>
    <w:basedOn w:val="a0"/>
    <w:link w:val="3"/>
    <w:uiPriority w:val="9"/>
    <w:rsid w:val="00A74202"/>
    <w:rPr>
      <w:rFonts w:ascii="Times New Roman" w:hAnsi="Times New Roman"/>
      <w:b/>
      <w:kern w:val="2"/>
      <w:sz w:val="28"/>
      <w:szCs w:val="24"/>
    </w:rPr>
  </w:style>
  <w:style w:type="paragraph" w:styleId="30">
    <w:name w:val="toc 3"/>
    <w:basedOn w:val="a"/>
    <w:next w:val="a"/>
    <w:autoRedefine/>
    <w:uiPriority w:val="39"/>
    <w:unhideWhenUsed/>
    <w:rsid w:val="00BF077E"/>
    <w:pPr>
      <w:ind w:leftChars="200" w:left="200"/>
    </w:pPr>
  </w:style>
  <w:style w:type="paragraph" w:styleId="8">
    <w:name w:val="toc 8"/>
    <w:basedOn w:val="a"/>
    <w:next w:val="a"/>
    <w:autoRedefine/>
    <w:uiPriority w:val="39"/>
    <w:semiHidden/>
    <w:unhideWhenUsed/>
    <w:rsid w:val="00230B23"/>
    <w:pPr>
      <w:ind w:leftChars="1400" w:left="2940"/>
    </w:pPr>
  </w:style>
  <w:style w:type="paragraph" w:styleId="11">
    <w:name w:val="toc 1"/>
    <w:basedOn w:val="a"/>
    <w:next w:val="a"/>
    <w:autoRedefine/>
    <w:uiPriority w:val="39"/>
    <w:unhideWhenUsed/>
    <w:rsid w:val="009F427D"/>
    <w:pPr>
      <w:tabs>
        <w:tab w:val="left" w:pos="840"/>
        <w:tab w:val="right" w:leader="dot" w:pos="9730"/>
      </w:tabs>
      <w:jc w:val="center"/>
    </w:pPr>
  </w:style>
  <w:style w:type="paragraph" w:styleId="40">
    <w:name w:val="toc 4"/>
    <w:basedOn w:val="a"/>
    <w:next w:val="a"/>
    <w:autoRedefine/>
    <w:uiPriority w:val="39"/>
    <w:unhideWhenUsed/>
    <w:rsid w:val="009F427D"/>
    <w:pPr>
      <w:tabs>
        <w:tab w:val="left" w:pos="1701"/>
        <w:tab w:val="right" w:leader="dot" w:pos="9730"/>
      </w:tabs>
      <w:ind w:leftChars="300" w:left="63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13D8"/>
    <w:pPr>
      <w:widowControl w:val="0"/>
      <w:jc w:val="both"/>
    </w:pPr>
    <w:rPr>
      <w:rFonts w:ascii="Times New Roman" w:hAnsi="Times New Roman"/>
      <w:kern w:val="2"/>
      <w:sz w:val="21"/>
      <w:szCs w:val="24"/>
    </w:rPr>
  </w:style>
  <w:style w:type="paragraph" w:styleId="1">
    <w:name w:val="heading 1"/>
    <w:basedOn w:val="a"/>
    <w:next w:val="a"/>
    <w:link w:val="1Char"/>
    <w:qFormat/>
    <w:rsid w:val="00090E6A"/>
    <w:pPr>
      <w:numPr>
        <w:numId w:val="44"/>
      </w:numPr>
      <w:outlineLvl w:val="0"/>
    </w:pPr>
    <w:rPr>
      <w:b/>
      <w:sz w:val="32"/>
    </w:rPr>
  </w:style>
  <w:style w:type="paragraph" w:styleId="2">
    <w:name w:val="heading 2"/>
    <w:basedOn w:val="1"/>
    <w:next w:val="a"/>
    <w:link w:val="2Char"/>
    <w:uiPriority w:val="9"/>
    <w:unhideWhenUsed/>
    <w:qFormat/>
    <w:rsid w:val="00090E6A"/>
    <w:pPr>
      <w:numPr>
        <w:ilvl w:val="1"/>
      </w:numPr>
      <w:outlineLvl w:val="1"/>
    </w:pPr>
    <w:rPr>
      <w:sz w:val="30"/>
    </w:rPr>
  </w:style>
  <w:style w:type="paragraph" w:styleId="3">
    <w:name w:val="heading 3"/>
    <w:basedOn w:val="2"/>
    <w:next w:val="a"/>
    <w:link w:val="3Char"/>
    <w:uiPriority w:val="9"/>
    <w:unhideWhenUsed/>
    <w:qFormat/>
    <w:rsid w:val="00A74202"/>
    <w:pPr>
      <w:numPr>
        <w:ilvl w:val="2"/>
      </w:numPr>
      <w:ind w:left="1588" w:hanging="737"/>
      <w:outlineLvl w:val="2"/>
    </w:pPr>
    <w:rPr>
      <w:sz w:val="28"/>
    </w:rPr>
  </w:style>
  <w:style w:type="paragraph" w:styleId="4">
    <w:name w:val="heading 4"/>
    <w:basedOn w:val="3"/>
    <w:next w:val="a"/>
    <w:link w:val="4Char"/>
    <w:qFormat/>
    <w:rsid w:val="009F427D"/>
    <w:pPr>
      <w:numPr>
        <w:ilvl w:val="3"/>
      </w:numPr>
      <w:spacing w:line="360" w:lineRule="auto"/>
      <w:ind w:left="1985" w:rightChars="100" w:right="100" w:hanging="709"/>
      <w:jc w:val="left"/>
      <w:outlineLvl w:val="3"/>
    </w:pPr>
    <w:rPr>
      <w:rFonts w:ascii="Cambria" w:hAnsi="Cambria"/>
      <w:bCs/>
      <w:sz w:val="24"/>
      <w:szCs w:val="28"/>
      <w:lang w:val="fr-F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13D8"/>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9513D8"/>
    <w:rPr>
      <w:sz w:val="18"/>
      <w:szCs w:val="18"/>
    </w:rPr>
  </w:style>
  <w:style w:type="paragraph" w:styleId="a4">
    <w:name w:val="footer"/>
    <w:basedOn w:val="a"/>
    <w:link w:val="Char0"/>
    <w:uiPriority w:val="99"/>
    <w:unhideWhenUsed/>
    <w:rsid w:val="009513D8"/>
    <w:pPr>
      <w:tabs>
        <w:tab w:val="center" w:pos="4153"/>
        <w:tab w:val="right" w:pos="8306"/>
      </w:tabs>
      <w:snapToGrid w:val="0"/>
      <w:jc w:val="left"/>
    </w:pPr>
    <w:rPr>
      <w:sz w:val="18"/>
      <w:szCs w:val="18"/>
    </w:rPr>
  </w:style>
  <w:style w:type="character" w:customStyle="1" w:styleId="Char0">
    <w:name w:val="页脚 Char"/>
    <w:link w:val="a4"/>
    <w:uiPriority w:val="99"/>
    <w:rsid w:val="009513D8"/>
    <w:rPr>
      <w:sz w:val="18"/>
      <w:szCs w:val="18"/>
    </w:rPr>
  </w:style>
  <w:style w:type="paragraph" w:styleId="a5">
    <w:name w:val="Balloon Text"/>
    <w:basedOn w:val="a"/>
    <w:link w:val="Char1"/>
    <w:uiPriority w:val="99"/>
    <w:semiHidden/>
    <w:unhideWhenUsed/>
    <w:rsid w:val="009513D8"/>
    <w:rPr>
      <w:sz w:val="18"/>
      <w:szCs w:val="18"/>
    </w:rPr>
  </w:style>
  <w:style w:type="character" w:customStyle="1" w:styleId="Char1">
    <w:name w:val="批注框文本 Char"/>
    <w:link w:val="a5"/>
    <w:uiPriority w:val="99"/>
    <w:semiHidden/>
    <w:rsid w:val="009513D8"/>
    <w:rPr>
      <w:rFonts w:ascii="Times New Roman" w:eastAsia="宋体" w:hAnsi="Times New Roman" w:cs="Times New Roman"/>
      <w:sz w:val="18"/>
      <w:szCs w:val="18"/>
    </w:rPr>
  </w:style>
  <w:style w:type="paragraph" w:styleId="a6">
    <w:name w:val="List Paragraph"/>
    <w:basedOn w:val="a"/>
    <w:uiPriority w:val="34"/>
    <w:qFormat/>
    <w:rsid w:val="009513D8"/>
    <w:pPr>
      <w:ind w:firstLineChars="200" w:firstLine="420"/>
    </w:pPr>
  </w:style>
  <w:style w:type="character" w:customStyle="1" w:styleId="1Char">
    <w:name w:val="标题 1 Char"/>
    <w:link w:val="1"/>
    <w:rsid w:val="00090E6A"/>
    <w:rPr>
      <w:rFonts w:ascii="Times New Roman" w:hAnsi="Times New Roman"/>
      <w:b/>
      <w:kern w:val="2"/>
      <w:sz w:val="32"/>
      <w:szCs w:val="24"/>
    </w:rPr>
  </w:style>
  <w:style w:type="character" w:customStyle="1" w:styleId="4Char">
    <w:name w:val="标题 4 Char"/>
    <w:link w:val="4"/>
    <w:rsid w:val="009F427D"/>
    <w:rPr>
      <w:rFonts w:ascii="Cambria" w:hAnsi="Cambria"/>
      <w:b/>
      <w:bCs/>
      <w:kern w:val="2"/>
      <w:sz w:val="24"/>
      <w:szCs w:val="28"/>
      <w:lang w:val="fr-FR"/>
    </w:rPr>
  </w:style>
  <w:style w:type="character" w:customStyle="1" w:styleId="1CharChar">
    <w:name w:val="1 Char Char"/>
    <w:link w:val="10"/>
    <w:rsid w:val="009556C5"/>
    <w:rPr>
      <w:rFonts w:eastAsia="黑体"/>
      <w:b/>
      <w:sz w:val="28"/>
      <w:szCs w:val="24"/>
    </w:rPr>
  </w:style>
  <w:style w:type="paragraph" w:customStyle="1" w:styleId="10">
    <w:name w:val="1"/>
    <w:basedOn w:val="1"/>
    <w:link w:val="1CharChar"/>
    <w:rsid w:val="009556C5"/>
    <w:pPr>
      <w:adjustRightInd w:val="0"/>
      <w:snapToGrid w:val="0"/>
      <w:ind w:rightChars="100" w:right="210"/>
      <w:jc w:val="left"/>
    </w:pPr>
    <w:rPr>
      <w:rFonts w:ascii="Calibri" w:eastAsia="黑体" w:hAnsi="Calibri"/>
      <w:bCs/>
      <w:kern w:val="0"/>
      <w:sz w:val="28"/>
      <w:lang w:val="x-none" w:eastAsia="x-none"/>
    </w:rPr>
  </w:style>
  <w:style w:type="character" w:styleId="HTML">
    <w:name w:val="HTML Code"/>
    <w:rsid w:val="009556C5"/>
    <w:rPr>
      <w:rFonts w:ascii="Courier New" w:hAnsi="Courier New"/>
      <w:sz w:val="20"/>
      <w:szCs w:val="20"/>
    </w:rPr>
  </w:style>
  <w:style w:type="paragraph" w:customStyle="1" w:styleId="a7">
    <w:name w:val="标准书眉一"/>
    <w:rsid w:val="009556C5"/>
    <w:pPr>
      <w:jc w:val="both"/>
    </w:pPr>
    <w:rPr>
      <w:rFonts w:ascii="Times New Roman" w:hAnsi="Times New Roman"/>
    </w:rPr>
  </w:style>
  <w:style w:type="table" w:styleId="a8">
    <w:name w:val="Table Grid"/>
    <w:basedOn w:val="a1"/>
    <w:uiPriority w:val="59"/>
    <w:rsid w:val="00B754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22">
    <w:name w:val="222"/>
    <w:basedOn w:val="a"/>
    <w:link w:val="222Char"/>
    <w:qFormat/>
    <w:rsid w:val="00223109"/>
    <w:pPr>
      <w:keepNext/>
      <w:keepLines/>
      <w:spacing w:line="415" w:lineRule="auto"/>
      <w:ind w:rightChars="100" w:right="100"/>
      <w:outlineLvl w:val="1"/>
    </w:pPr>
    <w:rPr>
      <w:rFonts w:ascii="黑体" w:eastAsia="黑体" w:hAnsi="Arial"/>
      <w:b/>
      <w:bCs/>
      <w:sz w:val="24"/>
      <w:szCs w:val="32"/>
    </w:rPr>
  </w:style>
  <w:style w:type="character" w:customStyle="1" w:styleId="222Char">
    <w:name w:val="222 Char"/>
    <w:link w:val="222"/>
    <w:rsid w:val="00223109"/>
    <w:rPr>
      <w:rFonts w:ascii="黑体" w:eastAsia="黑体" w:hAnsi="Arial"/>
      <w:b/>
      <w:bCs/>
      <w:sz w:val="24"/>
      <w:szCs w:val="32"/>
    </w:rPr>
  </w:style>
  <w:style w:type="character" w:styleId="a9">
    <w:name w:val="annotation reference"/>
    <w:basedOn w:val="a0"/>
    <w:uiPriority w:val="99"/>
    <w:semiHidden/>
    <w:unhideWhenUsed/>
    <w:rsid w:val="00FE169B"/>
    <w:rPr>
      <w:sz w:val="21"/>
      <w:szCs w:val="21"/>
    </w:rPr>
  </w:style>
  <w:style w:type="paragraph" w:styleId="aa">
    <w:name w:val="annotation text"/>
    <w:basedOn w:val="a"/>
    <w:link w:val="Char2"/>
    <w:uiPriority w:val="99"/>
    <w:semiHidden/>
    <w:unhideWhenUsed/>
    <w:rsid w:val="00FE169B"/>
    <w:pPr>
      <w:jc w:val="left"/>
    </w:pPr>
  </w:style>
  <w:style w:type="character" w:customStyle="1" w:styleId="Char2">
    <w:name w:val="批注文字 Char"/>
    <w:basedOn w:val="a0"/>
    <w:link w:val="aa"/>
    <w:uiPriority w:val="99"/>
    <w:semiHidden/>
    <w:rsid w:val="00FE169B"/>
    <w:rPr>
      <w:rFonts w:ascii="Times New Roman" w:hAnsi="Times New Roman"/>
      <w:kern w:val="2"/>
      <w:sz w:val="21"/>
      <w:szCs w:val="24"/>
    </w:rPr>
  </w:style>
  <w:style w:type="paragraph" w:styleId="ab">
    <w:name w:val="annotation subject"/>
    <w:basedOn w:val="aa"/>
    <w:next w:val="aa"/>
    <w:link w:val="Char3"/>
    <w:uiPriority w:val="99"/>
    <w:semiHidden/>
    <w:unhideWhenUsed/>
    <w:rsid w:val="00FE169B"/>
    <w:rPr>
      <w:b/>
      <w:bCs/>
    </w:rPr>
  </w:style>
  <w:style w:type="character" w:customStyle="1" w:styleId="Char3">
    <w:name w:val="批注主题 Char"/>
    <w:basedOn w:val="Char2"/>
    <w:link w:val="ab"/>
    <w:uiPriority w:val="99"/>
    <w:semiHidden/>
    <w:rsid w:val="00FE169B"/>
    <w:rPr>
      <w:rFonts w:ascii="Times New Roman" w:hAnsi="Times New Roman"/>
      <w:b/>
      <w:bCs/>
      <w:kern w:val="2"/>
      <w:sz w:val="21"/>
      <w:szCs w:val="24"/>
    </w:rPr>
  </w:style>
  <w:style w:type="character" w:customStyle="1" w:styleId="2Char">
    <w:name w:val="标题 2 Char"/>
    <w:basedOn w:val="a0"/>
    <w:link w:val="2"/>
    <w:uiPriority w:val="9"/>
    <w:rsid w:val="00090E6A"/>
    <w:rPr>
      <w:rFonts w:ascii="Times New Roman" w:hAnsi="Times New Roman"/>
      <w:b/>
      <w:kern w:val="2"/>
      <w:sz w:val="30"/>
      <w:szCs w:val="24"/>
    </w:rPr>
  </w:style>
  <w:style w:type="paragraph" w:styleId="TOC">
    <w:name w:val="TOC Heading"/>
    <w:basedOn w:val="1"/>
    <w:next w:val="a"/>
    <w:uiPriority w:val="39"/>
    <w:semiHidden/>
    <w:unhideWhenUsed/>
    <w:qFormat/>
    <w:rsid w:val="00230B23"/>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c">
    <w:name w:val="Hyperlink"/>
    <w:basedOn w:val="a0"/>
    <w:uiPriority w:val="99"/>
    <w:unhideWhenUsed/>
    <w:rsid w:val="00230B23"/>
    <w:rPr>
      <w:color w:val="0000FF" w:themeColor="hyperlink"/>
      <w:u w:val="single"/>
    </w:rPr>
  </w:style>
  <w:style w:type="paragraph" w:styleId="20">
    <w:name w:val="toc 2"/>
    <w:basedOn w:val="a"/>
    <w:next w:val="a"/>
    <w:autoRedefine/>
    <w:uiPriority w:val="39"/>
    <w:unhideWhenUsed/>
    <w:rsid w:val="00BF077E"/>
    <w:pPr>
      <w:ind w:leftChars="100" w:left="100"/>
    </w:pPr>
  </w:style>
  <w:style w:type="character" w:customStyle="1" w:styleId="3Char">
    <w:name w:val="标题 3 Char"/>
    <w:basedOn w:val="a0"/>
    <w:link w:val="3"/>
    <w:uiPriority w:val="9"/>
    <w:rsid w:val="00A74202"/>
    <w:rPr>
      <w:rFonts w:ascii="Times New Roman" w:hAnsi="Times New Roman"/>
      <w:b/>
      <w:kern w:val="2"/>
      <w:sz w:val="28"/>
      <w:szCs w:val="24"/>
    </w:rPr>
  </w:style>
  <w:style w:type="paragraph" w:styleId="30">
    <w:name w:val="toc 3"/>
    <w:basedOn w:val="a"/>
    <w:next w:val="a"/>
    <w:autoRedefine/>
    <w:uiPriority w:val="39"/>
    <w:unhideWhenUsed/>
    <w:rsid w:val="00BF077E"/>
    <w:pPr>
      <w:ind w:leftChars="200" w:left="200"/>
    </w:pPr>
  </w:style>
  <w:style w:type="paragraph" w:styleId="8">
    <w:name w:val="toc 8"/>
    <w:basedOn w:val="a"/>
    <w:next w:val="a"/>
    <w:autoRedefine/>
    <w:uiPriority w:val="39"/>
    <w:semiHidden/>
    <w:unhideWhenUsed/>
    <w:rsid w:val="00230B23"/>
    <w:pPr>
      <w:ind w:leftChars="1400" w:left="2940"/>
    </w:pPr>
  </w:style>
  <w:style w:type="paragraph" w:styleId="11">
    <w:name w:val="toc 1"/>
    <w:basedOn w:val="a"/>
    <w:next w:val="a"/>
    <w:autoRedefine/>
    <w:uiPriority w:val="39"/>
    <w:unhideWhenUsed/>
    <w:rsid w:val="009F427D"/>
    <w:pPr>
      <w:tabs>
        <w:tab w:val="left" w:pos="840"/>
        <w:tab w:val="right" w:leader="dot" w:pos="9730"/>
      </w:tabs>
      <w:jc w:val="center"/>
    </w:pPr>
  </w:style>
  <w:style w:type="paragraph" w:styleId="40">
    <w:name w:val="toc 4"/>
    <w:basedOn w:val="a"/>
    <w:next w:val="a"/>
    <w:autoRedefine/>
    <w:uiPriority w:val="39"/>
    <w:unhideWhenUsed/>
    <w:rsid w:val="009F427D"/>
    <w:pPr>
      <w:tabs>
        <w:tab w:val="left" w:pos="1701"/>
        <w:tab w:val="right" w:leader="dot" w:pos="9730"/>
      </w:tabs>
      <w:ind w:leftChars="300" w:left="63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27.bin"/><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oleObject" Target="embeddings/oleObject24.bin"/><Relationship Id="rId133" Type="http://schemas.openxmlformats.org/officeDocument/2006/relationships/image" Target="media/image91.png"/><Relationship Id="rId138" Type="http://schemas.openxmlformats.org/officeDocument/2006/relationships/image" Target="media/image95.png"/><Relationship Id="rId154" Type="http://schemas.openxmlformats.org/officeDocument/2006/relationships/image" Target="media/image111.png"/><Relationship Id="rId159" Type="http://schemas.openxmlformats.org/officeDocument/2006/relationships/image" Target="media/image116.jpeg"/><Relationship Id="rId16" Type="http://schemas.openxmlformats.org/officeDocument/2006/relationships/oleObject" Target="embeddings/oleObject1.bin"/><Relationship Id="rId107" Type="http://schemas.openxmlformats.org/officeDocument/2006/relationships/image" Target="media/image79.png"/><Relationship Id="rId11" Type="http://schemas.openxmlformats.org/officeDocument/2006/relationships/image" Target="media/image4.emf"/><Relationship Id="rId32" Type="http://schemas.openxmlformats.org/officeDocument/2006/relationships/oleObject" Target="embeddings/oleObject9.bin"/><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oleObject" Target="embeddings/oleObject15.bin"/><Relationship Id="rId102" Type="http://schemas.openxmlformats.org/officeDocument/2006/relationships/image" Target="media/image75.png"/><Relationship Id="rId123" Type="http://schemas.openxmlformats.org/officeDocument/2006/relationships/oleObject" Target="embeddings/oleObject32.bin"/><Relationship Id="rId128" Type="http://schemas.openxmlformats.org/officeDocument/2006/relationships/image" Target="media/image87.png"/><Relationship Id="rId144" Type="http://schemas.openxmlformats.org/officeDocument/2006/relationships/image" Target="media/image101.png"/><Relationship Id="rId149" Type="http://schemas.openxmlformats.org/officeDocument/2006/relationships/image" Target="media/image106.jpeg"/><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69.png"/><Relationship Id="rId160" Type="http://schemas.openxmlformats.org/officeDocument/2006/relationships/image" Target="media/image117.png"/><Relationship Id="rId165" Type="http://schemas.openxmlformats.org/officeDocument/2006/relationships/theme" Target="theme/theme1.xml"/><Relationship Id="rId22" Type="http://schemas.openxmlformats.org/officeDocument/2006/relationships/oleObject" Target="embeddings/oleObject4.bin"/><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2.png"/><Relationship Id="rId118" Type="http://schemas.openxmlformats.org/officeDocument/2006/relationships/oleObject" Target="embeddings/oleObject28.bin"/><Relationship Id="rId134" Type="http://schemas.openxmlformats.org/officeDocument/2006/relationships/oleObject" Target="embeddings/oleObject36.bin"/><Relationship Id="rId139" Type="http://schemas.openxmlformats.org/officeDocument/2006/relationships/image" Target="media/image96.png"/><Relationship Id="rId80" Type="http://schemas.openxmlformats.org/officeDocument/2006/relationships/image" Target="media/image58.jpeg"/><Relationship Id="rId85" Type="http://schemas.openxmlformats.org/officeDocument/2006/relationships/image" Target="media/image62.png"/><Relationship Id="rId150" Type="http://schemas.openxmlformats.org/officeDocument/2006/relationships/image" Target="media/image107.jpeg"/><Relationship Id="rId155" Type="http://schemas.openxmlformats.org/officeDocument/2006/relationships/image" Target="media/image112.jpe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76.jpeg"/><Relationship Id="rId108" Type="http://schemas.openxmlformats.org/officeDocument/2006/relationships/oleObject" Target="embeddings/oleObject22.bin"/><Relationship Id="rId124" Type="http://schemas.openxmlformats.org/officeDocument/2006/relationships/oleObject" Target="embeddings/oleObject33.bin"/><Relationship Id="rId129" Type="http://schemas.openxmlformats.org/officeDocument/2006/relationships/image" Target="media/image88.jpe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oleObject" Target="embeddings/oleObject13.bin"/><Relationship Id="rId91" Type="http://schemas.openxmlformats.org/officeDocument/2006/relationships/image" Target="media/image66.png"/><Relationship Id="rId96" Type="http://schemas.openxmlformats.org/officeDocument/2006/relationships/image" Target="media/image70.png"/><Relationship Id="rId140" Type="http://schemas.openxmlformats.org/officeDocument/2006/relationships/image" Target="media/image97.png"/><Relationship Id="rId145" Type="http://schemas.openxmlformats.org/officeDocument/2006/relationships/image" Target="media/image102.png"/><Relationship Id="rId161" Type="http://schemas.openxmlformats.org/officeDocument/2006/relationships/header" Target="header1.xml"/><Relationship Id="rId16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oleObject" Target="embeddings/oleObject29.bin"/><Relationship Id="rId127" Type="http://schemas.openxmlformats.org/officeDocument/2006/relationships/image" Target="media/image86.jpeg"/><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jpeg"/><Relationship Id="rId78" Type="http://schemas.openxmlformats.org/officeDocument/2006/relationships/image" Target="media/image57.jpeg"/><Relationship Id="rId81" Type="http://schemas.openxmlformats.org/officeDocument/2006/relationships/oleObject" Target="embeddings/oleObject16.bin"/><Relationship Id="rId86" Type="http://schemas.openxmlformats.org/officeDocument/2006/relationships/image" Target="media/image63.jpe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oleObject" Target="embeddings/oleObject20.bin"/><Relationship Id="rId122" Type="http://schemas.openxmlformats.org/officeDocument/2006/relationships/oleObject" Target="embeddings/oleObject31.bin"/><Relationship Id="rId130" Type="http://schemas.openxmlformats.org/officeDocument/2006/relationships/image" Target="media/image89.jpeg"/><Relationship Id="rId135" Type="http://schemas.openxmlformats.org/officeDocument/2006/relationships/image" Target="media/image92.jpeg"/><Relationship Id="rId143" Type="http://schemas.openxmlformats.org/officeDocument/2006/relationships/image" Target="media/image100.jpeg"/><Relationship Id="rId148" Type="http://schemas.openxmlformats.org/officeDocument/2006/relationships/image" Target="media/image105.jpeg"/><Relationship Id="rId151" Type="http://schemas.openxmlformats.org/officeDocument/2006/relationships/image" Target="media/image108.jpeg"/><Relationship Id="rId156" Type="http://schemas.openxmlformats.org/officeDocument/2006/relationships/image" Target="media/image113.jpe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png"/><Relationship Id="rId109" Type="http://schemas.openxmlformats.org/officeDocument/2006/relationships/image" Target="media/image80.png"/><Relationship Id="rId34" Type="http://schemas.openxmlformats.org/officeDocument/2006/relationships/oleObject" Target="embeddings/oleObject10.bin"/><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1.png"/><Relationship Id="rId104" Type="http://schemas.openxmlformats.org/officeDocument/2006/relationships/image" Target="media/image77.jpeg"/><Relationship Id="rId120" Type="http://schemas.openxmlformats.org/officeDocument/2006/relationships/oleObject" Target="embeddings/oleObject30.bin"/><Relationship Id="rId125" Type="http://schemas.openxmlformats.org/officeDocument/2006/relationships/oleObject" Target="embeddings/oleObject34.bin"/><Relationship Id="rId141" Type="http://schemas.openxmlformats.org/officeDocument/2006/relationships/image" Target="media/image98.jpeg"/><Relationship Id="rId146" Type="http://schemas.openxmlformats.org/officeDocument/2006/relationships/image" Target="media/image103.jpe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oleObject" Target="embeddings/oleObject19.bin"/><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oleObject5.bin"/><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oleObject" Target="embeddings/oleObject17.bin"/><Relationship Id="rId110" Type="http://schemas.openxmlformats.org/officeDocument/2006/relationships/oleObject" Target="embeddings/oleObject23.bin"/><Relationship Id="rId115" Type="http://schemas.openxmlformats.org/officeDocument/2006/relationships/image" Target="media/image83.jpeg"/><Relationship Id="rId131" Type="http://schemas.openxmlformats.org/officeDocument/2006/relationships/image" Target="media/image90.png"/><Relationship Id="rId136" Type="http://schemas.openxmlformats.org/officeDocument/2006/relationships/image" Target="media/image93.jpeg"/><Relationship Id="rId157" Type="http://schemas.openxmlformats.org/officeDocument/2006/relationships/image" Target="media/image114.jpeg"/><Relationship Id="rId61" Type="http://schemas.openxmlformats.org/officeDocument/2006/relationships/image" Target="media/image43.png"/><Relationship Id="rId82" Type="http://schemas.openxmlformats.org/officeDocument/2006/relationships/image" Target="media/image59.png"/><Relationship Id="rId152" Type="http://schemas.openxmlformats.org/officeDocument/2006/relationships/image" Target="media/image109.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oleObject" Target="embeddings/oleObject8.bin"/><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oleObject" Target="embeddings/oleObject14.bin"/><Relationship Id="rId100" Type="http://schemas.openxmlformats.org/officeDocument/2006/relationships/image" Target="media/image74.jpeg"/><Relationship Id="rId105" Type="http://schemas.openxmlformats.org/officeDocument/2006/relationships/image" Target="media/image78.png"/><Relationship Id="rId126" Type="http://schemas.openxmlformats.org/officeDocument/2006/relationships/image" Target="media/image85.jpeg"/><Relationship Id="rId147" Type="http://schemas.openxmlformats.org/officeDocument/2006/relationships/image" Target="media/image104.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oleObject" Target="embeddings/oleObject12.bin"/><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84.png"/><Relationship Id="rId142" Type="http://schemas.openxmlformats.org/officeDocument/2006/relationships/image" Target="media/image99.jpeg"/><Relationship Id="rId163"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oleObject" Target="embeddings/oleObject26.bin"/><Relationship Id="rId137" Type="http://schemas.openxmlformats.org/officeDocument/2006/relationships/image" Target="media/image94.png"/><Relationship Id="rId158" Type="http://schemas.openxmlformats.org/officeDocument/2006/relationships/image" Target="media/image115.jpeg"/><Relationship Id="rId20" Type="http://schemas.openxmlformats.org/officeDocument/2006/relationships/oleObject" Target="embeddings/oleObject3.bin"/><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0.png"/><Relationship Id="rId88" Type="http://schemas.openxmlformats.org/officeDocument/2006/relationships/image" Target="media/image64.jpeg"/><Relationship Id="rId111" Type="http://schemas.openxmlformats.org/officeDocument/2006/relationships/image" Target="media/image81.png"/><Relationship Id="rId132" Type="http://schemas.openxmlformats.org/officeDocument/2006/relationships/oleObject" Target="embeddings/oleObject35.bin"/><Relationship Id="rId153"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3E89D-E4A0-4131-900E-22F32EE55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91</Pages>
  <Words>5083</Words>
  <Characters>28976</Characters>
  <Application>Microsoft Office Word</Application>
  <DocSecurity>0</DocSecurity>
  <Lines>241</Lines>
  <Paragraphs>67</Paragraphs>
  <ScaleCrop>false</ScaleCrop>
  <Company>SkyUN.Org</Company>
  <LinksUpToDate>false</LinksUpToDate>
  <CharactersWithSpaces>33992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dc:creator>
  <cp:keywords/>
  <dc:description/>
  <cp:lastModifiedBy>lenovo</cp:lastModifiedBy>
  <cp:revision>20</cp:revision>
  <dcterms:created xsi:type="dcterms:W3CDTF">2016-05-12T06:41:00Z</dcterms:created>
  <dcterms:modified xsi:type="dcterms:W3CDTF">2017-07-24T07:02:00Z</dcterms:modified>
</cp:coreProperties>
</file>